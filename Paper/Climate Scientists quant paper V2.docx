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741B" w14:textId="66CB1E19" w:rsidR="00D736FA" w:rsidRPr="003861A0" w:rsidRDefault="00AC2981" w:rsidP="00975B74">
      <w:pPr>
        <w:pStyle w:val="Title"/>
      </w:pPr>
      <w:r w:rsidRPr="003861A0">
        <w:t>(Title)</w:t>
      </w:r>
    </w:p>
    <w:p w14:paraId="4132D8B3" w14:textId="77777777" w:rsidR="00AC2981" w:rsidRDefault="00AC2981" w:rsidP="00975B74"/>
    <w:p w14:paraId="3C192620" w14:textId="3B2221A3" w:rsidR="00AC2981" w:rsidRPr="00626F3C" w:rsidRDefault="00AC2981">
      <w:pPr>
        <w:rPr>
          <w:vertAlign w:val="superscript"/>
        </w:rPr>
        <w:pPrChange w:id="1" w:author="Deborah Apthorp" w:date="2025-12-17T15:19:00Z" w16du:dateUtc="2025-12-17T04:19:00Z">
          <w:pPr>
            <w:ind w:firstLine="0"/>
          </w:pPr>
        </w:pPrChange>
      </w:pPr>
      <w:r>
        <w:t>Amy D. Lykins</w:t>
      </w:r>
      <w:r w:rsidR="00626F3C">
        <w:rPr>
          <w:vertAlign w:val="superscript"/>
        </w:rPr>
        <w:t>1*</w:t>
      </w:r>
      <w:r>
        <w:t>, Suzanne M. Cosh</w:t>
      </w:r>
      <w:r w:rsidR="00626F3C">
        <w:rPr>
          <w:vertAlign w:val="superscript"/>
        </w:rPr>
        <w:t>2</w:t>
      </w:r>
      <w:r>
        <w:t>, Nicola Paul</w:t>
      </w:r>
      <w:r w:rsidR="00626F3C">
        <w:rPr>
          <w:vertAlign w:val="superscript"/>
        </w:rPr>
        <w:t>1</w:t>
      </w:r>
      <w:r w:rsidR="00DF6255">
        <w:rPr>
          <w:vertAlign w:val="superscript"/>
        </w:rPr>
        <w:t>,3</w:t>
      </w:r>
      <w:r>
        <w:t xml:space="preserve">, </w:t>
      </w:r>
      <w:r w:rsidR="001101F8">
        <w:t>Jude Fox</w:t>
      </w:r>
      <w:r w:rsidR="008E2D1B">
        <w:rPr>
          <w:vertAlign w:val="superscript"/>
        </w:rPr>
        <w:t>1</w:t>
      </w:r>
      <w:r w:rsidR="008E2D1B">
        <w:t xml:space="preserve">, </w:t>
      </w:r>
      <w:r>
        <w:t>&amp; Deborah Apthorp</w:t>
      </w:r>
      <w:r w:rsidR="00626F3C">
        <w:rPr>
          <w:vertAlign w:val="superscript"/>
        </w:rPr>
        <w:t>1</w:t>
      </w:r>
      <w:r w:rsidR="00AC092B">
        <w:rPr>
          <w:vertAlign w:val="superscript"/>
        </w:rPr>
        <w:t>,4</w:t>
      </w:r>
    </w:p>
    <w:p w14:paraId="25B5ABEF" w14:textId="77777777" w:rsidR="00AC2981" w:rsidRDefault="00AC2981" w:rsidP="00975B74"/>
    <w:p w14:paraId="0362C269" w14:textId="1AB417BA" w:rsidR="00AC2981" w:rsidRDefault="00AC2981">
      <w:pPr>
        <w:pPrChange w:id="2" w:author="Deborah Apthorp" w:date="2025-12-17T15:19:00Z" w16du:dateUtc="2025-12-17T04:19:00Z">
          <w:pPr>
            <w:ind w:firstLine="0"/>
          </w:pPr>
        </w:pPrChange>
      </w:pPr>
      <w:r>
        <w:rPr>
          <w:vertAlign w:val="superscript"/>
        </w:rPr>
        <w:t xml:space="preserve">1 </w:t>
      </w:r>
      <w:r>
        <w:t>School of Psychology, University of New England, Australia</w:t>
      </w:r>
    </w:p>
    <w:p w14:paraId="16E4B2AB" w14:textId="2E6E047A" w:rsidR="00AC2981" w:rsidRDefault="00AC2981">
      <w:pPr>
        <w:pPrChange w:id="3" w:author="Deborah Apthorp" w:date="2025-12-17T15:19:00Z" w16du:dateUtc="2025-12-17T04:19:00Z">
          <w:pPr>
            <w:ind w:firstLine="0"/>
          </w:pPr>
        </w:pPrChange>
      </w:pPr>
      <w:r>
        <w:rPr>
          <w:vertAlign w:val="superscript"/>
        </w:rPr>
        <w:t xml:space="preserve">2 </w:t>
      </w:r>
      <w:r>
        <w:t>School of Psychology, University of Adelaide, Australia</w:t>
      </w:r>
    </w:p>
    <w:p w14:paraId="6B184F76" w14:textId="72CA5252" w:rsidR="00DF6255" w:rsidRDefault="00532A48">
      <w:pPr>
        <w:pPrChange w:id="4" w:author="Deborah Apthorp" w:date="2025-12-17T15:19:00Z" w16du:dateUtc="2025-12-17T04:19:00Z">
          <w:pPr>
            <w:ind w:firstLine="0"/>
          </w:pPr>
        </w:pPrChange>
      </w:pPr>
      <w:r>
        <w:rPr>
          <w:vertAlign w:val="superscript"/>
        </w:rPr>
        <w:t>3</w:t>
      </w:r>
      <w:r>
        <w:t xml:space="preserve"> </w:t>
      </w:r>
      <w:r w:rsidR="00416779">
        <w:t>UNE Business School, University of New England, Australia</w:t>
      </w:r>
    </w:p>
    <w:p w14:paraId="7667899A" w14:textId="64167B9C" w:rsidR="00AC092B" w:rsidRDefault="00AC092B">
      <w:pPr>
        <w:pPrChange w:id="5" w:author="Deborah Apthorp" w:date="2025-12-17T15:19:00Z" w16du:dateUtc="2025-12-17T04:19:00Z">
          <w:pPr>
            <w:ind w:firstLine="0"/>
          </w:pPr>
        </w:pPrChange>
      </w:pPr>
      <w:r>
        <w:rPr>
          <w:vertAlign w:val="superscript"/>
        </w:rPr>
        <w:t>4</w:t>
      </w:r>
      <w:r>
        <w:t xml:space="preserve"> School of Medicine and Psychology, Australian National University, Australia</w:t>
      </w:r>
    </w:p>
    <w:p w14:paraId="3B3F9189" w14:textId="5717CAB9" w:rsidR="00AC2981" w:rsidRDefault="00AC2981">
      <w:pPr>
        <w:pPrChange w:id="6" w:author="Deborah Apthorp" w:date="2025-12-17T15:19:00Z" w16du:dateUtc="2025-12-17T04:19:00Z">
          <w:pPr>
            <w:ind w:firstLine="0"/>
          </w:pPr>
        </w:pPrChange>
      </w:pPr>
      <w:r w:rsidRPr="00AC2981">
        <w:rPr>
          <w:vertAlign w:val="superscript"/>
        </w:rPr>
        <w:t>*</w:t>
      </w:r>
      <w:r>
        <w:rPr>
          <w:vertAlign w:val="superscript"/>
        </w:rPr>
        <w:t xml:space="preserve"> </w:t>
      </w:r>
      <w:r w:rsidR="00626F3C">
        <w:t xml:space="preserve">Please direct all correspondence to: Amy D. Lykins, School of Psychology, University of New England, Armidale, New South Wales, 2351, Australia; email: </w:t>
      </w:r>
      <w:r w:rsidR="00626F3C">
        <w:fldChar w:fldCharType="begin"/>
      </w:r>
      <w:r w:rsidR="00626F3C">
        <w:instrText>HYPERLINK "mailto:alykins@une.edu.au"</w:instrText>
      </w:r>
      <w:r w:rsidR="00626F3C">
        <w:fldChar w:fldCharType="separate"/>
      </w:r>
      <w:r w:rsidR="00626F3C" w:rsidRPr="002126E3">
        <w:rPr>
          <w:rStyle w:val="Hyperlink"/>
        </w:rPr>
        <w:t>alykins@une.edu.au</w:t>
      </w:r>
      <w:r w:rsidR="00626F3C">
        <w:fldChar w:fldCharType="end"/>
      </w:r>
      <w:r w:rsidR="00626F3C">
        <w:t>; phone: +61 2 6773 5014</w:t>
      </w:r>
      <w:r>
        <w:t xml:space="preserve"> </w:t>
      </w:r>
    </w:p>
    <w:p w14:paraId="369730FE" w14:textId="613F4E32" w:rsidR="00626F3C" w:rsidRDefault="00626F3C" w:rsidP="00975B74">
      <w:r>
        <w:br w:type="page"/>
      </w:r>
    </w:p>
    <w:p w14:paraId="54A7D0C5" w14:textId="6F55DD85" w:rsidR="00626F3C" w:rsidRDefault="00626F3C" w:rsidP="00975B74">
      <w:pPr>
        <w:pStyle w:val="Heading1"/>
      </w:pPr>
      <w:commentRangeStart w:id="7"/>
      <w:r>
        <w:lastRenderedPageBreak/>
        <w:t>Abstract</w:t>
      </w:r>
      <w:commentRangeEnd w:id="7"/>
      <w:r w:rsidR="00AF1A6A">
        <w:rPr>
          <w:rStyle w:val="CommentReference"/>
        </w:rPr>
        <w:commentReference w:id="7"/>
      </w:r>
    </w:p>
    <w:p w14:paraId="4CC08620" w14:textId="77777777" w:rsidR="00A77F5D" w:rsidRDefault="00A77F5D" w:rsidP="00975B74"/>
    <w:p w14:paraId="5C537CC3" w14:textId="77777777" w:rsidR="00A77F5D" w:rsidRDefault="00A77F5D" w:rsidP="00975B74"/>
    <w:p w14:paraId="0AEA9BE6" w14:textId="7A4FC147" w:rsidR="00AF1A6A" w:rsidRDefault="00A77F5D" w:rsidP="00975B74">
      <w:pPr>
        <w:pStyle w:val="Heading1"/>
      </w:pPr>
      <w:r>
        <w:t>Key words:</w:t>
      </w:r>
      <w:r w:rsidR="00AF1A6A">
        <w:br w:type="page"/>
      </w:r>
    </w:p>
    <w:p w14:paraId="2276A83B" w14:textId="160470F0" w:rsidR="00626F3C" w:rsidRDefault="004A7414" w:rsidP="00975B74">
      <w:commentRangeStart w:id="8"/>
      <w:r>
        <w:lastRenderedPageBreak/>
        <w:t>The</w:t>
      </w:r>
      <w:commentRangeEnd w:id="8"/>
      <w:r w:rsidR="00276A1B">
        <w:rPr>
          <w:rStyle w:val="CommentReference"/>
        </w:rPr>
        <w:commentReference w:id="8"/>
      </w:r>
      <w:r>
        <w:t xml:space="preserve"> threat of climate change’s consequences to human physical health have long been recognised, whilst the threat to mental health has received increasing attention over the past 10-15 years (</w:t>
      </w:r>
      <w:r w:rsidR="00896951">
        <w:t>Doherty &amp; Clayton, 2011</w:t>
      </w:r>
      <w:r>
        <w:t>). Researchers have proposed these effects to occur via one or more of three path</w:t>
      </w:r>
      <w:r w:rsidR="0054555D">
        <w:t>ways: 1) direct exposure to extreme weather events (e.g., wildfires, floods); 2) indirect effects of extreme weather</w:t>
      </w:r>
      <w:r w:rsidR="003841E3">
        <w:t xml:space="preserve"> and long-term climatic changes (e.g., social unrest, forced migration); and 3) </w:t>
      </w:r>
      <w:r w:rsidR="001A223C">
        <w:t>distress associated with the awareness of climate change and its anticipated consequences (</w:t>
      </w:r>
      <w:r w:rsidR="007636BD">
        <w:t>Berry et al., 2010</w:t>
      </w:r>
      <w:r w:rsidR="001A223C">
        <w:t>), often referred to as ‘climate anxiety’ or ‘eco-anxiety’ (</w:t>
      </w:r>
      <w:r w:rsidR="00DA7F73">
        <w:t>Clayton, 2020</w:t>
      </w:r>
      <w:r w:rsidR="001A223C">
        <w:t>). Though there is no generally agreed-upon definition of this construct (</w:t>
      </w:r>
      <w:r w:rsidR="002716A0">
        <w:t>van Dijk et al., 2025</w:t>
      </w:r>
      <w:r w:rsidR="001A223C">
        <w:t xml:space="preserve">), research has flourished in this space in recent years, showing reliably consistent relationships with symptoms of depression, anxiety, and stress (Cosh et al., 2024), </w:t>
      </w:r>
      <w:commentRangeStart w:id="9"/>
      <w:r w:rsidR="001A223C" w:rsidRPr="00FE1EC7">
        <w:rPr>
          <w:highlight w:val="yellow"/>
        </w:rPr>
        <w:t>as well as…</w:t>
      </w:r>
      <w:r w:rsidR="007654B1">
        <w:t xml:space="preserve"> </w:t>
      </w:r>
      <w:commentRangeEnd w:id="9"/>
      <w:r w:rsidR="00DD3B63">
        <w:rPr>
          <w:rStyle w:val="CommentReference"/>
        </w:rPr>
        <w:commentReference w:id="9"/>
      </w:r>
      <w:r w:rsidR="007654B1">
        <w:t xml:space="preserve">Some groups (e.g., children and young people) are considered to be at disproportionately high risk of experiencing psychological distress related to climate change in anticipation of futures that </w:t>
      </w:r>
      <w:r w:rsidR="00FE1EC7">
        <w:t xml:space="preserve">feel uncertain and dangerous (Crandon et al., </w:t>
      </w:r>
      <w:r w:rsidR="00740028">
        <w:t>2022</w:t>
      </w:r>
      <w:r w:rsidR="00FE1EC7">
        <w:t>). One other group</w:t>
      </w:r>
      <w:r w:rsidR="00C260D5">
        <w:t xml:space="preserve"> proposed to be at high risk of climate-related distress comprises people whose work brings them into regular contact with the effects of climate change—namely, climate scientists</w:t>
      </w:r>
      <w:r w:rsidR="00750EBF">
        <w:t xml:space="preserve"> (Pihkala, 2020).</w:t>
      </w:r>
    </w:p>
    <w:p w14:paraId="23819A3F" w14:textId="626BDB15" w:rsidR="00750EBF" w:rsidRDefault="00750EBF" w:rsidP="00975B74">
      <w:r>
        <w:t>Despite potential interest, little empirical data currently exist on the mental health and well-being of the world’s climate scientists</w:t>
      </w:r>
      <w:r w:rsidR="00AB406A">
        <w:t xml:space="preserve">, and </w:t>
      </w:r>
      <w:del w:id="10" w:author="Deborah Apthorp" w:date="2025-12-11T11:27:00Z" w16du:dateUtc="2025-12-11T00:27:00Z">
        <w:r w:rsidR="00AB406A" w:rsidDel="00876707">
          <w:delText xml:space="preserve">what </w:delText>
        </w:r>
      </w:del>
      <w:ins w:id="11" w:author="Deborah Apthorp" w:date="2025-12-11T11:27:00Z" w16du:dateUtc="2025-12-11T00:27:00Z">
        <w:r w:rsidR="00876707">
          <w:t xml:space="preserve">that which </w:t>
        </w:r>
      </w:ins>
      <w:r w:rsidR="00AB406A">
        <w:t xml:space="preserve">does exist </w:t>
      </w:r>
      <w:del w:id="12" w:author="Deborah Apthorp" w:date="2025-12-11T11:27:00Z" w16du:dateUtc="2025-12-11T00:27:00Z">
        <w:r w:rsidR="00AB406A" w:rsidDel="00876707">
          <w:delText xml:space="preserve">has </w:delText>
        </w:r>
      </w:del>
      <w:r w:rsidR="00AB406A">
        <w:t xml:space="preserve">largely </w:t>
      </w:r>
      <w:del w:id="13" w:author="Deborah Apthorp" w:date="2025-12-11T11:27:00Z" w16du:dateUtc="2025-12-11T00:27:00Z">
        <w:r w:rsidR="00AB406A" w:rsidDel="00876707">
          <w:delText xml:space="preserve">relied </w:delText>
        </w:r>
      </w:del>
      <w:ins w:id="14" w:author="Deborah Apthorp" w:date="2025-12-11T11:27:00Z" w16du:dateUtc="2025-12-11T00:27:00Z">
        <w:r w:rsidR="00876707">
          <w:t xml:space="preserve">relies </w:t>
        </w:r>
      </w:ins>
      <w:r w:rsidR="00AB406A">
        <w:t>on relatively small sample sizes</w:t>
      </w:r>
      <w:r w:rsidR="000170A1">
        <w:t xml:space="preserve">. Several studies analysed </w:t>
      </w:r>
      <w:r w:rsidR="00A45EF4">
        <w:t xml:space="preserve">44 </w:t>
      </w:r>
      <w:r w:rsidR="000170A1">
        <w:t xml:space="preserve">letters written by climate scientists </w:t>
      </w:r>
      <w:r w:rsidR="00A45EF4">
        <w:t>posted on</w:t>
      </w:r>
      <w:r w:rsidR="000170A1">
        <w:t xml:space="preserve"> Duggan’s “Is this how you feel?” website</w:t>
      </w:r>
      <w:r w:rsidR="00672398">
        <w:t xml:space="preserve"> (</w:t>
      </w:r>
      <w:hyperlink r:id="rId10" w:history="1">
        <w:r w:rsidR="00556809" w:rsidRPr="00717F45">
          <w:rPr>
            <w:rStyle w:val="Hyperlink"/>
          </w:rPr>
          <w:t>www.isthishowyoufeel.com</w:t>
        </w:r>
      </w:hyperlink>
      <w:r w:rsidR="00556809">
        <w:t>)</w:t>
      </w:r>
      <w:r w:rsidR="000170A1">
        <w:t>, reporting frustration and sadness as most frequently mentioned related to climate change (Clayton, 2018), along with the strain associated with managing multiple identities</w:t>
      </w:r>
      <w:r w:rsidR="00E124D3">
        <w:t xml:space="preserve"> (e.g., personal, parental, scientist, messenger) in the context of their work and lives (W</w:t>
      </w:r>
      <w:r w:rsidR="00A45EF4">
        <w:t>a</w:t>
      </w:r>
      <w:r w:rsidR="00E124D3">
        <w:t xml:space="preserve">ng et al., 2018). Similar themes were found in two qualitative studies. </w:t>
      </w:r>
      <w:r w:rsidR="00C03E4C">
        <w:t xml:space="preserve">Head and Harada (2017) interviewed 13 Australian climate scientists, </w:t>
      </w:r>
      <w:r w:rsidR="00C03E4C">
        <w:lastRenderedPageBreak/>
        <w:t xml:space="preserve">observing the tension between the need to remain dispassionate and objective in their work, yet </w:t>
      </w:r>
      <w:r w:rsidR="00957061">
        <w:t xml:space="preserve">on a personal level continuing to experience painful emotions associated with aspects of their work (e.g., evidence of advancing climate change, receiving hate mail and death threats), often resulting </w:t>
      </w:r>
      <w:r w:rsidR="008066BC">
        <w:t xml:space="preserve">in the need to compartmentalise their work from the rest of their lives. Renouf’s (2021) interviews with 16 climate experts across 12 countries also </w:t>
      </w:r>
      <w:r w:rsidR="000649F0">
        <w:t xml:space="preserve">revealed a range of negative emotions experienced including anxiety, sadness, and rage. Compartmentalising efforts were less successful in this sample, with </w:t>
      </w:r>
      <w:r w:rsidR="00ED4FEB">
        <w:t>findings showing climate change to have permeated these experts’ personal lives significantly.</w:t>
      </w:r>
    </w:p>
    <w:p w14:paraId="1AE27E4C" w14:textId="612B2CF4" w:rsidR="00672398" w:rsidRDefault="00672398" w:rsidP="00975B74">
      <w:r>
        <w:t xml:space="preserve">Critically, research has also revealed positive emotions experienced by climate scientists, with reports </w:t>
      </w:r>
      <w:r w:rsidR="0042550D">
        <w:t>of hope, optimism, fascination</w:t>
      </w:r>
      <w:r w:rsidR="00B277E2">
        <w:t>,</w:t>
      </w:r>
      <w:r w:rsidR="0042550D">
        <w:t xml:space="preserve"> and determination (Clayton, 2018), along with enjoyment found in the work (Head &amp; Harada, </w:t>
      </w:r>
      <w:r w:rsidR="00576B97">
        <w:t xml:space="preserve">2017). </w:t>
      </w:r>
      <w:r w:rsidR="00484089">
        <w:t>Unfortunately, the balance of reports</w:t>
      </w:r>
      <w:r w:rsidR="002E23F2">
        <w:t xml:space="preserve"> skews negative (Haddaway &amp; Duggan, 2023), with positive</w:t>
      </w:r>
      <w:r w:rsidR="00B37711">
        <w:t xml:space="preserve"> emotions sometimes only being reported when asked about specifically</w:t>
      </w:r>
      <w:r w:rsidR="00EB3D4E">
        <w:t xml:space="preserve"> (Renouf, 2021). A common theme</w:t>
      </w:r>
      <w:r w:rsidR="0049129B">
        <w:t xml:space="preserve"> amongst research in this </w:t>
      </w:r>
      <w:r w:rsidR="00585CC7">
        <w:t>area</w:t>
      </w:r>
      <w:r w:rsidR="0049129B">
        <w:t xml:space="preserve"> is increasing pessimism that the required changes will be made in time to </w:t>
      </w:r>
      <w:r w:rsidR="00BF6F66">
        <w:t>avoid the</w:t>
      </w:r>
      <w:r w:rsidR="006018CB">
        <w:t xml:space="preserve"> most</w:t>
      </w:r>
      <w:r w:rsidR="00BF6F66">
        <w:t xml:space="preserve"> severe impacts of climate change (Head &amp; Harada, 2017; Renouf, 2021; Tollefson, 2021).</w:t>
      </w:r>
    </w:p>
    <w:p w14:paraId="63FF6FF3" w14:textId="53D57BF1" w:rsidR="00BF6F66" w:rsidRDefault="00BF6F66" w:rsidP="00975B74">
      <w:r>
        <w:t>Early efforts into understanding</w:t>
      </w:r>
      <w:r w:rsidR="004C7FD9">
        <w:t xml:space="preserve"> how climate scientists cope </w:t>
      </w:r>
      <w:r w:rsidR="006018CB">
        <w:t>with</w:t>
      </w:r>
      <w:r w:rsidR="004C7FD9">
        <w:t xml:space="preserve"> these feelings and the different roles and responsibilities </w:t>
      </w:r>
      <w:r w:rsidR="00B81508">
        <w:t>they have in life suggested an emphasis on dispassion</w:t>
      </w:r>
      <w:r w:rsidR="00335D5E">
        <w:t>,</w:t>
      </w:r>
      <w:r w:rsidR="00B81508">
        <w:t xml:space="preserve"> denial</w:t>
      </w:r>
      <w:r w:rsidR="00A864D6">
        <w:t>,</w:t>
      </w:r>
      <w:r w:rsidR="002A25C8">
        <w:t xml:space="preserve"> or suppression of these emotions</w:t>
      </w:r>
      <w:r w:rsidR="00335D5E">
        <w:t>,</w:t>
      </w:r>
      <w:r w:rsidR="002A25C8">
        <w:t xml:space="preserve"> as well as</w:t>
      </w:r>
      <w:r w:rsidR="00335D5E">
        <w:t xml:space="preserve"> avoid</w:t>
      </w:r>
      <w:r w:rsidR="00A864D6">
        <w:t>ing</w:t>
      </w:r>
      <w:r w:rsidR="002A25C8">
        <w:t xml:space="preserve"> consideration of the implications of their findings (Head &amp; Harada, 2017). More recently, a study of 215 Lithuanian </w:t>
      </w:r>
      <w:r w:rsidR="00224E27">
        <w:t>climate experts revealed both problem-focused (i.e., direct efforts in solving climate change issues) and emotion-focused (i.e., delving into feelings, seeking external support)</w:t>
      </w:r>
      <w:r w:rsidR="00787A80">
        <w:t xml:space="preserve"> coping strategies preferred over avoidance-based coping (i.e., trying not to think about it</w:t>
      </w:r>
      <w:del w:id="15" w:author="Deborah Apthorp" w:date="2025-12-11T11:29:00Z" w16du:dateUtc="2025-12-11T00:29:00Z">
        <w:r w:rsidR="00787A80" w:rsidDel="00876707">
          <w:delText>) (</w:delText>
        </w:r>
      </w:del>
      <w:ins w:id="16" w:author="Deborah Apthorp" w:date="2025-12-11T11:29:00Z" w16du:dateUtc="2025-12-11T00:29:00Z">
        <w:r w:rsidR="00876707">
          <w:t xml:space="preserve">; </w:t>
        </w:r>
      </w:ins>
      <w:proofErr w:type="spellStart"/>
      <w:r w:rsidR="00787A80">
        <w:t>Jovarauskaite</w:t>
      </w:r>
      <w:proofErr w:type="spellEnd"/>
      <w:r w:rsidR="00787A80">
        <w:t xml:space="preserve"> &amp; </w:t>
      </w:r>
      <w:r w:rsidR="0086061C">
        <w:t xml:space="preserve">Bohm, 2020). Though </w:t>
      </w:r>
      <w:r w:rsidR="0086061C">
        <w:lastRenderedPageBreak/>
        <w:t xml:space="preserve">these results </w:t>
      </w:r>
      <w:del w:id="17" w:author="Deborah Apthorp" w:date="2025-12-11T11:29:00Z" w16du:dateUtc="2025-12-11T00:29:00Z">
        <w:r w:rsidR="0086061C" w:rsidDel="00876707">
          <w:delText xml:space="preserve">have </w:delText>
        </w:r>
      </w:del>
      <w:ins w:id="18" w:author="Deborah Apthorp" w:date="2025-12-11T11:29:00Z" w16du:dateUtc="2025-12-11T00:29:00Z">
        <w:r w:rsidR="00876707">
          <w:t xml:space="preserve">are </w:t>
        </w:r>
      </w:ins>
      <w:r w:rsidR="0086061C">
        <w:t>yet to be replicated, they provide a unique and testable assessment of how climate scientists may be coping with feelings of anxiety, anger, and pessimism.</w:t>
      </w:r>
    </w:p>
    <w:p w14:paraId="1E74C20D" w14:textId="36F48D7E" w:rsidR="0086061C" w:rsidRDefault="0086061C" w:rsidP="00975B74">
      <w:r>
        <w:t>A recent scoping review</w:t>
      </w:r>
      <w:r w:rsidR="00FE0E4F">
        <w:t xml:space="preserve"> </w:t>
      </w:r>
      <w:r w:rsidR="00FE0E4F" w:rsidRPr="003861A0">
        <w:t>emphasised</w:t>
      </w:r>
      <w:r w:rsidR="00FE0E4F">
        <w:t xml:space="preserve"> the emotional burden climate scientists may experience given their </w:t>
      </w:r>
      <w:r w:rsidR="008A5386">
        <w:t>frequent</w:t>
      </w:r>
      <w:r w:rsidR="00FE0E4F">
        <w:t xml:space="preserve"> and direct proximity with the newest and most threatening information about climate change (Calabria &amp; </w:t>
      </w:r>
      <w:r w:rsidR="005D7000">
        <w:t>Marks, 2021). Combined with a work environment</w:t>
      </w:r>
      <w:r w:rsidR="00EC2FFA">
        <w:t xml:space="preserve"> that</w:t>
      </w:r>
      <w:r w:rsidR="00A8255A">
        <w:t xml:space="preserve"> </w:t>
      </w:r>
      <w:r w:rsidR="00D77362">
        <w:t xml:space="preserve">encourages dispassionate objectivity, alongside often regular and </w:t>
      </w:r>
      <w:r w:rsidR="007C18C9">
        <w:t xml:space="preserve">vitriolic personal and professional attacks and a worldwide relative lack of action to curb climate change, </w:t>
      </w:r>
      <w:r w:rsidR="002860DE">
        <w:t>climate scientists are uniquely at risk of moral distress and moral injury</w:t>
      </w:r>
      <w:r w:rsidR="007033AD">
        <w:t xml:space="preserve"> (Calabria &amp; Marks, 2021)</w:t>
      </w:r>
      <w:r w:rsidR="002860DE">
        <w:t>. These feelings have been observed in young people (</w:t>
      </w:r>
      <w:r w:rsidR="003940B6">
        <w:t>Henritze et al., 2023</w:t>
      </w:r>
      <w:r w:rsidR="002860DE">
        <w:t xml:space="preserve">); however, </w:t>
      </w:r>
      <w:r w:rsidR="00077D7C">
        <w:t xml:space="preserve">in this </w:t>
      </w:r>
      <w:r w:rsidR="001F4EDB">
        <w:t>population</w:t>
      </w:r>
      <w:r w:rsidR="00077D7C">
        <w:t>, this has been associated with a perceived lack of agency</w:t>
      </w:r>
      <w:r w:rsidR="009B1648">
        <w:t xml:space="preserve"> </w:t>
      </w:r>
      <w:r w:rsidR="00497BD5">
        <w:t>to effect change, which may not be as much a factor for climate scientists who are actively working on the problem (Calabria &amp; Marks</w:t>
      </w:r>
      <w:r w:rsidR="002244AB">
        <w:t xml:space="preserve">, 2024). Given </w:t>
      </w:r>
      <w:r w:rsidR="001F4EDB">
        <w:t xml:space="preserve">that </w:t>
      </w:r>
      <w:r w:rsidR="002244AB">
        <w:t xml:space="preserve">higher perceived efficacy in mitigating the effects of climate change </w:t>
      </w:r>
      <w:r w:rsidR="00332EE3">
        <w:t>may</w:t>
      </w:r>
      <w:r w:rsidR="002244AB">
        <w:t xml:space="preserve"> support mental health and well-being</w:t>
      </w:r>
      <w:r w:rsidR="00D475B0">
        <w:t xml:space="preserve"> </w:t>
      </w:r>
      <w:r w:rsidR="006B5219">
        <w:t xml:space="preserve">in the face of climate distress </w:t>
      </w:r>
      <w:r w:rsidR="00332EE3">
        <w:t>(Ojala et al., 2021</w:t>
      </w:r>
      <w:r w:rsidR="006B5219">
        <w:t>), it is also possible that engaging in climate science itself</w:t>
      </w:r>
      <w:r w:rsidR="005F124E">
        <w:t xml:space="preserve"> serves to protect climate scientists’ well-being in the face of these challenges. However, </w:t>
      </w:r>
      <w:r w:rsidR="007E1CD6">
        <w:t>to our knowledge, no one has yet examined these relationships</w:t>
      </w:r>
      <w:r w:rsidR="00FF3DD0">
        <w:t xml:space="preserve"> in this population. </w:t>
      </w:r>
    </w:p>
    <w:p w14:paraId="6F8C9DBB" w14:textId="69AE12C9" w:rsidR="006E4154" w:rsidRDefault="006E4154" w:rsidP="00975B74">
      <w:pPr>
        <w:rPr>
          <w:ins w:id="19" w:author="Deborah Apthorp" w:date="2025-12-17T14:49:00Z" w16du:dateUtc="2025-12-17T03:49:00Z"/>
        </w:rPr>
      </w:pPr>
      <w:r>
        <w:t xml:space="preserve">To address this knowledge gap, we aimed to recruit a large, international sample of climate scientists to </w:t>
      </w:r>
      <w:r w:rsidR="00BB18B9">
        <w:t>investigate</w:t>
      </w:r>
      <w:r>
        <w:t xml:space="preserve"> experiences of personal and work</w:t>
      </w:r>
      <w:r w:rsidR="00625665">
        <w:t xml:space="preserve">-related </w:t>
      </w:r>
      <w:commentRangeStart w:id="20"/>
      <w:r w:rsidR="00625665">
        <w:t>burnout</w:t>
      </w:r>
      <w:commentRangeEnd w:id="20"/>
      <w:r w:rsidR="00E04123">
        <w:rPr>
          <w:rStyle w:val="CommentReference"/>
        </w:rPr>
        <w:commentReference w:id="20"/>
      </w:r>
      <w:r w:rsidR="00625665">
        <w:t xml:space="preserve">, psychological distress, and well-being in people engaged in some aspect of climate </w:t>
      </w:r>
      <w:commentRangeStart w:id="21"/>
      <w:commentRangeStart w:id="22"/>
      <w:r w:rsidR="00625665">
        <w:t>science</w:t>
      </w:r>
      <w:commentRangeEnd w:id="21"/>
      <w:r w:rsidR="00580493">
        <w:rPr>
          <w:rStyle w:val="CommentReference"/>
        </w:rPr>
        <w:commentReference w:id="21"/>
      </w:r>
      <w:commentRangeEnd w:id="22"/>
      <w:r w:rsidR="00E04123">
        <w:rPr>
          <w:rStyle w:val="CommentReference"/>
        </w:rPr>
        <w:commentReference w:id="22"/>
      </w:r>
      <w:r w:rsidR="00625665">
        <w:t>. To examine potential differences across time, we collected data via a mixed-methods online survey in two waves</w:t>
      </w:r>
      <w:r w:rsidR="00D93A5A">
        <w:t xml:space="preserve"> </w:t>
      </w:r>
      <w:r w:rsidR="00A251ED">
        <w:t>eight years apart (</w:t>
      </w:r>
      <w:r w:rsidR="00625665">
        <w:t>2017, 2025</w:t>
      </w:r>
      <w:r w:rsidR="00A251ED">
        <w:t>)</w:t>
      </w:r>
      <w:r w:rsidR="00625665">
        <w:t xml:space="preserve">. In this paper, </w:t>
      </w:r>
      <w:r w:rsidR="00D10129">
        <w:t>we focus only on the quantitative data. Our hypotheses and analytic strategy were pre-registered (</w:t>
      </w:r>
      <w:del w:id="23" w:author="Deborah Apthorp" w:date="2025-12-17T14:49:00Z" w16du:dateUtc="2025-12-17T03:49:00Z">
        <w:r w:rsidR="00D10129" w:rsidRPr="009C4C58" w:rsidDel="00BF0D99">
          <w:rPr>
            <w:highlight w:val="yellow"/>
          </w:rPr>
          <w:delText>l</w:delText>
        </w:r>
      </w:del>
      <w:ins w:id="24" w:author="Deborah Apthorp" w:date="2025-12-17T14:49:00Z" w16du:dateUtc="2025-12-17T03:49:00Z">
        <w:r w:rsidR="00BF0D99" w:rsidRPr="00BF0D99">
          <w:t>https://osf.io/wma6n/</w:t>
        </w:r>
      </w:ins>
      <w:del w:id="25" w:author="Deborah Apthorp" w:date="2025-12-17T14:49:00Z" w16du:dateUtc="2025-12-17T03:49:00Z">
        <w:r w:rsidR="00D10129" w:rsidRPr="009C4C58" w:rsidDel="00BF0D99">
          <w:rPr>
            <w:highlight w:val="yellow"/>
          </w:rPr>
          <w:delText>ink</w:delText>
        </w:r>
      </w:del>
      <w:r w:rsidR="00D10129">
        <w:t>). Based on the extant literature, we hypothesised:</w:t>
      </w:r>
    </w:p>
    <w:p w14:paraId="3A817A3D" w14:textId="77777777" w:rsidR="00BF0D99" w:rsidRDefault="00BF0D99" w:rsidP="00975B74">
      <w:pPr>
        <w:rPr>
          <w:ins w:id="26" w:author="Deborah Apthorp" w:date="2025-12-17T14:50:00Z" w16du:dateUtc="2025-12-17T03:50:00Z"/>
        </w:rPr>
      </w:pPr>
      <w:ins w:id="27" w:author="Deborah Apthorp" w:date="2025-12-17T14:49:00Z">
        <w:r w:rsidRPr="00BF0D99">
          <w:lastRenderedPageBreak/>
          <w:t xml:space="preserve">1. Mental ill-health, as assessed by the DASS-21, will be significantly poorer (i.e., greater endorsement of symptoms) in Time 2 than in Time 1 </w:t>
        </w:r>
      </w:ins>
    </w:p>
    <w:p w14:paraId="58E8ECE0" w14:textId="77777777" w:rsidR="00BF0D99" w:rsidRDefault="00BF0D99" w:rsidP="00975B74">
      <w:pPr>
        <w:rPr>
          <w:ins w:id="28" w:author="Deborah Apthorp" w:date="2025-12-17T14:50:00Z" w16du:dateUtc="2025-12-17T03:50:00Z"/>
        </w:rPr>
      </w:pPr>
      <w:ins w:id="29" w:author="Deborah Apthorp" w:date="2025-12-17T14:49:00Z">
        <w:r w:rsidRPr="00BF0D99">
          <w:t xml:space="preserve">2. Personal burnout will be significantly higher in Time 2 than in Time 1 </w:t>
        </w:r>
      </w:ins>
    </w:p>
    <w:p w14:paraId="0D3ACAD7" w14:textId="77777777" w:rsidR="00BF0D99" w:rsidRDefault="00BF0D99" w:rsidP="00975B74">
      <w:pPr>
        <w:rPr>
          <w:ins w:id="30" w:author="Deborah Apthorp" w:date="2025-12-17T14:50:00Z" w16du:dateUtc="2025-12-17T03:50:00Z"/>
        </w:rPr>
      </w:pPr>
      <w:ins w:id="31" w:author="Deborah Apthorp" w:date="2025-12-17T14:49:00Z">
        <w:r w:rsidRPr="00BF0D99">
          <w:t xml:space="preserve">3. US-based participants will have lower well-being than non-US-based scientists </w:t>
        </w:r>
      </w:ins>
    </w:p>
    <w:p w14:paraId="54262331" w14:textId="77777777" w:rsidR="00BF0D99" w:rsidRDefault="00BF0D99" w:rsidP="00975B74">
      <w:pPr>
        <w:rPr>
          <w:ins w:id="32" w:author="Deborah Apthorp" w:date="2025-12-17T14:50:00Z" w16du:dateUtc="2025-12-17T03:50:00Z"/>
        </w:rPr>
      </w:pPr>
      <w:ins w:id="33" w:author="Deborah Apthorp" w:date="2025-12-17T14:49:00Z">
        <w:r w:rsidRPr="00BF0D99">
          <w:t xml:space="preserve">4. Personal burnout will be significantly higher than work burnout </w:t>
        </w:r>
      </w:ins>
    </w:p>
    <w:p w14:paraId="36F977D6" w14:textId="77777777" w:rsidR="00BF0D99" w:rsidRDefault="00BF0D99" w:rsidP="00975B74">
      <w:pPr>
        <w:rPr>
          <w:ins w:id="34" w:author="Deborah Apthorp" w:date="2025-12-17T14:50:00Z" w16du:dateUtc="2025-12-17T03:50:00Z"/>
        </w:rPr>
      </w:pPr>
      <w:ins w:id="35" w:author="Deborah Apthorp" w:date="2025-12-17T14:49:00Z">
        <w:r w:rsidRPr="00BF0D99">
          <w:t xml:space="preserve">5. Problem-focused coping will be associated with greater well-being than emotion-focused coping or avoidance </w:t>
        </w:r>
      </w:ins>
    </w:p>
    <w:p w14:paraId="75065849" w14:textId="19AF463C" w:rsidR="00BF0D99" w:rsidDel="00BF0D99" w:rsidRDefault="00BF0D99">
      <w:pPr>
        <w:rPr>
          <w:del w:id="36" w:author="Deborah Apthorp" w:date="2025-12-17T14:50:00Z" w16du:dateUtc="2025-12-17T03:50:00Z"/>
        </w:rPr>
      </w:pPr>
      <w:ins w:id="37" w:author="Deborah Apthorp" w:date="2025-12-17T14:49:00Z">
        <w:r w:rsidRPr="00BF0D99">
          <w:t>6. Organisational support will moderate the relationship between work burnout and well-being</w:t>
        </w:r>
      </w:ins>
      <w:ins w:id="38" w:author="Deborah Apthorp" w:date="2025-12-17T14:50:00Z" w16du:dateUtc="2025-12-17T03:50:00Z">
        <w:r>
          <w:t>.</w:t>
        </w:r>
      </w:ins>
    </w:p>
    <w:p w14:paraId="4A6C19C0" w14:textId="3024C11A" w:rsidR="00ED4FEB" w:rsidDel="00BF0D99" w:rsidRDefault="00ED4FEB">
      <w:pPr>
        <w:rPr>
          <w:del w:id="39" w:author="Deborah Apthorp" w:date="2025-12-17T14:50:00Z" w16du:dateUtc="2025-12-17T03:50:00Z"/>
        </w:rPr>
      </w:pPr>
      <w:del w:id="40" w:author="Deborah Apthorp" w:date="2025-12-17T14:50:00Z" w16du:dateUtc="2025-12-17T03:50:00Z">
        <w:r w:rsidDel="00BF0D99">
          <w:tab/>
        </w:r>
      </w:del>
    </w:p>
    <w:p w14:paraId="2AD15013" w14:textId="77777777" w:rsidR="00C260D5" w:rsidRPr="00626F3C" w:rsidRDefault="00C260D5" w:rsidP="00975B74"/>
    <w:p w14:paraId="777E4654" w14:textId="2877A193" w:rsidR="00AC2981" w:rsidRDefault="00AF1A6A" w:rsidP="00975B74">
      <w:pPr>
        <w:pStyle w:val="Heading1"/>
      </w:pPr>
      <w:commentRangeStart w:id="41"/>
      <w:r w:rsidRPr="003861A0">
        <w:t>Results</w:t>
      </w:r>
      <w:commentRangeEnd w:id="41"/>
      <w:r w:rsidR="00B52BEB" w:rsidRPr="003861A0">
        <w:rPr>
          <w:rStyle w:val="CommentReference"/>
          <w:sz w:val="24"/>
          <w:szCs w:val="24"/>
        </w:rPr>
        <w:commentReference w:id="41"/>
      </w:r>
    </w:p>
    <w:p w14:paraId="59D2CF20" w14:textId="6EF72C4C" w:rsidR="00AF1A6A" w:rsidRDefault="00944AE4" w:rsidP="00975B74">
      <w:ins w:id="42" w:author="Deborah Apthorp" w:date="2025-12-12T15:10:00Z" w16du:dateUtc="2025-12-12T04:10:00Z">
        <w:r>
          <w:t xml:space="preserve">Hypothesis </w:t>
        </w:r>
      </w:ins>
      <w:ins w:id="43" w:author="Deborah Apthorp" w:date="2025-12-12T15:11:00Z" w16du:dateUtc="2025-12-12T04:11:00Z">
        <w:r>
          <w:t>1 was that m</w:t>
        </w:r>
      </w:ins>
      <w:ins w:id="44" w:author="Deborah Apthorp" w:date="2025-12-12T15:11:00Z">
        <w:r w:rsidRPr="00944AE4">
          <w:t>ental ill-health, as assessed by the DASS-21, w</w:t>
        </w:r>
      </w:ins>
      <w:ins w:id="45" w:author="Deborah Apthorp" w:date="2025-12-12T15:11:00Z" w16du:dateUtc="2025-12-12T04:11:00Z">
        <w:r>
          <w:t xml:space="preserve">ould </w:t>
        </w:r>
      </w:ins>
      <w:ins w:id="46" w:author="Deborah Apthorp" w:date="2025-12-12T15:11:00Z">
        <w:r w:rsidRPr="00944AE4">
          <w:t xml:space="preserve">be significantly poorer (i.e., greater endorsement of symptoms) </w:t>
        </w:r>
      </w:ins>
      <w:ins w:id="47" w:author="Deborah Apthorp" w:date="2025-12-12T15:11:00Z" w16du:dateUtc="2025-12-12T04:11:00Z">
        <w:r>
          <w:t>at</w:t>
        </w:r>
      </w:ins>
      <w:ins w:id="48" w:author="Deborah Apthorp" w:date="2025-12-12T15:11:00Z">
        <w:r w:rsidRPr="00944AE4">
          <w:t xml:space="preserve"> Time 2 than in Time 1.</w:t>
        </w:r>
      </w:ins>
      <w:ins w:id="49" w:author="Deborah Apthorp" w:date="2025-12-12T15:11:00Z" w16du:dateUtc="2025-12-12T04:11:00Z">
        <w:r>
          <w:t xml:space="preserve"> To test this, we carried out three </w:t>
        </w:r>
      </w:ins>
      <w:ins w:id="50" w:author="Deborah Apthorp" w:date="2025-12-12T15:12:00Z" w16du:dateUtc="2025-12-12T04:12:00Z">
        <w:r>
          <w:t>non-parametric t-tests (Mann-Whitney U) on the three subscales of the DASS-21, Depression, Anxiety, and Stress</w:t>
        </w:r>
      </w:ins>
      <w:ins w:id="51" w:author="Deborah Apthorp" w:date="2025-12-12T15:16:00Z" w16du:dateUtc="2025-12-12T04:16:00Z">
        <w:r>
          <w:t>, since the data were heavily right-skewed</w:t>
        </w:r>
      </w:ins>
      <w:ins w:id="52" w:author="Deborah Apthorp" w:date="2025-12-12T15:12:00Z" w16du:dateUtc="2025-12-12T04:12:00Z">
        <w:r>
          <w:t xml:space="preserve">. </w:t>
        </w:r>
      </w:ins>
      <w:ins w:id="53" w:author="Deborah Apthorp" w:date="2025-12-12T15:13:00Z" w16du:dateUtc="2025-12-12T04:13:00Z">
        <w:r>
          <w:t>This comparison was significant only for anxiety (</w:t>
        </w:r>
      </w:ins>
      <w:ins w:id="54" w:author="Deborah Apthorp" w:date="2025-12-12T15:14:00Z" w16du:dateUtc="2025-12-12T04:14:00Z">
        <w:r w:rsidRPr="00E75273">
          <w:rPr>
            <w:i/>
            <w:iCs/>
          </w:rPr>
          <w:t>U</w:t>
        </w:r>
        <w:r>
          <w:t xml:space="preserve"> = 10046.0, </w:t>
        </w:r>
        <w:r w:rsidRPr="00E75273">
          <w:rPr>
            <w:i/>
            <w:iCs/>
          </w:rPr>
          <w:t>p</w:t>
        </w:r>
        <w:r>
          <w:t xml:space="preserve"> = .00</w:t>
        </w:r>
      </w:ins>
      <w:ins w:id="55" w:author="Deborah Apthorp" w:date="2025-12-12T15:15:00Z" w16du:dateUtc="2025-12-12T04:15:00Z">
        <w:r>
          <w:t>5</w:t>
        </w:r>
      </w:ins>
      <w:ins w:id="56" w:author="Deborah Apthorp" w:date="2025-12-12T15:14:00Z" w16du:dateUtc="2025-12-12T04:14:00Z">
        <w:r>
          <w:t xml:space="preserve">), but not for </w:t>
        </w:r>
      </w:ins>
      <w:ins w:id="57" w:author="Deborah Apthorp" w:date="2025-12-12T15:20:00Z" w16du:dateUtc="2025-12-12T04:20:00Z">
        <w:r w:rsidR="003861A0">
          <w:t>d</w:t>
        </w:r>
      </w:ins>
      <w:ins w:id="58" w:author="Deborah Apthorp" w:date="2025-12-12T15:14:00Z" w16du:dateUtc="2025-12-12T04:14:00Z">
        <w:r>
          <w:t>epression (</w:t>
        </w:r>
        <w:r w:rsidRPr="00E75273">
          <w:rPr>
            <w:i/>
            <w:iCs/>
          </w:rPr>
          <w:t>U</w:t>
        </w:r>
        <w:r>
          <w:t xml:space="preserve"> = 11153.5, p = .0</w:t>
        </w:r>
      </w:ins>
      <w:ins w:id="59" w:author="Deborah Apthorp" w:date="2025-12-12T15:15:00Z" w16du:dateUtc="2025-12-12T04:15:00Z">
        <w:r>
          <w:t xml:space="preserve">75) or </w:t>
        </w:r>
      </w:ins>
      <w:ins w:id="60" w:author="Deborah Apthorp" w:date="2025-12-12T15:20:00Z" w16du:dateUtc="2025-12-12T04:20:00Z">
        <w:r w:rsidR="003861A0">
          <w:t>s</w:t>
        </w:r>
      </w:ins>
      <w:ins w:id="61" w:author="Deborah Apthorp" w:date="2025-12-12T15:15:00Z" w16du:dateUtc="2025-12-12T04:15:00Z">
        <w:r>
          <w:t>tress (</w:t>
        </w:r>
        <w:r w:rsidRPr="00E75273">
          <w:rPr>
            <w:i/>
            <w:iCs/>
          </w:rPr>
          <w:t>U</w:t>
        </w:r>
        <w:r>
          <w:t xml:space="preserve"> = 11806.5, p = .217). </w:t>
        </w:r>
      </w:ins>
      <w:ins w:id="62" w:author="Deborah Apthorp" w:date="2025-12-12T15:21:00Z" w16du:dateUtc="2025-12-12T04:21:00Z">
        <w:r w:rsidR="003861A0">
          <w:t xml:space="preserve">Thus Hypothesis 1 was partially supported. </w:t>
        </w:r>
      </w:ins>
      <w:ins w:id="63" w:author="Deborah Apthorp" w:date="2025-12-12T15:18:00Z" w16du:dateUtc="2025-12-12T04:18:00Z">
        <w:r w:rsidR="003861A0">
          <w:t xml:space="preserve">These differences are illustrated in </w:t>
        </w:r>
      </w:ins>
      <w:ins w:id="64" w:author="Deborah Apthorp" w:date="2025-12-12T15:19:00Z" w16du:dateUtc="2025-12-12T04:19:00Z">
        <w:r w:rsidR="003861A0">
          <w:t xml:space="preserve">Figure 1. </w:t>
        </w:r>
      </w:ins>
    </w:p>
    <w:p w14:paraId="5B827D30" w14:textId="77777777" w:rsidR="003861A0" w:rsidRDefault="003861A0" w:rsidP="00975B74">
      <w:pPr>
        <w:rPr>
          <w:ins w:id="65" w:author="Deborah Apthorp" w:date="2025-12-12T15:19:00Z" w16du:dateUtc="2025-12-12T04:19:00Z"/>
        </w:rPr>
      </w:pPr>
      <w:ins w:id="66" w:author="Deborah Apthorp" w:date="2025-12-12T15:18:00Z" w16du:dateUtc="2025-12-12T04:18:00Z">
        <w:r>
          <w:rPr>
            <w:noProof/>
          </w:rPr>
          <w:lastRenderedPageBreak/>
          <w:drawing>
            <wp:inline distT="0" distB="0" distL="0" distR="0" wp14:anchorId="1026FED1" wp14:editId="405BAA5F">
              <wp:extent cx="5606473" cy="4004795"/>
              <wp:effectExtent l="0" t="0" r="0" b="0"/>
              <wp:docPr id="4967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0887" name="Picture 496730887"/>
                      <pic:cNvPicPr/>
                    </pic:nvPicPr>
                    <pic:blipFill>
                      <a:blip r:embed="rId11">
                        <a:extLst>
                          <a:ext uri="{28A0092B-C50C-407E-A947-70E740481C1C}">
                            <a14:useLocalDpi xmlns:a14="http://schemas.microsoft.com/office/drawing/2010/main" val="0"/>
                          </a:ext>
                        </a:extLst>
                      </a:blip>
                      <a:stretch>
                        <a:fillRect/>
                      </a:stretch>
                    </pic:blipFill>
                    <pic:spPr>
                      <a:xfrm>
                        <a:off x="0" y="0"/>
                        <a:ext cx="5611429" cy="4008335"/>
                      </a:xfrm>
                      <a:prstGeom prst="rect">
                        <a:avLst/>
                      </a:prstGeom>
                    </pic:spPr>
                  </pic:pic>
                </a:graphicData>
              </a:graphic>
            </wp:inline>
          </w:drawing>
        </w:r>
      </w:ins>
    </w:p>
    <w:p w14:paraId="380983CA" w14:textId="3EC63696" w:rsidR="003861A0" w:rsidRPr="003861A0" w:rsidRDefault="003861A0" w:rsidP="003861A0">
      <w:pPr>
        <w:pStyle w:val="Caption"/>
        <w:rPr>
          <w:ins w:id="67" w:author="Deborah Apthorp" w:date="2025-12-12T15:21:00Z" w16du:dateUtc="2025-12-12T04:21:00Z"/>
        </w:rPr>
      </w:pPr>
      <w:ins w:id="68" w:author="Deborah Apthorp" w:date="2025-12-12T15:19:00Z" w16du:dateUtc="2025-12-12T04:19:00Z">
        <w:r w:rsidRPr="003861A0">
          <w:t xml:space="preserve">Figure </w:t>
        </w:r>
        <w:r w:rsidRPr="003861A0">
          <w:fldChar w:fldCharType="begin"/>
        </w:r>
        <w:r w:rsidRPr="003861A0">
          <w:instrText xml:space="preserve"> SEQ Figure \* ARABIC </w:instrText>
        </w:r>
      </w:ins>
      <w:r w:rsidRPr="003861A0">
        <w:fldChar w:fldCharType="separate"/>
      </w:r>
      <w:ins w:id="69" w:author="Deborah Apthorp" w:date="2025-12-17T14:27:00Z" w16du:dateUtc="2025-12-17T03:27:00Z">
        <w:r w:rsidR="00C928B2">
          <w:rPr>
            <w:noProof/>
          </w:rPr>
          <w:t>1</w:t>
        </w:r>
      </w:ins>
      <w:ins w:id="70" w:author="Deborah Apthorp" w:date="2025-12-12T15:19:00Z" w16du:dateUtc="2025-12-12T04:19:00Z">
        <w:r w:rsidRPr="003861A0">
          <w:fldChar w:fldCharType="end"/>
        </w:r>
        <w:r w:rsidRPr="003861A0">
          <w:t>: Mental health scores at Time 1 and Time 2 for the three subscales of the DASS-21</w:t>
        </w:r>
      </w:ins>
      <w:ins w:id="71" w:author="Deborah Apthorp" w:date="2025-12-12T15:20:00Z" w16du:dateUtc="2025-12-12T04:20:00Z">
        <w:r w:rsidRPr="003861A0">
          <w:t>.</w:t>
        </w:r>
      </w:ins>
    </w:p>
    <w:p w14:paraId="58C38160" w14:textId="77777777" w:rsidR="00D53089" w:rsidRDefault="003861A0" w:rsidP="00975B74">
      <w:pPr>
        <w:rPr>
          <w:ins w:id="72" w:author="Deborah Apthorp" w:date="2025-12-12T16:02:00Z" w16du:dateUtc="2025-12-12T05:02:00Z"/>
        </w:rPr>
      </w:pPr>
      <w:ins w:id="73" w:author="Deborah Apthorp" w:date="2025-12-12T15:22:00Z" w16du:dateUtc="2025-12-12T04:22:00Z">
        <w:r w:rsidRPr="003861A0">
          <w:t>Hypothesis 2</w:t>
        </w:r>
      </w:ins>
      <w:ins w:id="74" w:author="Deborah Apthorp" w:date="2025-12-12T15:32:00Z" w16du:dateUtc="2025-12-12T04:32:00Z">
        <w:r w:rsidR="00421E9E">
          <w:t xml:space="preserve"> was that personal burnout at Time 2 would be higher than at Time 1. </w:t>
        </w:r>
      </w:ins>
      <w:ins w:id="75" w:author="Deborah Apthorp" w:date="2025-12-12T15:38:00Z" w16du:dateUtc="2025-12-12T04:38:00Z">
        <w:r w:rsidR="00421E9E">
          <w:t>Since the data for these scales was more normally distributed, we tested t</w:t>
        </w:r>
      </w:ins>
      <w:ins w:id="76" w:author="Deborah Apthorp" w:date="2025-12-12T15:39:00Z" w16du:dateUtc="2025-12-12T04:39:00Z">
        <w:r w:rsidR="00421E9E">
          <w:t xml:space="preserve">his with a </w:t>
        </w:r>
      </w:ins>
      <w:ins w:id="77" w:author="Deborah Apthorp" w:date="2025-12-12T15:44:00Z" w16du:dateUtc="2025-12-12T04:44:00Z">
        <w:r w:rsidR="00EB4CAB">
          <w:t xml:space="preserve">Welch’s </w:t>
        </w:r>
      </w:ins>
      <w:ins w:id="78" w:author="Deborah Apthorp" w:date="2025-12-12T15:39:00Z" w16du:dateUtc="2025-12-12T04:39:00Z">
        <w:r w:rsidR="00EB4CAB">
          <w:t xml:space="preserve">single-tailed </w:t>
        </w:r>
      </w:ins>
      <w:ins w:id="79" w:author="Deborah Apthorp" w:date="2025-12-12T15:47:00Z" w16du:dateUtc="2025-12-12T04:47:00Z">
        <w:r w:rsidR="00EB4CAB">
          <w:t xml:space="preserve">independent samples </w:t>
        </w:r>
      </w:ins>
      <w:ins w:id="80" w:author="Deborah Apthorp" w:date="2025-12-12T15:39:00Z" w16du:dateUtc="2025-12-12T04:39:00Z">
        <w:r w:rsidR="00EB4CAB">
          <w:t xml:space="preserve">t-test, since the </w:t>
        </w:r>
      </w:ins>
      <w:ins w:id="81" w:author="Deborah Apthorp" w:date="2025-12-12T15:40:00Z" w16du:dateUtc="2025-12-12T04:40:00Z">
        <w:r w:rsidR="00EB4CAB">
          <w:t>hypothesis was directional</w:t>
        </w:r>
      </w:ins>
      <w:ins w:id="82" w:author="Deborah Apthorp" w:date="2025-12-12T15:47:00Z" w16du:dateUtc="2025-12-12T04:47:00Z">
        <w:r w:rsidR="00EB4CAB">
          <w:t xml:space="preserve"> and the variances were unequal</w:t>
        </w:r>
      </w:ins>
      <w:ins w:id="83" w:author="Deborah Apthorp" w:date="2025-12-12T15:40:00Z" w16du:dateUtc="2025-12-12T04:40:00Z">
        <w:r w:rsidR="00EB4CAB">
          <w:t xml:space="preserve">. We also tested work burnout, using a two-tailed test since this hypothesis was not preregistered. </w:t>
        </w:r>
      </w:ins>
      <w:ins w:id="84" w:author="Deborah Apthorp" w:date="2025-12-12T15:41:00Z" w16du:dateUtc="2025-12-12T04:41:00Z">
        <w:r w:rsidR="00EB4CAB">
          <w:t>Personal</w:t>
        </w:r>
      </w:ins>
      <w:ins w:id="85" w:author="Deborah Apthorp" w:date="2025-12-12T15:40:00Z" w16du:dateUtc="2025-12-12T04:40:00Z">
        <w:r w:rsidR="00EB4CAB">
          <w:t xml:space="preserve"> burnout as measured by the Copenhagen Burnout Inventory </w:t>
        </w:r>
      </w:ins>
      <w:ins w:id="86" w:author="Deborah Apthorp" w:date="2025-12-12T15:41:00Z" w16du:dateUtc="2025-12-12T04:41:00Z">
        <w:r w:rsidR="00EB4CAB">
          <w:t xml:space="preserve">was significantly higher at Time 2 compared to Time 1, </w:t>
        </w:r>
        <w:proofErr w:type="gramStart"/>
        <w:r w:rsidR="00EB4CAB" w:rsidRPr="00E75273">
          <w:rPr>
            <w:i/>
            <w:iCs/>
          </w:rPr>
          <w:t>t</w:t>
        </w:r>
        <w:r w:rsidR="00EB4CAB">
          <w:t>(</w:t>
        </w:r>
      </w:ins>
      <w:proofErr w:type="gramEnd"/>
      <w:ins w:id="87" w:author="Deborah Apthorp" w:date="2025-12-12T15:44:00Z" w16du:dateUtc="2025-12-12T04:44:00Z">
        <w:r w:rsidR="00EB4CAB">
          <w:t>87.26</w:t>
        </w:r>
      </w:ins>
      <w:ins w:id="88" w:author="Deborah Apthorp" w:date="2025-12-12T15:41:00Z" w16du:dateUtc="2025-12-12T04:41:00Z">
        <w:r w:rsidR="00EB4CAB">
          <w:t xml:space="preserve">) = 3.09, </w:t>
        </w:r>
        <w:r w:rsidR="00EB4CAB" w:rsidRPr="00E75273">
          <w:rPr>
            <w:i/>
            <w:iCs/>
          </w:rPr>
          <w:t>p</w:t>
        </w:r>
        <w:r w:rsidR="00EB4CAB">
          <w:t xml:space="preserve"> = .00</w:t>
        </w:r>
      </w:ins>
      <w:ins w:id="89" w:author="Deborah Apthorp" w:date="2025-12-12T15:42:00Z" w16du:dateUtc="2025-12-12T04:42:00Z">
        <w:r w:rsidR="00EB4CAB">
          <w:t>13</w:t>
        </w:r>
      </w:ins>
      <w:ins w:id="90" w:author="Deborah Apthorp" w:date="2025-12-12T15:46:00Z" w16du:dateUtc="2025-12-12T04:46:00Z">
        <w:r w:rsidR="00EB4CAB">
          <w:t xml:space="preserve">, </w:t>
        </w:r>
        <w:r w:rsidR="00EB4CAB" w:rsidRPr="00E75273">
          <w:rPr>
            <w:i/>
            <w:iCs/>
          </w:rPr>
          <w:t>CI</w:t>
        </w:r>
        <w:r w:rsidR="00EB4CAB">
          <w:t xml:space="preserve"> [inf, 3.49]</w:t>
        </w:r>
      </w:ins>
      <w:ins w:id="91" w:author="Deborah Apthorp" w:date="2025-12-12T15:39:00Z" w16du:dateUtc="2025-12-12T04:39:00Z">
        <w:r w:rsidR="00EB4CAB">
          <w:t xml:space="preserve">. </w:t>
        </w:r>
      </w:ins>
      <w:ins w:id="92" w:author="Deborah Apthorp" w:date="2025-12-12T15:46:00Z" w16du:dateUtc="2025-12-12T04:46:00Z">
        <w:r w:rsidR="00EB4CAB">
          <w:t>Work burnout was also significantly higher</w:t>
        </w:r>
      </w:ins>
      <w:ins w:id="93" w:author="Deborah Apthorp" w:date="2025-12-12T15:47:00Z" w16du:dateUtc="2025-12-12T04:47:00Z">
        <w:r w:rsidR="00EB4CAB">
          <w:t xml:space="preserve">, </w:t>
        </w:r>
        <w:proofErr w:type="gramStart"/>
        <w:r w:rsidR="00EB4CAB" w:rsidRPr="00E75273">
          <w:rPr>
            <w:i/>
            <w:iCs/>
          </w:rPr>
          <w:t>t</w:t>
        </w:r>
        <w:r w:rsidR="00EB4CAB">
          <w:t>(</w:t>
        </w:r>
      </w:ins>
      <w:proofErr w:type="gramEnd"/>
      <w:ins w:id="94" w:author="Deborah Apthorp" w:date="2025-12-12T15:48:00Z" w16du:dateUtc="2025-12-12T04:48:00Z">
        <w:r w:rsidR="00EB4CAB" w:rsidRPr="00EB4CAB">
          <w:t>88.99</w:t>
        </w:r>
        <w:r w:rsidR="00EB4CAB">
          <w:t xml:space="preserve">) = 3.79, </w:t>
        </w:r>
        <w:r w:rsidR="00EB4CAB" w:rsidRPr="00E75273">
          <w:rPr>
            <w:i/>
            <w:iCs/>
          </w:rPr>
          <w:t>p</w:t>
        </w:r>
        <w:r w:rsidR="00EB4CAB">
          <w:t xml:space="preserve"> &lt;.001, </w:t>
        </w:r>
        <w:r w:rsidR="00EB4CAB" w:rsidRPr="00E75273">
          <w:rPr>
            <w:i/>
            <w:iCs/>
          </w:rPr>
          <w:t>CI</w:t>
        </w:r>
      </w:ins>
      <w:ins w:id="95" w:author="Deborah Apthorp" w:date="2025-12-12T15:49:00Z" w16du:dateUtc="2025-12-12T04:49:00Z">
        <w:r w:rsidR="00EB4CAB">
          <w:rPr>
            <w:i/>
            <w:iCs/>
          </w:rPr>
          <w:t xml:space="preserve"> </w:t>
        </w:r>
        <w:r w:rsidR="00EB4CAB">
          <w:t>[</w:t>
        </w:r>
        <w:r w:rsidR="00EB4CAB" w:rsidRPr="00EB4CAB">
          <w:t>4.24</w:t>
        </w:r>
        <w:r w:rsidR="00EB4CAB">
          <w:t xml:space="preserve">, </w:t>
        </w:r>
        <w:r w:rsidR="00EB4CAB" w:rsidRPr="00EB4CAB">
          <w:t>13.</w:t>
        </w:r>
        <w:commentRangeStart w:id="96"/>
        <w:r w:rsidR="00EB4CAB" w:rsidRPr="00EB4CAB">
          <w:t>62</w:t>
        </w:r>
      </w:ins>
      <w:commentRangeEnd w:id="96"/>
      <w:ins w:id="97" w:author="Deborah Apthorp" w:date="2025-12-12T15:59:00Z" w16du:dateUtc="2025-12-12T04:59:00Z">
        <w:r w:rsidR="00885DBA">
          <w:rPr>
            <w:rStyle w:val="CommentReference"/>
          </w:rPr>
          <w:commentReference w:id="96"/>
        </w:r>
      </w:ins>
      <w:ins w:id="98" w:author="Deborah Apthorp" w:date="2025-12-12T15:49:00Z" w16du:dateUtc="2025-12-12T04:49:00Z">
        <w:r w:rsidR="00EB4CAB">
          <w:t>]</w:t>
        </w:r>
      </w:ins>
      <w:ins w:id="99" w:author="Deborah Apthorp" w:date="2025-12-12T15:59:00Z" w16du:dateUtc="2025-12-12T04:59:00Z">
        <w:r w:rsidR="00885DBA">
          <w:t xml:space="preserve">. </w:t>
        </w:r>
      </w:ins>
      <w:ins w:id="100" w:author="Deborah Apthorp" w:date="2025-12-12T16:01:00Z" w16du:dateUtc="2025-12-12T05:01:00Z">
        <w:r w:rsidR="00D53089">
          <w:t xml:space="preserve">This </w:t>
        </w:r>
        <w:r w:rsidR="00D53089">
          <w:lastRenderedPageBreak/>
          <w:t xml:space="preserve">difference is illustrated in Figure 2. </w:t>
        </w:r>
        <w:r w:rsidR="00D53089">
          <w:rPr>
            <w:noProof/>
          </w:rPr>
          <w:drawing>
            <wp:inline distT="0" distB="0" distL="0" distR="0" wp14:anchorId="076DAB06" wp14:editId="1525B980">
              <wp:extent cx="5163127" cy="3688105"/>
              <wp:effectExtent l="0" t="0" r="6350" b="0"/>
              <wp:docPr id="456258601"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8601" name="Picture 2" descr="A graph of 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7896" cy="3698654"/>
                      </a:xfrm>
                      <a:prstGeom prst="rect">
                        <a:avLst/>
                      </a:prstGeom>
                    </pic:spPr>
                  </pic:pic>
                </a:graphicData>
              </a:graphic>
            </wp:inline>
          </w:drawing>
        </w:r>
      </w:ins>
    </w:p>
    <w:p w14:paraId="428CA759" w14:textId="62E78A30" w:rsidR="003861A0" w:rsidRDefault="00D53089" w:rsidP="00D53089">
      <w:pPr>
        <w:pStyle w:val="Caption"/>
        <w:rPr>
          <w:ins w:id="101" w:author="Deborah Apthorp" w:date="2025-12-12T16:04:00Z" w16du:dateUtc="2025-12-12T05:04:00Z"/>
        </w:rPr>
      </w:pPr>
      <w:ins w:id="102" w:author="Deborah Apthorp" w:date="2025-12-12T16:02:00Z" w16du:dateUtc="2025-12-12T05:02:00Z">
        <w:r>
          <w:t xml:space="preserve">Figure </w:t>
        </w:r>
        <w:r>
          <w:fldChar w:fldCharType="begin"/>
        </w:r>
        <w:r>
          <w:instrText xml:space="preserve"> SEQ Figure \* ARABIC </w:instrText>
        </w:r>
      </w:ins>
      <w:r>
        <w:fldChar w:fldCharType="separate"/>
      </w:r>
      <w:ins w:id="103" w:author="Deborah Apthorp" w:date="2025-12-17T14:27:00Z" w16du:dateUtc="2025-12-17T03:27:00Z">
        <w:r w:rsidR="00C928B2">
          <w:rPr>
            <w:noProof/>
          </w:rPr>
          <w:t>2</w:t>
        </w:r>
      </w:ins>
      <w:ins w:id="104" w:author="Deborah Apthorp" w:date="2025-12-12T16:02:00Z" w16du:dateUtc="2025-12-12T05:02:00Z">
        <w:r>
          <w:fldChar w:fldCharType="end"/>
        </w:r>
        <w:r>
          <w:t xml:space="preserve">: </w:t>
        </w:r>
        <w:r w:rsidRPr="00D53089">
          <w:t>Burnout</w:t>
        </w:r>
        <w:r>
          <w:t xml:space="preserve"> scores for personal and work subscales of the Copenhagen Burnout Inventory at Times 1 and 2. </w:t>
        </w:r>
      </w:ins>
    </w:p>
    <w:p w14:paraId="73F71605" w14:textId="195EB433" w:rsidR="00D53089" w:rsidRPr="00F307C9" w:rsidRDefault="00D53089" w:rsidP="00975B74">
      <w:pPr>
        <w:rPr>
          <w:ins w:id="105" w:author="Deborah Apthorp" w:date="2025-12-12T15:19:00Z" w16du:dateUtc="2025-12-12T04:19:00Z"/>
        </w:rPr>
      </w:pPr>
      <w:ins w:id="106" w:author="Deborah Apthorp" w:date="2025-12-12T16:04:00Z" w16du:dateUtc="2025-12-12T05:04:00Z">
        <w:r>
          <w:t>Hypothesis 3</w:t>
        </w:r>
      </w:ins>
      <w:ins w:id="107" w:author="Deborah Apthorp" w:date="2025-12-12T16:05:00Z" w16du:dateUtc="2025-12-12T05:05:00Z">
        <w:r>
          <w:t xml:space="preserve"> was that, </w:t>
        </w:r>
      </w:ins>
      <w:ins w:id="108" w:author="Deborah Apthorp" w:date="2025-12-12T16:06:00Z" w16du:dateUtc="2025-12-12T05:06:00Z">
        <w:r>
          <w:t>a</w:t>
        </w:r>
      </w:ins>
      <w:ins w:id="109" w:author="Deborah Apthorp" w:date="2025-12-12T16:05:00Z" w16du:dateUtc="2025-12-12T05:05:00Z">
        <w:r w:rsidRPr="00D53089">
          <w:t>t Time 2, wellbeing w</w:t>
        </w:r>
      </w:ins>
      <w:ins w:id="110" w:author="Deborah Apthorp" w:date="2025-12-12T16:06:00Z" w16du:dateUtc="2025-12-12T05:06:00Z">
        <w:r>
          <w:t>ould</w:t>
        </w:r>
      </w:ins>
      <w:ins w:id="111" w:author="Deborah Apthorp" w:date="2025-12-12T16:05:00Z" w16du:dateUtc="2025-12-12T05:05:00Z">
        <w:r w:rsidRPr="00D53089">
          <w:t xml:space="preserve"> be significantly lower for US-based participants compared to their non-US counterparts</w:t>
        </w:r>
      </w:ins>
      <w:ins w:id="112" w:author="Deborah Apthorp" w:date="2025-12-12T16:06:00Z" w16du:dateUtc="2025-12-12T05:06:00Z">
        <w:r>
          <w:t xml:space="preserve">. To test this, we first </w:t>
        </w:r>
      </w:ins>
      <w:ins w:id="113" w:author="Deborah Apthorp" w:date="2025-12-12T16:15:00Z" w16du:dateUtc="2025-12-12T05:15:00Z">
        <w:r w:rsidR="008B110A">
          <w:t>grouped the data into those who responded that they were US</w:t>
        </w:r>
      </w:ins>
      <w:ins w:id="114" w:author="Deborah Apthorp" w:date="2025-12-12T16:16:00Z" w16du:dateUtc="2025-12-12T05:16:00Z">
        <w:r w:rsidR="008B110A">
          <w:t xml:space="preserve">-based for work, using string-matching to “US”, “USA” or “United States”, and those who were based elsewhere. </w:t>
        </w:r>
      </w:ins>
      <w:ins w:id="115" w:author="Deborah Apthorp" w:date="2025-12-12T16:17:00Z" w16du:dateUtc="2025-12-12T05:17:00Z">
        <w:r w:rsidR="008B110A">
          <w:t>We then compared these groups on the wellbeing scale (SWEMS</w:t>
        </w:r>
      </w:ins>
      <w:ins w:id="116" w:author="Deborah Apthorp" w:date="2025-12-12T16:18:00Z" w16du:dateUtc="2025-12-12T05:18:00Z">
        <w:r w:rsidR="008B110A">
          <w:t xml:space="preserve">) using a general linear model, controlling for age and gender. </w:t>
        </w:r>
      </w:ins>
      <w:ins w:id="117" w:author="Deborah Apthorp" w:date="2025-12-17T12:38:00Z" w16du:dateUtc="2025-12-17T01:38:00Z">
        <w:r w:rsidR="001943B8">
          <w:t>The results are presented</w:t>
        </w:r>
      </w:ins>
      <w:ins w:id="118" w:author="Deborah Apthorp" w:date="2025-12-17T12:39:00Z" w16du:dateUtc="2025-12-17T01:39:00Z">
        <w:r w:rsidR="001943B8">
          <w:t xml:space="preserve"> in Figure 3 and Table 2. Hypothesis 3 was not supported; </w:t>
        </w:r>
      </w:ins>
      <w:ins w:id="119" w:author="Deborah Apthorp" w:date="2025-12-17T12:51:00Z" w16du:dateUtc="2025-12-17T01:51:00Z">
        <w:r w:rsidR="00793D81">
          <w:t>th</w:t>
        </w:r>
      </w:ins>
      <w:ins w:id="120" w:author="Deborah Apthorp" w:date="2025-12-17T12:56:00Z" w16du:dateUtc="2025-12-17T01:56:00Z">
        <w:r w:rsidR="00793D81">
          <w:t>e</w:t>
        </w:r>
      </w:ins>
      <w:ins w:id="121" w:author="Deborah Apthorp" w:date="2025-12-17T12:51:00Z" w16du:dateUtc="2025-12-17T01:51:00Z">
        <w:r w:rsidR="00793D81">
          <w:t xml:space="preserve"> difference</w:t>
        </w:r>
      </w:ins>
      <w:ins w:id="122" w:author="Deborah Apthorp" w:date="2025-12-17T12:56:00Z" w16du:dateUtc="2025-12-17T01:56:00Z">
        <w:r w:rsidR="00793D81">
          <w:t xml:space="preserve"> in wellbeing</w:t>
        </w:r>
      </w:ins>
      <w:ins w:id="123" w:author="Deborah Apthorp" w:date="2025-12-17T12:51:00Z" w16du:dateUtc="2025-12-17T01:51:00Z">
        <w:r w:rsidR="00793D81">
          <w:t xml:space="preserve"> was not significant, </w:t>
        </w:r>
      </w:ins>
      <w:ins w:id="124" w:author="Deborah Apthorp" w:date="2025-12-17T12:52:00Z" w16du:dateUtc="2025-12-17T01:52:00Z">
        <w:r w:rsidR="00793D81" w:rsidRPr="00F307C9">
          <w:rPr>
            <w:i/>
            <w:iCs/>
          </w:rPr>
          <w:t>t</w:t>
        </w:r>
        <w:r w:rsidR="00793D81">
          <w:t>(</w:t>
        </w:r>
        <w:proofErr w:type="spellStart"/>
        <w:r w:rsidR="00793D81">
          <w:t>df</w:t>
        </w:r>
        <w:proofErr w:type="spellEnd"/>
        <w:r w:rsidR="00793D81">
          <w:t>) = -1.</w:t>
        </w:r>
      </w:ins>
      <w:ins w:id="125" w:author="Deborah Apthorp" w:date="2025-12-17T12:53:00Z" w16du:dateUtc="2025-12-17T01:53:00Z">
        <w:r w:rsidR="00793D81">
          <w:t xml:space="preserve">61, </w:t>
        </w:r>
        <w:r w:rsidR="00793D81" w:rsidRPr="00F307C9">
          <w:rPr>
            <w:i/>
            <w:iCs/>
          </w:rPr>
          <w:t>p</w:t>
        </w:r>
        <w:r w:rsidR="00793D81">
          <w:t xml:space="preserve"> = .108, </w:t>
        </w:r>
      </w:ins>
      <w:ins w:id="126" w:author="Deborah Apthorp" w:date="2025-12-17T12:54:00Z" w16du:dateUtc="2025-12-17T01:54:00Z">
        <w:r w:rsidR="00793D81" w:rsidRPr="00F307C9">
          <w:rPr>
            <w:i/>
            <w:iCs/>
          </w:rPr>
          <w:t>ß</w:t>
        </w:r>
      </w:ins>
      <w:ins w:id="127" w:author="Deborah Apthorp" w:date="2025-12-17T12:53:00Z" w16du:dateUtc="2025-12-17T01:53:00Z">
        <w:r w:rsidR="00793D81">
          <w:t xml:space="preserve">= -0.11. </w:t>
        </w:r>
      </w:ins>
    </w:p>
    <w:p w14:paraId="560C2381" w14:textId="77777777" w:rsidR="00793D81" w:rsidRDefault="00793D81" w:rsidP="00975B74">
      <w:pPr>
        <w:pStyle w:val="Heading1"/>
        <w:rPr>
          <w:ins w:id="128" w:author="Deborah Apthorp" w:date="2025-12-17T12:56:00Z" w16du:dateUtc="2025-12-17T01:56:00Z"/>
        </w:rPr>
      </w:pPr>
      <w:ins w:id="129" w:author="Deborah Apthorp" w:date="2025-12-17T12:55:00Z" w16du:dateUtc="2025-12-17T01:55:00Z">
        <w:r>
          <w:rPr>
            <w:noProof/>
          </w:rPr>
          <w:lastRenderedPageBreak/>
          <w:drawing>
            <wp:inline distT="0" distB="0" distL="0" distR="0" wp14:anchorId="36258603" wp14:editId="782F232C">
              <wp:extent cx="5943600" cy="4245428"/>
              <wp:effectExtent l="0" t="0" r="0" b="0"/>
              <wp:docPr id="166746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991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5428"/>
                      </a:xfrm>
                      <a:prstGeom prst="rect">
                        <a:avLst/>
                      </a:prstGeom>
                    </pic:spPr>
                  </pic:pic>
                </a:graphicData>
              </a:graphic>
            </wp:inline>
          </w:drawing>
        </w:r>
      </w:ins>
    </w:p>
    <w:p w14:paraId="4D91337E" w14:textId="6C0C664C" w:rsidR="00F307C9" w:rsidRDefault="00793D81" w:rsidP="00975B74">
      <w:pPr>
        <w:pStyle w:val="Caption"/>
        <w:rPr>
          <w:ins w:id="130" w:author="Deborah Apthorp" w:date="2025-12-17T14:13:00Z" w16du:dateUtc="2025-12-17T03:13:00Z"/>
        </w:rPr>
      </w:pPr>
      <w:ins w:id="131" w:author="Deborah Apthorp" w:date="2025-12-17T12:56:00Z" w16du:dateUtc="2025-12-17T01:56:00Z">
        <w:r>
          <w:t xml:space="preserve">Figure </w:t>
        </w:r>
        <w:r>
          <w:fldChar w:fldCharType="begin"/>
        </w:r>
        <w:r>
          <w:instrText xml:space="preserve"> SEQ Figure \* ARABIC </w:instrText>
        </w:r>
      </w:ins>
      <w:r>
        <w:fldChar w:fldCharType="separate"/>
      </w:r>
      <w:ins w:id="132" w:author="Deborah Apthorp" w:date="2025-12-17T14:27:00Z" w16du:dateUtc="2025-12-17T03:27:00Z">
        <w:r w:rsidR="00C928B2">
          <w:rPr>
            <w:noProof/>
          </w:rPr>
          <w:t>3</w:t>
        </w:r>
      </w:ins>
      <w:ins w:id="133" w:author="Deborah Apthorp" w:date="2025-12-17T12:56:00Z" w16du:dateUtc="2025-12-17T01:56:00Z">
        <w:r>
          <w:fldChar w:fldCharType="end"/>
        </w:r>
        <w:r>
          <w:t xml:space="preserve">: </w:t>
        </w:r>
      </w:ins>
      <w:ins w:id="134" w:author="Deborah Apthorp" w:date="2025-12-17T12:57:00Z" w16du:dateUtc="2025-12-17T01:57:00Z">
        <w:r>
          <w:t xml:space="preserve">Wellbeing scores for participants who reported working in the USA compared to those from other nations. </w:t>
        </w:r>
      </w:ins>
    </w:p>
    <w:p w14:paraId="3C0B5DB6" w14:textId="4A3379FE" w:rsidR="00F307C9" w:rsidRDefault="00F307C9" w:rsidP="00975B74">
      <w:pPr>
        <w:rPr>
          <w:ins w:id="135" w:author="Deborah Apthorp" w:date="2025-12-17T14:21:00Z" w16du:dateUtc="2025-12-17T03:21:00Z"/>
        </w:rPr>
      </w:pPr>
      <w:ins w:id="136" w:author="Deborah Apthorp" w:date="2025-12-17T14:14:00Z" w16du:dateUtc="2025-12-17T03:14:00Z">
        <w:r>
          <w:t xml:space="preserve">Hypothesis 4 was that personal burnout would be higher than work burnout across both waves. </w:t>
        </w:r>
      </w:ins>
      <w:ins w:id="137" w:author="Deborah Apthorp" w:date="2025-12-17T14:15:00Z" w16du:dateUtc="2025-12-17T03:15:00Z">
        <w:r>
          <w:t xml:space="preserve">This analysis was a </w:t>
        </w:r>
      </w:ins>
      <w:ins w:id="138" w:author="Deborah Apthorp" w:date="2025-12-17T14:37:00Z" w16du:dateUtc="2025-12-17T03:37:00Z">
        <w:r w:rsidR="008F33BE">
          <w:t xml:space="preserve">one-tailed </w:t>
        </w:r>
      </w:ins>
      <w:ins w:id="139" w:author="Deborah Apthorp" w:date="2025-12-17T14:15:00Z" w16du:dateUtc="2025-12-17T03:15:00Z">
        <w:r>
          <w:t>paired-samples t-test</w:t>
        </w:r>
      </w:ins>
      <w:ins w:id="140" w:author="Deborah Apthorp" w:date="2025-12-17T14:16:00Z" w16du:dateUtc="2025-12-17T03:16:00Z">
        <w:r w:rsidR="00E65C13">
          <w:t xml:space="preserve">, since all participants completed both subscales of the </w:t>
        </w:r>
      </w:ins>
      <w:ins w:id="141" w:author="Deborah Apthorp" w:date="2025-12-17T14:17:00Z" w16du:dateUtc="2025-12-17T03:17:00Z">
        <w:r w:rsidR="00E65C13">
          <w:t>Copenhagen Burnout Inventory</w:t>
        </w:r>
      </w:ins>
      <w:ins w:id="142" w:author="Deborah Apthorp" w:date="2025-12-17T14:37:00Z" w16du:dateUtc="2025-12-17T03:37:00Z">
        <w:r w:rsidR="008F33BE">
          <w:t>, and our hypothesis was directional</w:t>
        </w:r>
      </w:ins>
      <w:ins w:id="143" w:author="Deborah Apthorp" w:date="2025-12-17T14:17:00Z" w16du:dateUtc="2025-12-17T03:17:00Z">
        <w:r w:rsidR="00E65C13">
          <w:t xml:space="preserve">. This </w:t>
        </w:r>
      </w:ins>
      <w:ins w:id="144" w:author="Deborah Apthorp" w:date="2025-12-17T14:18:00Z" w16du:dateUtc="2025-12-17T03:18:00Z">
        <w:r w:rsidR="00E65C13">
          <w:t>hypothesis was supported</w:t>
        </w:r>
      </w:ins>
      <w:ins w:id="145" w:author="Deborah Apthorp" w:date="2025-12-17T14:27:00Z" w16du:dateUtc="2025-12-17T03:27:00Z">
        <w:r w:rsidR="00C928B2">
          <w:t>, with a mean difference of 3.31 percentage p</w:t>
        </w:r>
      </w:ins>
      <w:ins w:id="146" w:author="Deborah Apthorp" w:date="2025-12-17T14:28:00Z" w16du:dateUtc="2025-12-17T03:28:00Z">
        <w:r w:rsidR="00C928B2">
          <w:t>oints</w:t>
        </w:r>
      </w:ins>
      <w:ins w:id="147" w:author="Deborah Apthorp" w:date="2025-12-17T14:18:00Z" w16du:dateUtc="2025-12-17T03:18:00Z">
        <w:r w:rsidR="00E65C13">
          <w:t xml:space="preserve">, </w:t>
        </w:r>
        <w:proofErr w:type="gramStart"/>
        <w:r w:rsidR="00E65C13" w:rsidRPr="00E65C13">
          <w:rPr>
            <w:i/>
            <w:iCs/>
          </w:rPr>
          <w:t>t</w:t>
        </w:r>
        <w:r w:rsidR="00E65C13">
          <w:t>(</w:t>
        </w:r>
      </w:ins>
      <w:proofErr w:type="gramEnd"/>
      <w:ins w:id="148" w:author="Deborah Apthorp" w:date="2025-12-17T14:37:00Z" w16du:dateUtc="2025-12-17T03:37:00Z">
        <w:r w:rsidR="008F33BE">
          <w:t>485</w:t>
        </w:r>
      </w:ins>
      <w:ins w:id="149" w:author="Deborah Apthorp" w:date="2025-12-17T14:18:00Z" w16du:dateUtc="2025-12-17T03:18:00Z">
        <w:r w:rsidR="00E65C13">
          <w:t xml:space="preserve">) = </w:t>
        </w:r>
      </w:ins>
      <w:ins w:id="150" w:author="Deborah Apthorp" w:date="2025-12-17T14:26:00Z" w16du:dateUtc="2025-12-17T03:26:00Z">
        <w:r w:rsidR="00C928B2">
          <w:t>5.90</w:t>
        </w:r>
      </w:ins>
      <w:ins w:id="151" w:author="Deborah Apthorp" w:date="2025-12-17T14:18:00Z" w16du:dateUtc="2025-12-17T03:18:00Z">
        <w:r w:rsidR="00E65C13">
          <w:t xml:space="preserve">, </w:t>
        </w:r>
        <w:r w:rsidR="00E65C13" w:rsidRPr="00E65C13">
          <w:rPr>
            <w:i/>
            <w:iCs/>
          </w:rPr>
          <w:t>p</w:t>
        </w:r>
        <w:r w:rsidR="00E65C13">
          <w:t xml:space="preserve"> </w:t>
        </w:r>
      </w:ins>
      <w:ins w:id="152" w:author="Deborah Apthorp" w:date="2025-12-17T14:26:00Z" w16du:dateUtc="2025-12-17T03:26:00Z">
        <w:r w:rsidR="00C928B2">
          <w:t>&lt;.001</w:t>
        </w:r>
      </w:ins>
      <w:ins w:id="153" w:author="Deborah Apthorp" w:date="2025-12-17T14:18:00Z" w16du:dateUtc="2025-12-17T03:18:00Z">
        <w:r w:rsidR="00E65C13">
          <w:t xml:space="preserve">, </w:t>
        </w:r>
        <w:r w:rsidR="00E65C13" w:rsidRPr="00E65C13">
          <w:rPr>
            <w:i/>
            <w:iCs/>
          </w:rPr>
          <w:t>d</w:t>
        </w:r>
        <w:r w:rsidR="00E65C13">
          <w:t xml:space="preserve"> = </w:t>
        </w:r>
      </w:ins>
      <w:ins w:id="154" w:author="Deborah Apthorp" w:date="2025-12-17T14:27:00Z" w16du:dateUtc="2025-12-17T03:27:00Z">
        <w:r w:rsidR="00C928B2">
          <w:t>0</w:t>
        </w:r>
      </w:ins>
      <w:ins w:id="155" w:author="Deborah Apthorp" w:date="2025-12-17T14:26:00Z" w16du:dateUtc="2025-12-17T03:26:00Z">
        <w:r w:rsidR="00C928B2">
          <w:t>.15</w:t>
        </w:r>
      </w:ins>
      <w:ins w:id="156" w:author="Deborah Apthorp" w:date="2025-12-17T14:27:00Z" w16du:dateUtc="2025-12-17T03:27:00Z">
        <w:r w:rsidR="00C928B2">
          <w:t xml:space="preserve">. </w:t>
        </w:r>
      </w:ins>
      <w:ins w:id="157" w:author="Deborah Apthorp" w:date="2025-12-17T14:21:00Z" w16du:dateUtc="2025-12-17T03:21:00Z">
        <w:r w:rsidR="00E65C13">
          <w:t xml:space="preserve">The results are illustrated in Figure 4. </w:t>
        </w:r>
      </w:ins>
    </w:p>
    <w:p w14:paraId="7918292D" w14:textId="77777777" w:rsidR="00C928B2" w:rsidRDefault="00E65C13" w:rsidP="00975B74">
      <w:pPr>
        <w:rPr>
          <w:ins w:id="158" w:author="Deborah Apthorp" w:date="2025-12-17T14:27:00Z" w16du:dateUtc="2025-12-17T03:27:00Z"/>
        </w:rPr>
      </w:pPr>
      <w:ins w:id="159" w:author="Deborah Apthorp" w:date="2025-12-17T14:22:00Z" w16du:dateUtc="2025-12-17T03:22:00Z">
        <w:r>
          <w:rPr>
            <w:noProof/>
          </w:rPr>
          <w:lastRenderedPageBreak/>
          <w:drawing>
            <wp:inline distT="0" distB="0" distL="0" distR="0" wp14:anchorId="31F76C1B" wp14:editId="1A1F9A15">
              <wp:extent cx="5943600" cy="4245610"/>
              <wp:effectExtent l="0" t="0" r="0" b="0"/>
              <wp:docPr id="10798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361" name="Picture 107984361"/>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p w14:paraId="2D902E89" w14:textId="3303162E" w:rsidR="00AF1A6A" w:rsidRDefault="00C928B2" w:rsidP="008F33BE">
      <w:pPr>
        <w:pStyle w:val="Caption"/>
        <w:rPr>
          <w:ins w:id="160" w:author="Deborah Apthorp" w:date="2025-12-17T14:39:00Z" w16du:dateUtc="2025-12-17T03:39:00Z"/>
        </w:rPr>
      </w:pPr>
      <w:ins w:id="161" w:author="Deborah Apthorp" w:date="2025-12-17T14:27:00Z" w16du:dateUtc="2025-12-17T03:27:00Z">
        <w:r>
          <w:t xml:space="preserve">Figure </w:t>
        </w:r>
        <w:r>
          <w:fldChar w:fldCharType="begin"/>
        </w:r>
        <w:r>
          <w:instrText xml:space="preserve"> SEQ Figure \* ARABIC </w:instrText>
        </w:r>
      </w:ins>
      <w:r>
        <w:fldChar w:fldCharType="separate"/>
      </w:r>
      <w:ins w:id="162" w:author="Deborah Apthorp" w:date="2025-12-17T14:27:00Z" w16du:dateUtc="2025-12-17T03:27:00Z">
        <w:r>
          <w:rPr>
            <w:noProof/>
          </w:rPr>
          <w:t>4</w:t>
        </w:r>
        <w:r>
          <w:fldChar w:fldCharType="end"/>
        </w:r>
      </w:ins>
      <w:ins w:id="163" w:author="Deborah Apthorp" w:date="2025-12-17T14:35:00Z" w16du:dateUtc="2025-12-17T03:35:00Z">
        <w:r>
          <w:t>. Personal compared to work burnout (measured as a percentage from 0 to 100) on the Copenhagen Burnout Inventory</w:t>
        </w:r>
      </w:ins>
      <w:ins w:id="164" w:author="Deborah Apthorp" w:date="2025-12-17T14:36:00Z" w16du:dateUtc="2025-12-17T03:36:00Z">
        <w:r w:rsidR="008F33BE">
          <w:t xml:space="preserve">, for participants across both waves. </w:t>
        </w:r>
      </w:ins>
    </w:p>
    <w:p w14:paraId="728AF154" w14:textId="5CA88E51" w:rsidR="008F33BE" w:rsidRDefault="008F33BE" w:rsidP="00975B74">
      <w:pPr>
        <w:rPr>
          <w:ins w:id="165" w:author="Deborah Apthorp" w:date="2025-12-17T15:03:00Z" w16du:dateUtc="2025-12-17T04:03:00Z"/>
        </w:rPr>
      </w:pPr>
      <w:ins w:id="166" w:author="Deborah Apthorp" w:date="2025-12-17T14:39:00Z" w16du:dateUtc="2025-12-17T03:39:00Z">
        <w:r>
          <w:t>Hypothesis 5 was that p</w:t>
        </w:r>
        <w:r w:rsidRPr="008F33BE">
          <w:t xml:space="preserve">roblem-focused coping </w:t>
        </w:r>
        <w:r>
          <w:t>a</w:t>
        </w:r>
      </w:ins>
      <w:ins w:id="167" w:author="Deborah Apthorp" w:date="2025-12-17T14:40:00Z" w16du:dateUtc="2025-12-17T03:40:00Z">
        <w:r>
          <w:t xml:space="preserve">s a strategy </w:t>
        </w:r>
      </w:ins>
      <w:ins w:id="168" w:author="Deborah Apthorp" w:date="2025-12-17T14:39:00Z" w16du:dateUtc="2025-12-17T03:39:00Z">
        <w:r w:rsidRPr="008F33BE">
          <w:t>w</w:t>
        </w:r>
        <w:r>
          <w:t>ould</w:t>
        </w:r>
        <w:r w:rsidRPr="008F33BE">
          <w:t xml:space="preserve"> be associated with greater well-being than emotion-focused coping or avoidance</w:t>
        </w:r>
      </w:ins>
      <w:ins w:id="169" w:author="Deborah Apthorp" w:date="2025-12-17T14:40:00Z" w16du:dateUtc="2025-12-17T03:40:00Z">
        <w:r>
          <w:t>. For this analysis we conducted a multiple regression with psychological wellbeing (as measured by the SWEMBS)</w:t>
        </w:r>
      </w:ins>
      <w:ins w:id="170" w:author="Deborah Apthorp" w:date="2025-12-17T14:42:00Z" w16du:dateUtc="2025-12-17T03:42:00Z">
        <w:r>
          <w:t xml:space="preserve"> as the outcome variable, with the three coping subscales</w:t>
        </w:r>
      </w:ins>
      <w:ins w:id="171" w:author="Deborah Apthorp" w:date="2025-12-17T14:43:00Z" w16du:dateUtc="2025-12-17T03:43:00Z">
        <w:r>
          <w:t xml:space="preserve"> as predictors, and age and gender as control variables. Hypothesis 5 was not supported; after controlling for age and gender, </w:t>
        </w:r>
      </w:ins>
      <w:ins w:id="172" w:author="Deborah Apthorp" w:date="2025-12-17T14:44:00Z" w16du:dateUtc="2025-12-17T03:44:00Z">
        <w:r>
          <w:t xml:space="preserve">only avoidance was associated (strongly, and negatively) with wellbeing. The whole model was significant, </w:t>
        </w:r>
      </w:ins>
      <w:proofErr w:type="gramStart"/>
      <w:ins w:id="173" w:author="Deborah Apthorp" w:date="2025-12-17T14:45:00Z" w16du:dateUtc="2025-12-17T03:45:00Z">
        <w:r>
          <w:rPr>
            <w:i/>
            <w:iCs/>
          </w:rPr>
          <w:t>F</w:t>
        </w:r>
      </w:ins>
      <w:ins w:id="174" w:author="Deborah Apthorp" w:date="2025-12-17T14:45:00Z">
        <w:r w:rsidRPr="008F33BE">
          <w:t>(</w:t>
        </w:r>
        <w:proofErr w:type="gramEnd"/>
        <w:r w:rsidRPr="008F33BE">
          <w:t>5, 400) = 11.4</w:t>
        </w:r>
      </w:ins>
      <w:ins w:id="175" w:author="Deborah Apthorp" w:date="2025-12-17T14:45:00Z" w16du:dateUtc="2025-12-17T03:45:00Z">
        <w:r>
          <w:t>2</w:t>
        </w:r>
      </w:ins>
      <w:proofErr w:type="gramStart"/>
      <w:ins w:id="176" w:author="Deborah Apthorp" w:date="2025-12-17T14:45:00Z">
        <w:r w:rsidRPr="008F33BE">
          <w:t>,  </w:t>
        </w:r>
      </w:ins>
      <w:ins w:id="177" w:author="Deborah Apthorp" w:date="2025-12-17T14:47:00Z" w16du:dateUtc="2025-12-17T03:47:00Z">
        <w:r w:rsidRPr="00BF0D99">
          <w:rPr>
            <w:i/>
            <w:iCs/>
          </w:rPr>
          <w:t>p</w:t>
        </w:r>
        <w:proofErr w:type="gramEnd"/>
        <w:r w:rsidR="00BF0D99">
          <w:t xml:space="preserve">&lt;.001, </w:t>
        </w:r>
      </w:ins>
      <w:ins w:id="178" w:author="Deborah Apthorp" w:date="2025-12-17T14:46:00Z" w16du:dateUtc="2025-12-17T03:46:00Z">
        <w:r w:rsidRPr="00BF0D99">
          <w:rPr>
            <w:i/>
            <w:iCs/>
          </w:rPr>
          <w:t>R</w:t>
        </w:r>
        <w:r w:rsidRPr="00BF0D99">
          <w:rPr>
            <w:i/>
            <w:iCs/>
            <w:vertAlign w:val="superscript"/>
          </w:rPr>
          <w:t>2</w:t>
        </w:r>
      </w:ins>
      <w:ins w:id="179" w:author="Deborah Apthorp" w:date="2025-12-17T14:45:00Z">
        <w:r w:rsidRPr="008F33BE">
          <w:t>= 0.12, </w:t>
        </w:r>
      </w:ins>
      <w:ins w:id="180" w:author="Deborah Apthorp" w:date="2025-12-17T14:46:00Z" w16du:dateUtc="2025-12-17T03:46:00Z">
        <w:r w:rsidRPr="00BF0D99">
          <w:rPr>
            <w:i/>
            <w:iCs/>
          </w:rPr>
          <w:t>Adj</w:t>
        </w:r>
        <w:r>
          <w:t xml:space="preserve">. </w:t>
        </w:r>
        <w:r w:rsidRPr="00BF0D99">
          <w:rPr>
            <w:i/>
            <w:iCs/>
          </w:rPr>
          <w:t>R</w:t>
        </w:r>
        <w:r w:rsidRPr="00BF0D99">
          <w:rPr>
            <w:i/>
            <w:iCs/>
            <w:vertAlign w:val="superscript"/>
          </w:rPr>
          <w:t>2</w:t>
        </w:r>
      </w:ins>
      <w:ins w:id="181" w:author="Deborah Apthorp" w:date="2025-12-17T14:45:00Z">
        <w:r w:rsidRPr="008F33BE">
          <w:t>= 0.11.</w:t>
        </w:r>
      </w:ins>
      <w:ins w:id="182" w:author="Deborah Apthorp" w:date="2025-12-17T14:56:00Z" w16du:dateUtc="2025-12-17T03:56:00Z">
        <w:r w:rsidR="00BF0D99">
          <w:t xml:space="preserve"> The results are presented in Table X. </w:t>
        </w:r>
      </w:ins>
    </w:p>
    <w:p w14:paraId="357FF063" w14:textId="1D6F0CE9" w:rsidR="009D6AC9" w:rsidRDefault="009D6AC9" w:rsidP="00975B74">
      <w:pPr>
        <w:rPr>
          <w:ins w:id="183" w:author="Deborah Apthorp" w:date="2025-12-17T14:56:00Z" w16du:dateUtc="2025-12-17T03:56:00Z"/>
        </w:rPr>
      </w:pPr>
      <w:ins w:id="184" w:author="Deborah Apthorp" w:date="2025-12-17T15:03:00Z" w16du:dateUtc="2025-12-17T04:03:00Z">
        <w:r>
          <w:t>For Hypothesis 6, that organisational s</w:t>
        </w:r>
      </w:ins>
      <w:ins w:id="185" w:author="Deborah Apthorp" w:date="2025-12-17T15:04:00Z" w16du:dateUtc="2025-12-17T04:04:00Z">
        <w:r>
          <w:t xml:space="preserve">upport would moderate the relationship between work burnout and wellbeing, we conducted a multiple regression analysis with psychological </w:t>
        </w:r>
      </w:ins>
      <w:ins w:id="186" w:author="Deborah Apthorp" w:date="2025-12-17T15:05:00Z" w16du:dateUtc="2025-12-17T04:05:00Z">
        <w:r>
          <w:lastRenderedPageBreak/>
          <w:t xml:space="preserve">wellbeing as the DV, work burnout </w:t>
        </w:r>
      </w:ins>
      <w:ins w:id="187" w:author="Deborah Apthorp" w:date="2025-12-17T15:06:00Z" w16du:dateUtc="2025-12-17T04:06:00Z">
        <w:r>
          <w:t xml:space="preserve">and perceived organisational support (SPOS score) </w:t>
        </w:r>
      </w:ins>
      <w:ins w:id="188" w:author="Deborah Apthorp" w:date="2025-12-17T15:05:00Z" w16du:dateUtc="2025-12-17T04:05:00Z">
        <w:r>
          <w:t>as the IV</w:t>
        </w:r>
      </w:ins>
      <w:ins w:id="189" w:author="Deborah Apthorp" w:date="2025-12-17T15:06:00Z" w16du:dateUtc="2025-12-17T04:06:00Z">
        <w:r>
          <w:t>s</w:t>
        </w:r>
      </w:ins>
      <w:ins w:id="190" w:author="Deborah Apthorp" w:date="2025-12-17T15:05:00Z" w16du:dateUtc="2025-12-17T04:05:00Z">
        <w:r>
          <w:t>, and an interaction term between work b</w:t>
        </w:r>
      </w:ins>
      <w:ins w:id="191" w:author="Deborah Apthorp" w:date="2025-12-17T15:06:00Z" w16du:dateUtc="2025-12-17T04:06:00Z">
        <w:r>
          <w:t>urnout</w:t>
        </w:r>
      </w:ins>
      <w:ins w:id="192" w:author="Deborah Apthorp" w:date="2025-12-17T15:05:00Z" w16du:dateUtc="2025-12-17T04:05:00Z">
        <w:r>
          <w:t xml:space="preserve"> </w:t>
        </w:r>
      </w:ins>
      <w:ins w:id="193" w:author="Deborah Apthorp" w:date="2025-12-17T15:06:00Z" w16du:dateUtc="2025-12-17T04:06:00Z">
        <w:r>
          <w:t>and SPOS, with age and gender as control var</w:t>
        </w:r>
      </w:ins>
      <w:ins w:id="194" w:author="Deborah Apthorp" w:date="2025-12-17T15:07:00Z" w16du:dateUtc="2025-12-17T04:07:00Z">
        <w:r>
          <w:t xml:space="preserve">iables. From Table X, </w:t>
        </w:r>
        <w:proofErr w:type="gramStart"/>
        <w:r>
          <w:t>it is clear that</w:t>
        </w:r>
        <w:r w:rsidRPr="009D6AC9">
          <w:t xml:space="preserve"> Hypothesis</w:t>
        </w:r>
        <w:proofErr w:type="gramEnd"/>
        <w:r w:rsidRPr="009D6AC9">
          <w:t xml:space="preserve"> 6 is also not supported; although work burnout has a large and highly significant negative effect on wellbeing, and perceived organisational support has a small marginal effect, the interaction between them is not significant. The whole model is significant</w:t>
        </w:r>
      </w:ins>
      <w:ins w:id="195" w:author="Deborah Apthorp" w:date="2025-12-17T15:08:00Z" w16du:dateUtc="2025-12-17T04:08:00Z">
        <w:r>
          <w:t xml:space="preserve">, </w:t>
        </w:r>
        <w:proofErr w:type="gramStart"/>
        <w:r w:rsidRPr="00975B74">
          <w:rPr>
            <w:i/>
            <w:iCs/>
          </w:rPr>
          <w:t>F</w:t>
        </w:r>
      </w:ins>
      <w:ins w:id="196" w:author="Deborah Apthorp" w:date="2025-12-17T15:08:00Z">
        <w:r w:rsidRPr="009D6AC9">
          <w:t>(</w:t>
        </w:r>
        <w:proofErr w:type="gramEnd"/>
        <w:r w:rsidRPr="009D6AC9">
          <w:t>5, 400) = 45.70,</w:t>
        </w:r>
      </w:ins>
      <w:ins w:id="197" w:author="Deborah Apthorp" w:date="2025-12-17T15:09:00Z" w16du:dateUtc="2025-12-17T04:09:00Z">
        <w:r w:rsidR="00975B74">
          <w:t xml:space="preserve"> </w:t>
        </w:r>
        <w:r w:rsidR="00975B74" w:rsidRPr="00975B74">
          <w:rPr>
            <w:i/>
            <w:iCs/>
          </w:rPr>
          <w:t>p</w:t>
        </w:r>
        <w:r w:rsidR="00975B74">
          <w:t xml:space="preserve"> &lt; .001,</w:t>
        </w:r>
      </w:ins>
      <w:ins w:id="198" w:author="Deborah Apthorp" w:date="2025-12-17T15:08:00Z">
        <w:r w:rsidRPr="009D6AC9">
          <w:t> </w:t>
        </w:r>
      </w:ins>
      <w:ins w:id="199" w:author="Deborah Apthorp" w:date="2025-12-17T15:09:00Z" w16du:dateUtc="2025-12-17T04:09:00Z">
        <w:r w:rsidRPr="00BF0D99">
          <w:rPr>
            <w:i/>
            <w:iCs/>
          </w:rPr>
          <w:t>R</w:t>
        </w:r>
        <w:r w:rsidRPr="00BF0D99">
          <w:rPr>
            <w:i/>
            <w:iCs/>
            <w:vertAlign w:val="superscript"/>
          </w:rPr>
          <w:t>2</w:t>
        </w:r>
      </w:ins>
      <w:ins w:id="200" w:author="Deborah Apthorp" w:date="2025-12-17T15:08:00Z">
        <w:r w:rsidRPr="009D6AC9">
          <w:t> = 0.36, </w:t>
        </w:r>
      </w:ins>
      <w:ins w:id="201" w:author="Deborah Apthorp" w:date="2025-12-17T15:09:00Z" w16du:dateUtc="2025-12-17T04:09:00Z">
        <w:r w:rsidR="00975B74" w:rsidRPr="00BF0D99">
          <w:rPr>
            <w:i/>
            <w:iCs/>
          </w:rPr>
          <w:t>Adj</w:t>
        </w:r>
        <w:r w:rsidR="00975B74">
          <w:t xml:space="preserve">. </w:t>
        </w:r>
        <w:r w:rsidR="00975B74" w:rsidRPr="00BF0D99">
          <w:rPr>
            <w:i/>
            <w:iCs/>
          </w:rPr>
          <w:t>R</w:t>
        </w:r>
        <w:r w:rsidR="00975B74" w:rsidRPr="00BF0D99">
          <w:rPr>
            <w:i/>
            <w:iCs/>
            <w:vertAlign w:val="superscript"/>
          </w:rPr>
          <w:t>2</w:t>
        </w:r>
      </w:ins>
      <w:ins w:id="202" w:author="Deborah Apthorp" w:date="2025-12-17T15:08:00Z">
        <w:r w:rsidRPr="009D6AC9">
          <w:t> = 0.3</w:t>
        </w:r>
      </w:ins>
      <w:ins w:id="203" w:author="Deborah Apthorp" w:date="2025-12-17T15:09:00Z" w16du:dateUtc="2025-12-17T04:09:00Z">
        <w:r w:rsidR="00975B74">
          <w:t>6</w:t>
        </w:r>
      </w:ins>
      <w:ins w:id="204" w:author="Deborah Apthorp" w:date="2025-12-17T15:08:00Z">
        <w:r w:rsidRPr="009D6AC9">
          <w:t>.</w:t>
        </w:r>
      </w:ins>
    </w:p>
    <w:p w14:paraId="4A48A362" w14:textId="77777777" w:rsidR="00BF0D99" w:rsidRPr="00BF0D99" w:rsidRDefault="00BF0D99" w:rsidP="00975B74"/>
    <w:p w14:paraId="3BFFDA68" w14:textId="42D3BF13" w:rsidR="00B52BEB" w:rsidRDefault="00D53089" w:rsidP="00975B74">
      <w:pPr>
        <w:pStyle w:val="Heading1"/>
      </w:pPr>
      <w:commentRangeStart w:id="205"/>
      <w:ins w:id="206" w:author="Deborah Apthorp" w:date="2025-12-12T16:00:00Z" w16du:dateUtc="2025-12-12T05:00:00Z">
        <w:r>
          <w:t>Discussion</w:t>
        </w:r>
        <w:commentRangeEnd w:id="205"/>
        <w:r>
          <w:rPr>
            <w:rStyle w:val="CommentReference"/>
          </w:rPr>
          <w:commentReference w:id="205"/>
        </w:r>
      </w:ins>
    </w:p>
    <w:p w14:paraId="52CFC20B" w14:textId="3D74F1B9" w:rsidR="00B52BEB" w:rsidRDefault="00B52BEB" w:rsidP="00975B74">
      <w:pPr>
        <w:pStyle w:val="Heading1"/>
      </w:pPr>
      <w:commentRangeStart w:id="207"/>
      <w:r>
        <w:t>Online Methods</w:t>
      </w:r>
      <w:commentRangeEnd w:id="207"/>
      <w:r>
        <w:rPr>
          <w:rStyle w:val="CommentReference"/>
        </w:rPr>
        <w:commentReference w:id="207"/>
      </w:r>
    </w:p>
    <w:p w14:paraId="2A8AF85E" w14:textId="3AB28CF7" w:rsidR="00AF1A6A" w:rsidRPr="003861A0" w:rsidRDefault="00143868" w:rsidP="00975B74">
      <w:pPr>
        <w:pStyle w:val="Heading2"/>
      </w:pPr>
      <w:r w:rsidRPr="003861A0">
        <w:t>Participants</w:t>
      </w:r>
    </w:p>
    <w:p w14:paraId="3C74E06A" w14:textId="20E0FA80" w:rsidR="00143868" w:rsidRPr="00E3427D" w:rsidRDefault="004909A8" w:rsidP="00975B74">
      <w:del w:id="208" w:author="Deborah Apthorp" w:date="2025-12-12T15:28:00Z" w16du:dateUtc="2025-12-12T04:28:00Z">
        <w:r w:rsidDel="003861A0">
          <w:tab/>
        </w:r>
      </w:del>
      <w:r>
        <w:t xml:space="preserve">Wave 1 participants </w:t>
      </w:r>
      <w:r w:rsidR="00CC13A9">
        <w:t xml:space="preserve">were recruited between 1 March and 23 </w:t>
      </w:r>
      <w:proofErr w:type="gramStart"/>
      <w:r w:rsidR="00CC13A9">
        <w:t>June,</w:t>
      </w:r>
      <w:proofErr w:type="gramEnd"/>
      <w:r w:rsidR="00CC13A9">
        <w:t xml:space="preserve"> 2017. </w:t>
      </w:r>
      <w:r w:rsidR="0010029A">
        <w:t xml:space="preserve">In </w:t>
      </w:r>
      <w:r w:rsidR="0033526F">
        <w:t>total, 61 participants (</w:t>
      </w:r>
      <w:r w:rsidR="004D0944">
        <w:t>51 male, 10 female</w:t>
      </w:r>
      <w:r w:rsidR="00444E0C">
        <w:t xml:space="preserve">) with a mean age of </w:t>
      </w:r>
      <w:r w:rsidR="00706F9C">
        <w:t>54.2 years (</w:t>
      </w:r>
      <w:r w:rsidR="00706F9C">
        <w:rPr>
          <w:i/>
          <w:iCs/>
        </w:rPr>
        <w:t>SD</w:t>
      </w:r>
      <w:r w:rsidR="00706F9C">
        <w:t xml:space="preserve"> = 13.0, range</w:t>
      </w:r>
      <w:r w:rsidR="00CE7A86">
        <w:t>:</w:t>
      </w:r>
      <w:r w:rsidR="00706F9C">
        <w:t xml:space="preserve"> </w:t>
      </w:r>
      <w:r w:rsidR="00CE7A86">
        <w:t xml:space="preserve">23 – 80 years) completed the online survey. </w:t>
      </w:r>
      <w:r w:rsidR="00CA724B">
        <w:t>More than 90% reported their highest relevant degree obtained</w:t>
      </w:r>
      <w:r w:rsidR="00500CA8">
        <w:t xml:space="preserve"> as a PhD, with 6.6% reporting </w:t>
      </w:r>
      <w:r w:rsidR="00DE11F7">
        <w:t>master’s degree</w:t>
      </w:r>
      <w:r w:rsidR="00500CA8">
        <w:t>, and 3.3% reporting other (</w:t>
      </w:r>
      <w:r w:rsidR="004852AE">
        <w:t>e.g.</w:t>
      </w:r>
      <w:r w:rsidR="00F155E0">
        <w:t xml:space="preserve">, </w:t>
      </w:r>
      <w:r w:rsidR="00D6798B">
        <w:rPr>
          <w:i/>
          <w:iCs/>
        </w:rPr>
        <w:t>Scientiae Doctor</w:t>
      </w:r>
      <w:r w:rsidR="00D6798B">
        <w:t>).</w:t>
      </w:r>
      <w:r w:rsidR="00054807">
        <w:t xml:space="preserve"> Participants </w:t>
      </w:r>
      <w:r w:rsidR="007C2FB5">
        <w:t>primarily resided in the United States (</w:t>
      </w:r>
      <w:r w:rsidR="007C2FB5">
        <w:rPr>
          <w:i/>
          <w:iCs/>
        </w:rPr>
        <w:t>n</w:t>
      </w:r>
      <w:r w:rsidR="007C2FB5">
        <w:t xml:space="preserve"> = </w:t>
      </w:r>
      <w:r w:rsidR="000F5156">
        <w:t>23), Australia (</w:t>
      </w:r>
      <w:r w:rsidR="000F5156">
        <w:rPr>
          <w:i/>
          <w:iCs/>
        </w:rPr>
        <w:t>n</w:t>
      </w:r>
      <w:r w:rsidR="000F5156">
        <w:t xml:space="preserve"> = 15</w:t>
      </w:r>
      <w:r w:rsidR="000D534D">
        <w:t>)</w:t>
      </w:r>
      <w:r w:rsidR="000F5156">
        <w:t>, and the United Kingdom (</w:t>
      </w:r>
      <w:r w:rsidR="000F5156">
        <w:rPr>
          <w:i/>
          <w:iCs/>
        </w:rPr>
        <w:t>n</w:t>
      </w:r>
      <w:r w:rsidR="000F5156">
        <w:t xml:space="preserve"> = </w:t>
      </w:r>
      <w:r w:rsidR="000D534D">
        <w:t>13)</w:t>
      </w:r>
      <w:r w:rsidR="00F155E0">
        <w:t xml:space="preserve">, with two participants from Canada and one each from Brazil, Denmark, France, Germany, Netherlands, New Zealand, Norway, and Switzerland. </w:t>
      </w:r>
      <w:r w:rsidR="00D45A4C">
        <w:t xml:space="preserve">The majority of </w:t>
      </w:r>
      <w:r w:rsidR="009325F2">
        <w:t xml:space="preserve">participants reported </w:t>
      </w:r>
      <w:r w:rsidR="009630E2">
        <w:t>conducting most of their research in their home countries, but others mentioned ‘Europe wide,’ along with France, Greenland, and Republic of Korea</w:t>
      </w:r>
      <w:r w:rsidR="004852AE">
        <w:t>.</w:t>
      </w:r>
      <w:r w:rsidR="00E20E3D">
        <w:t xml:space="preserve"> </w:t>
      </w:r>
      <w:r w:rsidR="00B7014D">
        <w:t>Participants reported between 3 and 55 years of experience in the field of climate science (</w:t>
      </w:r>
      <w:r w:rsidR="00B7014D">
        <w:rPr>
          <w:i/>
          <w:iCs/>
        </w:rPr>
        <w:t xml:space="preserve">M </w:t>
      </w:r>
      <w:r w:rsidR="00B7014D">
        <w:t xml:space="preserve">= 29.49 years, </w:t>
      </w:r>
      <w:r w:rsidR="00B7014D">
        <w:rPr>
          <w:i/>
          <w:iCs/>
        </w:rPr>
        <w:t>SD</w:t>
      </w:r>
      <w:r w:rsidR="00B7014D">
        <w:t xml:space="preserve"> = 12.34)</w:t>
      </w:r>
      <w:r w:rsidR="00566083">
        <w:t>, and described their work as climate science (</w:t>
      </w:r>
      <w:r w:rsidR="00566083">
        <w:rPr>
          <w:i/>
          <w:iCs/>
        </w:rPr>
        <w:t>n</w:t>
      </w:r>
      <w:r w:rsidR="00566083">
        <w:t xml:space="preserve"> = 18), atmospheric science (</w:t>
      </w:r>
      <w:r w:rsidR="00566083">
        <w:rPr>
          <w:i/>
          <w:iCs/>
        </w:rPr>
        <w:t>n</w:t>
      </w:r>
      <w:r w:rsidR="00566083">
        <w:t xml:space="preserve"> </w:t>
      </w:r>
      <w:r w:rsidR="005E35E0">
        <w:t xml:space="preserve">= 12), </w:t>
      </w:r>
      <w:r w:rsidR="005E35E0">
        <w:lastRenderedPageBreak/>
        <w:t>climate modelling (</w:t>
      </w:r>
      <w:r w:rsidR="005E35E0">
        <w:rPr>
          <w:i/>
          <w:iCs/>
        </w:rPr>
        <w:t>n</w:t>
      </w:r>
      <w:r w:rsidR="005E35E0">
        <w:t xml:space="preserve"> = 5), oceanography or marine science (</w:t>
      </w:r>
      <w:r w:rsidR="005E35E0">
        <w:rPr>
          <w:i/>
          <w:iCs/>
        </w:rPr>
        <w:t>n</w:t>
      </w:r>
      <w:r w:rsidR="005E35E0">
        <w:t xml:space="preserve"> = 5), climate policy (</w:t>
      </w:r>
      <w:r w:rsidR="00E3427D">
        <w:rPr>
          <w:i/>
          <w:iCs/>
        </w:rPr>
        <w:t>n</w:t>
      </w:r>
      <w:r w:rsidR="00E3427D">
        <w:t xml:space="preserve"> = 3), or with other terms (</w:t>
      </w:r>
      <w:r w:rsidR="00E3427D">
        <w:rPr>
          <w:i/>
          <w:iCs/>
        </w:rPr>
        <w:t>n</w:t>
      </w:r>
      <w:r w:rsidR="00E3427D">
        <w:t xml:space="preserve"> = 16) including glaciology, ecosystems, and paleoclimatology.</w:t>
      </w:r>
    </w:p>
    <w:p w14:paraId="4A97EE50" w14:textId="3056C494" w:rsidR="007A1EB6" w:rsidRPr="00440990" w:rsidRDefault="007A1EB6" w:rsidP="00975B74">
      <w:r>
        <w:t xml:space="preserve">Wave 2 participants were recruited between </w:t>
      </w:r>
      <w:r w:rsidR="00D21BC5">
        <w:t xml:space="preserve">3 March and </w:t>
      </w:r>
      <w:r w:rsidR="000B487F">
        <w:t xml:space="preserve">1 </w:t>
      </w:r>
      <w:proofErr w:type="gramStart"/>
      <w:r w:rsidR="000B487F">
        <w:t>July,</w:t>
      </w:r>
      <w:proofErr w:type="gramEnd"/>
      <w:r w:rsidR="000B487F">
        <w:t xml:space="preserve"> 2025. Overall, 427 participants </w:t>
      </w:r>
      <w:r w:rsidR="008C7606">
        <w:t>(</w:t>
      </w:r>
      <w:r w:rsidR="00D245ED">
        <w:t>250 male, 158 female, 19 ‘other’ or prefer not to say)</w:t>
      </w:r>
      <w:r w:rsidR="00064E72">
        <w:t xml:space="preserve"> with a mean age of </w:t>
      </w:r>
      <w:del w:id="209" w:author="Deborah Apthorp" w:date="2025-12-11T11:39:00Z" w16du:dateUtc="2025-12-11T00:39:00Z">
        <w:r w:rsidR="00064E72" w:rsidRPr="0013662F" w:rsidDel="00E04123">
          <w:rPr>
            <w:highlight w:val="yellow"/>
          </w:rPr>
          <w:delText>XX.X</w:delText>
        </w:r>
      </w:del>
      <w:ins w:id="210" w:author="Deborah Apthorp" w:date="2025-12-11T11:39:00Z" w16du:dateUtc="2025-12-11T00:39:00Z">
        <w:r w:rsidR="00E04123">
          <w:t>54.05</w:t>
        </w:r>
      </w:ins>
      <w:r w:rsidR="00064E72">
        <w:t xml:space="preserve"> years (</w:t>
      </w:r>
      <w:r w:rsidR="00064E72">
        <w:rPr>
          <w:i/>
          <w:iCs/>
        </w:rPr>
        <w:t>SD</w:t>
      </w:r>
      <w:r w:rsidR="00064E72">
        <w:t xml:space="preserve"> = </w:t>
      </w:r>
      <w:del w:id="211" w:author="Deborah Apthorp" w:date="2025-12-11T11:39:00Z" w16du:dateUtc="2025-12-11T00:39:00Z">
        <w:r w:rsidR="00064E72" w:rsidRPr="0013662F" w:rsidDel="00E04123">
          <w:rPr>
            <w:highlight w:val="yellow"/>
          </w:rPr>
          <w:delText>XX.X</w:delText>
        </w:r>
      </w:del>
      <w:ins w:id="212" w:author="Deborah Apthorp" w:date="2025-12-11T11:39:00Z" w16du:dateUtc="2025-12-11T00:39:00Z">
        <w:r w:rsidR="00E04123">
          <w:t>12.32</w:t>
        </w:r>
      </w:ins>
      <w:r w:rsidR="00064E72">
        <w:t xml:space="preserve">, range = </w:t>
      </w:r>
      <w:del w:id="213" w:author="Deborah Apthorp" w:date="2025-12-11T11:42:00Z" w16du:dateUtc="2025-12-11T00:42:00Z">
        <w:r w:rsidR="00064E72" w:rsidRPr="0013662F" w:rsidDel="00375CD6">
          <w:rPr>
            <w:highlight w:val="yellow"/>
          </w:rPr>
          <w:delText xml:space="preserve">XX </w:delText>
        </w:r>
      </w:del>
      <w:ins w:id="214" w:author="Deborah Apthorp" w:date="2025-12-11T11:42:00Z" w16du:dateUtc="2025-12-11T00:42:00Z">
        <w:r w:rsidR="00375CD6">
          <w:rPr>
            <w:highlight w:val="yellow"/>
          </w:rPr>
          <w:t>27</w:t>
        </w:r>
        <w:r w:rsidR="00375CD6" w:rsidRPr="0013662F">
          <w:rPr>
            <w:highlight w:val="yellow"/>
          </w:rPr>
          <w:t xml:space="preserve"> </w:t>
        </w:r>
      </w:ins>
      <w:r w:rsidR="00064E72" w:rsidRPr="0013662F">
        <w:rPr>
          <w:highlight w:val="yellow"/>
        </w:rPr>
        <w:t xml:space="preserve">– </w:t>
      </w:r>
      <w:del w:id="215" w:author="Deborah Apthorp" w:date="2025-12-11T11:42:00Z" w16du:dateUtc="2025-12-11T00:42:00Z">
        <w:r w:rsidR="00064E72" w:rsidRPr="0013662F" w:rsidDel="00375CD6">
          <w:rPr>
            <w:highlight w:val="yellow"/>
          </w:rPr>
          <w:delText>XX</w:delText>
        </w:r>
      </w:del>
      <w:ins w:id="216" w:author="Deborah Apthorp" w:date="2025-12-11T11:42:00Z" w16du:dateUtc="2025-12-11T00:42:00Z">
        <w:r w:rsidR="00375CD6">
          <w:t>85</w:t>
        </w:r>
      </w:ins>
      <w:r w:rsidR="00064E72">
        <w:t xml:space="preserve">) completed the online survey. </w:t>
      </w:r>
      <w:r w:rsidR="00263ECD">
        <w:t>Hi</w:t>
      </w:r>
      <w:r w:rsidR="00440990">
        <w:t xml:space="preserve">ghest degree obtained was Ph.D. for 96% of our participants, followed by master’s degree </w:t>
      </w:r>
      <w:r w:rsidR="00536FB6">
        <w:t xml:space="preserve">(2.3%), bachelor’s/honours (0.4%), and </w:t>
      </w:r>
      <w:r w:rsidR="001D0CC3">
        <w:t>other (1.2%</w:t>
      </w:r>
      <w:r w:rsidR="008E7ED0">
        <w:t>; Doctor of Science</w:t>
      </w:r>
      <w:r w:rsidR="008F1EA7">
        <w:t>, M.D., D.V.</w:t>
      </w:r>
      <w:commentRangeStart w:id="217"/>
      <w:r w:rsidR="008F1EA7">
        <w:t>M</w:t>
      </w:r>
      <w:commentRangeEnd w:id="217"/>
      <w:r w:rsidR="00F82635">
        <w:rPr>
          <w:rStyle w:val="CommentReference"/>
        </w:rPr>
        <w:commentReference w:id="217"/>
      </w:r>
      <w:r w:rsidR="008F1EA7">
        <w:t>.</w:t>
      </w:r>
      <w:r w:rsidR="00026130">
        <w:t>).</w:t>
      </w:r>
      <w:r w:rsidR="00D45A4C">
        <w:t xml:space="preserve"> </w:t>
      </w:r>
    </w:p>
    <w:p w14:paraId="37E1A400" w14:textId="432D2AA2" w:rsidR="00C12CDF" w:rsidRDefault="00FC5D1B" w:rsidP="00975B74">
      <w:pPr>
        <w:pStyle w:val="Heading2"/>
      </w:pPr>
      <w:r w:rsidRPr="00421E9E">
        <w:t>Measures</w:t>
      </w:r>
      <w:r w:rsidR="004717D5">
        <w:t>: Waves 1 and 2</w:t>
      </w:r>
    </w:p>
    <w:p w14:paraId="03B45C74" w14:textId="06A017AF" w:rsidR="00AE0CFA" w:rsidRDefault="00AE0CFA" w:rsidP="00975B74">
      <w:r>
        <w:rPr>
          <w:i/>
          <w:iCs/>
        </w:rPr>
        <w:t>Demographics.</w:t>
      </w:r>
      <w:r w:rsidR="00A55E98">
        <w:t xml:space="preserve"> Participants were asked a series of demographic questions including age, gender identity, </w:t>
      </w:r>
      <w:r w:rsidR="003045C1">
        <w:t xml:space="preserve">highest level of education attained, </w:t>
      </w:r>
      <w:r w:rsidR="00A55E98">
        <w:t>th</w:t>
      </w:r>
      <w:r w:rsidR="00BE1FA4">
        <w:t>e country in which they resided, the country</w:t>
      </w:r>
      <w:r w:rsidR="003045C1">
        <w:t>/countries in which they conducted their research</w:t>
      </w:r>
      <w:r w:rsidR="00885B53">
        <w:t>, the type of organisation they worked for, and the nature of their role within that organisation.</w:t>
      </w:r>
    </w:p>
    <w:p w14:paraId="3CCECE0F" w14:textId="5F579A4F" w:rsidR="005129D4" w:rsidRDefault="00590003" w:rsidP="00975B74">
      <w:pPr>
        <w:rPr>
          <w:i/>
          <w:iCs/>
        </w:rPr>
      </w:pPr>
      <w:r>
        <w:rPr>
          <w:i/>
          <w:iCs/>
        </w:rPr>
        <w:t xml:space="preserve">Depression Anxiety </w:t>
      </w:r>
      <w:r w:rsidR="005129D4">
        <w:rPr>
          <w:i/>
          <w:iCs/>
        </w:rPr>
        <w:t>Stress Scales (DASS-21</w:t>
      </w:r>
      <w:ins w:id="218" w:author="Deborah Apthorp" w:date="2025-12-11T11:43:00Z" w16du:dateUtc="2025-12-11T00:43:00Z">
        <w:r w:rsidR="00375CD6">
          <w:rPr>
            <w:i/>
            <w:iCs/>
          </w:rPr>
          <w:t xml:space="preserve">; </w:t>
        </w:r>
      </w:ins>
      <w:del w:id="219" w:author="Deborah Apthorp" w:date="2025-12-11T11:43:00Z" w16du:dateUtc="2025-12-11T00:43:00Z">
        <w:r w:rsidR="005129D4" w:rsidDel="00375CD6">
          <w:rPr>
            <w:i/>
            <w:iCs/>
          </w:rPr>
          <w:delText>)</w:delText>
        </w:r>
        <w:r w:rsidR="002E0B47" w:rsidDel="00375CD6">
          <w:rPr>
            <w:i/>
            <w:iCs/>
          </w:rPr>
          <w:delText xml:space="preserve"> (</w:delText>
        </w:r>
      </w:del>
      <w:r w:rsidR="002E0B47">
        <w:rPr>
          <w:i/>
          <w:iCs/>
        </w:rPr>
        <w:t>Lovibond &amp; Lovibond, 1995</w:t>
      </w:r>
      <w:r w:rsidR="00C82BE1">
        <w:rPr>
          <w:i/>
          <w:iCs/>
        </w:rPr>
        <w:t>a</w:t>
      </w:r>
      <w:r w:rsidR="002E0B47">
        <w:rPr>
          <w:i/>
          <w:iCs/>
        </w:rPr>
        <w:t xml:space="preserve">). </w:t>
      </w:r>
      <w:r w:rsidR="002E0B47">
        <w:t xml:space="preserve">The DASS-21 is a 21-item </w:t>
      </w:r>
      <w:r w:rsidR="00D548D8">
        <w:t>self-report screening measure of depression, anxiety, and stress symptoms experienced over the preceding week. Item response options range</w:t>
      </w:r>
      <w:r w:rsidR="001161DF">
        <w:t>d</w:t>
      </w:r>
      <w:r w:rsidR="00D548D8">
        <w:t xml:space="preserve"> from 0 (</w:t>
      </w:r>
      <w:r w:rsidR="00A11A55">
        <w:rPr>
          <w:i/>
          <w:iCs/>
        </w:rPr>
        <w:t>never</w:t>
      </w:r>
      <w:r w:rsidR="00A11A55">
        <w:t>) to 3 (</w:t>
      </w:r>
      <w:r w:rsidR="00A11A55">
        <w:rPr>
          <w:i/>
          <w:iCs/>
        </w:rPr>
        <w:t>almost always</w:t>
      </w:r>
      <w:r w:rsidR="00A11A55">
        <w:t>)</w:t>
      </w:r>
      <w:r w:rsidR="00C622C7">
        <w:t xml:space="preserve">. </w:t>
      </w:r>
      <w:commentRangeStart w:id="220"/>
      <w:commentRangeStart w:id="221"/>
      <w:r w:rsidR="00C622C7">
        <w:t>The DASS-21 has well-validated clinical cut-offs identified for mild, moderate, severe, and extremely severe presentations of symptoms on each subscale</w:t>
      </w:r>
      <w:r w:rsidR="00242167">
        <w:t>, with moderate symptoms established as a baseline for clinical</w:t>
      </w:r>
      <w:r w:rsidR="00C82BE1">
        <w:t xml:space="preserve"> relevance. </w:t>
      </w:r>
      <w:commentRangeEnd w:id="220"/>
      <w:r w:rsidR="00B506DF">
        <w:rPr>
          <w:rStyle w:val="CommentReference"/>
        </w:rPr>
        <w:commentReference w:id="220"/>
      </w:r>
      <w:commentRangeEnd w:id="221"/>
      <w:r w:rsidR="00E04123">
        <w:rPr>
          <w:rStyle w:val="CommentReference"/>
        </w:rPr>
        <w:commentReference w:id="221"/>
      </w:r>
      <w:r w:rsidR="00C82BE1">
        <w:t xml:space="preserve">The DASS-21 </w:t>
      </w:r>
      <w:r w:rsidR="003659CB">
        <w:t>consistently has been shown to have good psychometric properties (Lovibond &amp; Lovibond, 1995b). Cronbach’s alphas in the current sample</w:t>
      </w:r>
      <w:r w:rsidR="002944C6">
        <w:t>s</w:t>
      </w:r>
      <w:r w:rsidR="003659CB">
        <w:t xml:space="preserve"> </w:t>
      </w:r>
      <w:r w:rsidR="003659CB" w:rsidRPr="005B2A97">
        <w:rPr>
          <w:highlight w:val="yellow"/>
        </w:rPr>
        <w:t>were</w:t>
      </w:r>
      <w:ins w:id="222" w:author="Deborah Apthorp" w:date="2025-12-11T11:44:00Z" w16du:dateUtc="2025-12-11T00:44:00Z">
        <w:r w:rsidR="00375CD6">
          <w:rPr>
            <w:i/>
            <w:iCs/>
          </w:rPr>
          <w:t xml:space="preserve"> </w:t>
        </w:r>
        <w:r w:rsidR="00375CD6" w:rsidRPr="00375CD6">
          <w:rPr>
            <w:rPrChange w:id="223" w:author="Deborah Apthorp" w:date="2025-12-11T11:45:00Z" w16du:dateUtc="2025-12-11T00:45:00Z">
              <w:rPr>
                <w:i/>
                <w:iCs/>
              </w:rPr>
            </w:rPrChange>
          </w:rPr>
          <w:t>.89, .80, and .89 for depression, anxiety and stress respectively</w:t>
        </w:r>
        <w:r w:rsidR="00375CD6">
          <w:rPr>
            <w:i/>
            <w:iCs/>
          </w:rPr>
          <w:t>.</w:t>
        </w:r>
      </w:ins>
      <w:del w:id="224" w:author="Deborah Apthorp" w:date="2025-12-11T11:44:00Z" w16du:dateUtc="2025-12-11T00:44:00Z">
        <w:r w:rsidR="00EE2EBA" w:rsidRPr="005B2A97" w:rsidDel="00375CD6">
          <w:rPr>
            <w:highlight w:val="yellow"/>
          </w:rPr>
          <w:delText>…</w:delText>
        </w:r>
        <w:r w:rsidR="005129D4" w:rsidDel="00375CD6">
          <w:rPr>
            <w:i/>
            <w:iCs/>
          </w:rPr>
          <w:delText xml:space="preserve"> </w:delText>
        </w:r>
      </w:del>
    </w:p>
    <w:p w14:paraId="6FD893C2" w14:textId="265EB496" w:rsidR="004717D5" w:rsidRDefault="004717D5" w:rsidP="00975B74">
      <w:r>
        <w:rPr>
          <w:i/>
          <w:iCs/>
        </w:rPr>
        <w:t xml:space="preserve">Copenhagen Burnout Inventory (CBI) </w:t>
      </w:r>
      <w:r w:rsidRPr="00D4590F">
        <w:t>(Kristensen et al., 2005).</w:t>
      </w:r>
      <w:r>
        <w:t xml:space="preserve"> Two subscales of the CBI were used to assess the personal burnout (e.g., </w:t>
      </w:r>
      <w:r>
        <w:rPr>
          <w:i/>
          <w:iCs/>
        </w:rPr>
        <w:t xml:space="preserve">How often do you feel worn </w:t>
      </w:r>
      <w:proofErr w:type="gramStart"/>
      <w:r>
        <w:rPr>
          <w:i/>
          <w:iCs/>
        </w:rPr>
        <w:t>out?;</w:t>
      </w:r>
      <w:proofErr w:type="gramEnd"/>
      <w:r>
        <w:t xml:space="preserve"> 6 items) and work-related burnout (e.g., </w:t>
      </w:r>
      <w:r>
        <w:rPr>
          <w:i/>
          <w:iCs/>
        </w:rPr>
        <w:t xml:space="preserve">Is your work emotionally </w:t>
      </w:r>
      <w:proofErr w:type="gramStart"/>
      <w:r>
        <w:rPr>
          <w:i/>
          <w:iCs/>
        </w:rPr>
        <w:t>exhausting?;</w:t>
      </w:r>
      <w:proofErr w:type="gramEnd"/>
      <w:r>
        <w:t xml:space="preserve"> 7 items) experiences of our </w:t>
      </w:r>
      <w:r>
        <w:lastRenderedPageBreak/>
        <w:t>participants. Likert-scale response options ranged from (</w:t>
      </w:r>
      <w:r>
        <w:rPr>
          <w:i/>
          <w:iCs/>
        </w:rPr>
        <w:t>never/almost never or to a very low degree</w:t>
      </w:r>
      <w:r>
        <w:t>) to 100 (</w:t>
      </w:r>
      <w:r>
        <w:rPr>
          <w:i/>
          <w:iCs/>
        </w:rPr>
        <w:t>always or to a very high degree</w:t>
      </w:r>
      <w:r>
        <w:t>), with three other response options available valued at 25, 50, and 75. Kristensen et al. (2005) reported very high internal reliability and occupational differentiation, indicating good validity. Correlations with assessments of fatigue and psychological well-being were found in the predicted directions, and burnout scores predicted other self-reported well-being indicators such as future sickness absence, sleep problems, and intention to quit. Cronbach’s alphas in the current sample</w:t>
      </w:r>
      <w:r w:rsidR="00991009">
        <w:t>s</w:t>
      </w:r>
      <w:r>
        <w:t xml:space="preserve"> for personal and work-related burnout were </w:t>
      </w:r>
      <w:del w:id="225" w:author="Deborah Apthorp" w:date="2025-12-11T11:45:00Z" w16du:dateUtc="2025-12-11T00:45:00Z">
        <w:r w:rsidRPr="00BF17E7" w:rsidDel="00375CD6">
          <w:rPr>
            <w:highlight w:val="yellow"/>
          </w:rPr>
          <w:delText>XX</w:delText>
        </w:r>
        <w:r w:rsidDel="00375CD6">
          <w:delText xml:space="preserve"> </w:delText>
        </w:r>
      </w:del>
      <w:ins w:id="226" w:author="Deborah Apthorp" w:date="2025-12-11T11:45:00Z" w16du:dateUtc="2025-12-11T00:45:00Z">
        <w:r w:rsidR="00375CD6">
          <w:t xml:space="preserve">.91 </w:t>
        </w:r>
      </w:ins>
      <w:r>
        <w:t xml:space="preserve">and </w:t>
      </w:r>
      <w:del w:id="227" w:author="Deborah Apthorp" w:date="2025-12-11T11:45:00Z" w16du:dateUtc="2025-12-11T00:45:00Z">
        <w:r w:rsidRPr="00BF17E7" w:rsidDel="00375CD6">
          <w:rPr>
            <w:highlight w:val="yellow"/>
          </w:rPr>
          <w:delText>XX</w:delText>
        </w:r>
      </w:del>
      <w:ins w:id="228" w:author="Deborah Apthorp" w:date="2025-12-11T11:45:00Z" w16du:dateUtc="2025-12-11T00:45:00Z">
        <w:r w:rsidR="00375CD6">
          <w:t>.89</w:t>
        </w:r>
      </w:ins>
      <w:r>
        <w:t>, respectively.</w:t>
      </w:r>
    </w:p>
    <w:p w14:paraId="2CAB6ADA" w14:textId="77E05B02" w:rsidR="004717D5" w:rsidRPr="004717D5" w:rsidRDefault="00FC5D1B" w:rsidP="00975B74">
      <w:pPr>
        <w:pStyle w:val="Heading2"/>
      </w:pPr>
      <w:r>
        <w:t>Measures</w:t>
      </w:r>
      <w:r w:rsidR="004717D5">
        <w:t>: Wave 2</w:t>
      </w:r>
    </w:p>
    <w:p w14:paraId="34ECFFE4" w14:textId="03FEA6AD" w:rsidR="008F0569" w:rsidRPr="007B49C2" w:rsidRDefault="008F0569" w:rsidP="00975B74">
      <w:r>
        <w:rPr>
          <w:i/>
          <w:iCs/>
        </w:rPr>
        <w:t>Short Warwick-Edinburgh Mental Well-being Scale</w:t>
      </w:r>
      <w:r w:rsidR="0030555A">
        <w:rPr>
          <w:i/>
          <w:iCs/>
        </w:rPr>
        <w:t xml:space="preserve"> (SWEMWBS)</w:t>
      </w:r>
      <w:r w:rsidR="00485870">
        <w:t xml:space="preserve"> (</w:t>
      </w:r>
      <w:r w:rsidR="00485870" w:rsidRPr="00485870">
        <w:rPr>
          <w:highlight w:val="yellow"/>
        </w:rPr>
        <w:t>XX</w:t>
      </w:r>
      <w:r w:rsidR="00485870">
        <w:t xml:space="preserve">). </w:t>
      </w:r>
      <w:r w:rsidR="00476A7B">
        <w:t xml:space="preserve">The SWEMWBS is </w:t>
      </w:r>
      <w:r w:rsidR="00071658">
        <w:t xml:space="preserve">a </w:t>
      </w:r>
      <w:r w:rsidR="00FF7BB0">
        <w:t xml:space="preserve">widely used </w:t>
      </w:r>
      <w:r w:rsidR="00071658">
        <w:t xml:space="preserve">7-item shortened version of the original </w:t>
      </w:r>
      <w:r w:rsidR="00505A09">
        <w:t>Warwick-Edinburgh Mental Well-being Scale</w:t>
      </w:r>
      <w:r w:rsidR="006C43F9">
        <w:t xml:space="preserve"> (</w:t>
      </w:r>
      <w:r w:rsidR="0040400B">
        <w:t>Tennant et al., 2007)</w:t>
      </w:r>
      <w:r w:rsidR="00505A09">
        <w:t xml:space="preserve"> designed to assess positive experiences of </w:t>
      </w:r>
      <w:r w:rsidR="005D0918">
        <w:t xml:space="preserve">subjective mental </w:t>
      </w:r>
      <w:r w:rsidR="00505A09">
        <w:t xml:space="preserve">well-being </w:t>
      </w:r>
      <w:r w:rsidR="00AC49DC">
        <w:t xml:space="preserve">over the previous 2 weeks (e.g., </w:t>
      </w:r>
      <w:r w:rsidR="00AC49DC">
        <w:rPr>
          <w:i/>
          <w:iCs/>
        </w:rPr>
        <w:t>I’ve been dealing with problems well</w:t>
      </w:r>
      <w:r w:rsidR="00AC49DC">
        <w:t>). Likert-scale r</w:t>
      </w:r>
      <w:r w:rsidR="007B49C2">
        <w:t>esponse options ranged from 1 (</w:t>
      </w:r>
      <w:r w:rsidR="007B49C2">
        <w:rPr>
          <w:i/>
          <w:iCs/>
        </w:rPr>
        <w:t>none of the time</w:t>
      </w:r>
      <w:r w:rsidR="007B49C2">
        <w:t>) to 5 (</w:t>
      </w:r>
      <w:r w:rsidR="007B49C2">
        <w:rPr>
          <w:i/>
          <w:iCs/>
        </w:rPr>
        <w:t>all of the time</w:t>
      </w:r>
      <w:r w:rsidR="007B49C2">
        <w:t xml:space="preserve">). </w:t>
      </w:r>
      <w:r w:rsidR="00FF7BB0">
        <w:t xml:space="preserve">A recent </w:t>
      </w:r>
      <w:r w:rsidR="00DA7EB4">
        <w:t>systematic review</w:t>
      </w:r>
      <w:r w:rsidR="00FF7BB0">
        <w:t xml:space="preserve"> confirmed the SWEMWBS</w:t>
      </w:r>
      <w:r w:rsidR="005D0918">
        <w:t>’s good psychometric properties with respect to validity and reliability (</w:t>
      </w:r>
      <w:r w:rsidR="003F0282">
        <w:t xml:space="preserve">Perera et al., 2025). Cronbach’s alpha in the current sample was </w:t>
      </w:r>
      <w:del w:id="229" w:author="Deborah Apthorp" w:date="2025-12-11T11:46:00Z" w16du:dateUtc="2025-12-11T00:46:00Z">
        <w:r w:rsidR="003F0282" w:rsidRPr="003F0282" w:rsidDel="00375CD6">
          <w:rPr>
            <w:highlight w:val="yellow"/>
          </w:rPr>
          <w:delText>XX</w:delText>
        </w:r>
      </w:del>
      <w:ins w:id="230" w:author="Deborah Apthorp" w:date="2025-12-11T11:46:00Z" w16du:dateUtc="2025-12-11T00:46:00Z">
        <w:r w:rsidR="00375CD6">
          <w:t>.84</w:t>
        </w:r>
      </w:ins>
      <w:r w:rsidR="003F0282">
        <w:t>.</w:t>
      </w:r>
    </w:p>
    <w:p w14:paraId="3EDFA2BF" w14:textId="45ABD9FB" w:rsidR="00AC10D3" w:rsidRDefault="00920E25" w:rsidP="00975B74">
      <w:r>
        <w:rPr>
          <w:i/>
          <w:iCs/>
        </w:rPr>
        <w:t>Work and Meaning Inventory</w:t>
      </w:r>
      <w:r w:rsidR="00EF4D0F">
        <w:rPr>
          <w:i/>
          <w:iCs/>
        </w:rPr>
        <w:t xml:space="preserve"> (WAMI)</w:t>
      </w:r>
      <w:r w:rsidR="00EF4D0F">
        <w:t xml:space="preserve"> (Steger et al., 2012). </w:t>
      </w:r>
      <w:r w:rsidR="004C30A2">
        <w:t xml:space="preserve">Participants completed the </w:t>
      </w:r>
      <w:r w:rsidR="00590720">
        <w:t xml:space="preserve">10-item WAMI to assess </w:t>
      </w:r>
      <w:r w:rsidR="00005D84">
        <w:t xml:space="preserve">the degree to which they perceived their work as a subjectively meaningful experience. The WAMI </w:t>
      </w:r>
      <w:r w:rsidR="009D5138">
        <w:t xml:space="preserve">is comprised of three subscales: </w:t>
      </w:r>
      <w:r w:rsidR="00537506">
        <w:t xml:space="preserve">positive meaning (e.g., </w:t>
      </w:r>
      <w:r w:rsidR="00537506">
        <w:rPr>
          <w:i/>
          <w:iCs/>
        </w:rPr>
        <w:t>I have a good sense of what makes my job meaningful;</w:t>
      </w:r>
      <w:r w:rsidR="00537506">
        <w:t xml:space="preserve"> 4 items), </w:t>
      </w:r>
      <w:r w:rsidR="00AD5C86">
        <w:t xml:space="preserve">meaning making through work (e.g., </w:t>
      </w:r>
      <w:r w:rsidR="00AD5C86">
        <w:rPr>
          <w:i/>
          <w:iCs/>
        </w:rPr>
        <w:t>My work helps me make sense of the world around me;</w:t>
      </w:r>
      <w:r w:rsidR="00AD5C86">
        <w:t xml:space="preserve"> 3 items), and greater good motivations (e.g., </w:t>
      </w:r>
      <w:r w:rsidR="00CF0E8F">
        <w:rPr>
          <w:i/>
          <w:iCs/>
        </w:rPr>
        <w:t>The work I do serves a greater purpose;</w:t>
      </w:r>
      <w:r w:rsidR="00CF0E8F">
        <w:t xml:space="preserve"> 3 items). </w:t>
      </w:r>
      <w:r w:rsidR="00B00B9A">
        <w:t>Likert-scale r</w:t>
      </w:r>
      <w:r w:rsidR="00CF0E8F">
        <w:t xml:space="preserve">esponse </w:t>
      </w:r>
      <w:r w:rsidR="00CF0E8F">
        <w:lastRenderedPageBreak/>
        <w:t xml:space="preserve">options ranged from </w:t>
      </w:r>
      <w:r w:rsidR="00B00B9A">
        <w:t>1 (</w:t>
      </w:r>
      <w:r w:rsidR="00B00B9A">
        <w:rPr>
          <w:i/>
          <w:iCs/>
        </w:rPr>
        <w:t>absolutely untrue</w:t>
      </w:r>
      <w:r w:rsidR="00B00B9A">
        <w:t>) to 5 (</w:t>
      </w:r>
      <w:r w:rsidR="00B00B9A">
        <w:rPr>
          <w:i/>
          <w:iCs/>
        </w:rPr>
        <w:t>absolutely true</w:t>
      </w:r>
      <w:r w:rsidR="00B00B9A">
        <w:t>).</w:t>
      </w:r>
      <w:r w:rsidR="00EF4D0F">
        <w:t xml:space="preserve"> </w:t>
      </w:r>
      <w:r w:rsidR="00F62263">
        <w:t>Initial</w:t>
      </w:r>
      <w:r w:rsidR="001874DA">
        <w:t xml:space="preserve"> (Steger et al., 2012) and later (Paola et al., 2022) assessments of the WAMI </w:t>
      </w:r>
      <w:r w:rsidR="00391E49">
        <w:t xml:space="preserve">indicate its strong psychometric properties with respect to validity and reliability. Cronbach’s alpha in the current sample was </w:t>
      </w:r>
      <w:ins w:id="231" w:author="Deborah Apthorp" w:date="2025-12-11T11:47:00Z" w16du:dateUtc="2025-12-11T00:47:00Z">
        <w:r w:rsidR="00375CD6">
          <w:t>.</w:t>
        </w:r>
        <w:commentRangeStart w:id="232"/>
        <w:r w:rsidR="00375CD6">
          <w:t>89</w:t>
        </w:r>
      </w:ins>
      <w:commentRangeEnd w:id="232"/>
      <w:ins w:id="233" w:author="Deborah Apthorp" w:date="2025-12-11T11:48:00Z" w16du:dateUtc="2025-12-11T00:48:00Z">
        <w:r w:rsidR="00375CD6">
          <w:rPr>
            <w:rStyle w:val="CommentReference"/>
          </w:rPr>
          <w:commentReference w:id="232"/>
        </w:r>
      </w:ins>
      <w:commentRangeStart w:id="234"/>
      <w:del w:id="235" w:author="Deborah Apthorp" w:date="2025-12-11T11:46:00Z" w16du:dateUtc="2025-12-11T00:46:00Z">
        <w:r w:rsidR="00391E49" w:rsidRPr="00391E49" w:rsidDel="00375CD6">
          <w:rPr>
            <w:highlight w:val="yellow"/>
          </w:rPr>
          <w:delText>XX</w:delText>
        </w:r>
        <w:commentRangeEnd w:id="234"/>
        <w:r w:rsidR="00B506DF" w:rsidDel="00375CD6">
          <w:rPr>
            <w:rStyle w:val="CommentReference"/>
          </w:rPr>
          <w:commentReference w:id="234"/>
        </w:r>
      </w:del>
    </w:p>
    <w:p w14:paraId="6FC62132" w14:textId="558AFD6F" w:rsidR="00453BEE" w:rsidRPr="00631DF9" w:rsidRDefault="00453BEE" w:rsidP="00975B74">
      <w:r>
        <w:rPr>
          <w:i/>
          <w:iCs/>
        </w:rPr>
        <w:t>Survey of Perceived Organizational Support</w:t>
      </w:r>
      <w:r w:rsidR="00F8050A">
        <w:rPr>
          <w:i/>
          <w:iCs/>
        </w:rPr>
        <w:t xml:space="preserve"> (SPOS-8) </w:t>
      </w:r>
      <w:r w:rsidR="00F57ADE">
        <w:t>(</w:t>
      </w:r>
      <w:commentRangeStart w:id="236"/>
      <w:r w:rsidR="00F57ADE" w:rsidRPr="009A5D60">
        <w:rPr>
          <w:highlight w:val="yellow"/>
        </w:rPr>
        <w:t>XX</w:t>
      </w:r>
      <w:commentRangeEnd w:id="236"/>
      <w:r w:rsidR="00375CD6">
        <w:rPr>
          <w:rStyle w:val="CommentReference"/>
        </w:rPr>
        <w:commentReference w:id="236"/>
      </w:r>
      <w:r w:rsidR="00F57ADE">
        <w:t>). The SPOS-8 is a</w:t>
      </w:r>
      <w:r w:rsidR="00AE6EBE">
        <w:t>n 8-item</w:t>
      </w:r>
      <w:r w:rsidR="00F57ADE">
        <w:t xml:space="preserve"> </w:t>
      </w:r>
      <w:r w:rsidR="0094394F">
        <w:t xml:space="preserve">shortened version of Eisenberger et al.’s (1986) 36-item measure </w:t>
      </w:r>
      <w:r w:rsidR="00D91220">
        <w:t xml:space="preserve">which was developed to assess </w:t>
      </w:r>
      <w:r w:rsidR="002277BC">
        <w:t xml:space="preserve">an employee’s general belief that </w:t>
      </w:r>
      <w:r w:rsidR="00AB44EF">
        <w:t>the</w:t>
      </w:r>
      <w:r w:rsidR="00F35043">
        <w:t xml:space="preserve">ir employer </w:t>
      </w:r>
      <w:r w:rsidR="00AB44EF">
        <w:t>is committed to</w:t>
      </w:r>
      <w:r w:rsidR="00FB1DDE">
        <w:t xml:space="preserve"> him/her/them, values the employee’s </w:t>
      </w:r>
      <w:r w:rsidR="00F35043">
        <w:t xml:space="preserve">ongoing </w:t>
      </w:r>
      <w:r w:rsidR="00FB1DDE">
        <w:t>membership, and is concerned about the employee’s well-being</w:t>
      </w:r>
      <w:r w:rsidR="00AE6EBE">
        <w:t xml:space="preserve"> (e.g., </w:t>
      </w:r>
      <w:r w:rsidR="00AE6EBE">
        <w:rPr>
          <w:i/>
          <w:iCs/>
        </w:rPr>
        <w:t>This organisation really cares about my well-being</w:t>
      </w:r>
      <w:r w:rsidR="00AE6EBE">
        <w:t xml:space="preserve">). </w:t>
      </w:r>
      <w:r w:rsidR="001161DF">
        <w:t>Likert-scale r</w:t>
      </w:r>
      <w:r w:rsidR="00631DF9">
        <w:t>esponse options ranged from 0 (</w:t>
      </w:r>
      <w:r w:rsidR="00631DF9">
        <w:rPr>
          <w:i/>
          <w:iCs/>
        </w:rPr>
        <w:t>strongly disagree</w:t>
      </w:r>
      <w:r w:rsidR="00631DF9">
        <w:t>) to 6 (</w:t>
      </w:r>
      <w:r w:rsidR="00631DF9">
        <w:rPr>
          <w:i/>
          <w:iCs/>
        </w:rPr>
        <w:t>strongly agree</w:t>
      </w:r>
      <w:r w:rsidR="00631DF9">
        <w:t xml:space="preserve">). </w:t>
      </w:r>
      <w:r w:rsidR="003A7103">
        <w:t xml:space="preserve">Assessments of the longer version have shown </w:t>
      </w:r>
      <w:proofErr w:type="spellStart"/>
      <w:r w:rsidR="003A7103">
        <w:t>unidimensionality</w:t>
      </w:r>
      <w:proofErr w:type="spellEnd"/>
      <w:r w:rsidR="003A7103">
        <w:t>, reliability, and acceptable item-total correlations</w:t>
      </w:r>
      <w:r w:rsidR="00E815F3">
        <w:t>, and examinations of the</w:t>
      </w:r>
      <w:r w:rsidR="00B22CF6">
        <w:t xml:space="preserve"> 8-item version ha</w:t>
      </w:r>
      <w:r w:rsidR="00E815F3">
        <w:t>ve</w:t>
      </w:r>
      <w:r w:rsidR="00B22CF6">
        <w:t xml:space="preserve"> shown </w:t>
      </w:r>
      <w:r w:rsidR="00693D8C">
        <w:t>good reliability</w:t>
      </w:r>
      <w:r w:rsidR="00E815F3">
        <w:t xml:space="preserve"> (Hellman et al., </w:t>
      </w:r>
      <w:r w:rsidR="006A2C7A">
        <w:t xml:space="preserve">2006). Cronbach’s alpha in the current sample was </w:t>
      </w:r>
      <w:del w:id="237" w:author="Deborah Apthorp" w:date="2025-12-11T11:50:00Z" w16du:dateUtc="2025-12-11T00:50:00Z">
        <w:r w:rsidR="006A2C7A" w:rsidRPr="006A2C7A" w:rsidDel="008332A2">
          <w:rPr>
            <w:highlight w:val="yellow"/>
          </w:rPr>
          <w:delText>XX</w:delText>
        </w:r>
      </w:del>
      <w:ins w:id="238" w:author="Deborah Apthorp" w:date="2025-12-11T11:50:00Z" w16du:dateUtc="2025-12-11T00:50:00Z">
        <w:r w:rsidR="008332A2">
          <w:t>.92</w:t>
        </w:r>
      </w:ins>
      <w:r w:rsidR="006A2C7A">
        <w:t xml:space="preserve">. </w:t>
      </w:r>
    </w:p>
    <w:p w14:paraId="612EC130" w14:textId="5327D08A" w:rsidR="00F275F5" w:rsidRDefault="00F275F5" w:rsidP="00975B74">
      <w:r>
        <w:rPr>
          <w:i/>
          <w:iCs/>
        </w:rPr>
        <w:t>Hogg Eco-anxiety Scale</w:t>
      </w:r>
      <w:r w:rsidR="00E07B67">
        <w:rPr>
          <w:i/>
          <w:iCs/>
        </w:rPr>
        <w:t xml:space="preserve"> (HEAS)</w:t>
      </w:r>
      <w:r w:rsidR="00E07B67">
        <w:t xml:space="preserve"> (Hogg et al., 2021). </w:t>
      </w:r>
      <w:r w:rsidR="00FE13EB">
        <w:t xml:space="preserve">The HEAS is a 13-item scale </w:t>
      </w:r>
      <w:r w:rsidR="00947204">
        <w:t xml:space="preserve">designed to assess anxiety </w:t>
      </w:r>
      <w:r w:rsidR="004758AF">
        <w:t>about a variety of environmental conditions (</w:t>
      </w:r>
      <w:r w:rsidR="002217D2">
        <w:t xml:space="preserve">e.g., </w:t>
      </w:r>
      <w:r w:rsidR="004758AF">
        <w:t>climate change</w:t>
      </w:r>
      <w:r w:rsidR="002217D2">
        <w:t>, environmental degradation, and pollution</w:t>
      </w:r>
      <w:r w:rsidR="004758AF">
        <w:t xml:space="preserve">) and </w:t>
      </w:r>
      <w:r w:rsidR="00B253C3">
        <w:t>one’s</w:t>
      </w:r>
      <w:r w:rsidR="004758AF">
        <w:t xml:space="preserve"> personal negative impact on the planet</w:t>
      </w:r>
      <w:r w:rsidR="00B253C3">
        <w:t xml:space="preserve"> across the preceding two weeks</w:t>
      </w:r>
      <w:r w:rsidR="004758AF">
        <w:t>. The HEAS is comprised of 4 subscales:</w:t>
      </w:r>
      <w:r w:rsidR="002217D2">
        <w:t xml:space="preserve"> </w:t>
      </w:r>
      <w:r w:rsidR="005114A8">
        <w:t>affective symptoms</w:t>
      </w:r>
      <w:r w:rsidR="00BD186C">
        <w:t xml:space="preserve"> (e.g., </w:t>
      </w:r>
      <w:r w:rsidR="00CC21E9" w:rsidRPr="00CC21E9">
        <w:rPr>
          <w:i/>
          <w:iCs/>
        </w:rPr>
        <w:t>not being able to stop or control worrying;</w:t>
      </w:r>
      <w:r w:rsidR="00CC21E9">
        <w:t xml:space="preserve"> 4 items)</w:t>
      </w:r>
      <w:r w:rsidR="005114A8">
        <w:t>, rumination</w:t>
      </w:r>
      <w:r w:rsidR="00CC21E9">
        <w:t xml:space="preserve"> (e.g., </w:t>
      </w:r>
      <w:r w:rsidR="00CC21E9">
        <w:rPr>
          <w:i/>
          <w:iCs/>
        </w:rPr>
        <w:t xml:space="preserve">unable to stop thinking about future </w:t>
      </w:r>
      <w:r w:rsidR="00F677FA">
        <w:rPr>
          <w:i/>
          <w:iCs/>
        </w:rPr>
        <w:t>climate change and other global environmental problems;</w:t>
      </w:r>
      <w:r w:rsidR="00F677FA">
        <w:t xml:space="preserve"> 3 items)</w:t>
      </w:r>
      <w:r w:rsidR="005114A8">
        <w:t>, behavioural symptoms</w:t>
      </w:r>
      <w:r w:rsidR="00F677FA">
        <w:t xml:space="preserve"> (e.g., </w:t>
      </w:r>
      <w:r w:rsidR="00F677FA">
        <w:rPr>
          <w:i/>
          <w:iCs/>
        </w:rPr>
        <w:t xml:space="preserve">difficulty </w:t>
      </w:r>
      <w:r w:rsidR="005147C7">
        <w:rPr>
          <w:i/>
          <w:iCs/>
        </w:rPr>
        <w:t>enjoying social situations with family and friends;</w:t>
      </w:r>
      <w:r w:rsidR="005147C7">
        <w:t xml:space="preserve"> 3 items)</w:t>
      </w:r>
      <w:r w:rsidR="00F677FA">
        <w:t xml:space="preserve"> </w:t>
      </w:r>
      <w:r w:rsidR="005114A8">
        <w:t>, and anxiety about one’s negative impact on the planet</w:t>
      </w:r>
      <w:r w:rsidR="005147C7">
        <w:t xml:space="preserve"> (e.g., </w:t>
      </w:r>
      <w:r w:rsidR="005147C7">
        <w:rPr>
          <w:i/>
          <w:iCs/>
        </w:rPr>
        <w:t>feeling anxious that your personal behaviours will do little to help fix the problem;</w:t>
      </w:r>
      <w:r w:rsidR="005147C7">
        <w:t xml:space="preserve"> </w:t>
      </w:r>
      <w:r w:rsidR="009E0FF9">
        <w:t>3 items)</w:t>
      </w:r>
      <w:r w:rsidR="005114A8">
        <w:t xml:space="preserve">. </w:t>
      </w:r>
      <w:r w:rsidR="00B253C3">
        <w:t>Likert-scale response options range from 0 (</w:t>
      </w:r>
      <w:r w:rsidR="00BD186C">
        <w:rPr>
          <w:i/>
          <w:iCs/>
        </w:rPr>
        <w:t>not at all</w:t>
      </w:r>
      <w:r w:rsidR="00BD186C">
        <w:t>) to 3 (</w:t>
      </w:r>
      <w:r w:rsidR="00BD186C">
        <w:rPr>
          <w:i/>
          <w:iCs/>
        </w:rPr>
        <w:t>nearly every day</w:t>
      </w:r>
      <w:r w:rsidR="00BD186C">
        <w:t xml:space="preserve">). </w:t>
      </w:r>
      <w:r w:rsidR="005114A8">
        <w:t xml:space="preserve">The HEAS shows </w:t>
      </w:r>
      <w:r w:rsidR="00CF7D88">
        <w:t xml:space="preserve">strong psychometric properties including good test-retest reliability, along with differentiation </w:t>
      </w:r>
      <w:r w:rsidR="00251F6D">
        <w:t xml:space="preserve">from more general stress, anxiety, </w:t>
      </w:r>
      <w:r w:rsidR="00251F6D">
        <w:lastRenderedPageBreak/>
        <w:t>and depression (Hogg et al., 2021).</w:t>
      </w:r>
      <w:r w:rsidR="007E1B08">
        <w:t xml:space="preserve"> Cronbach’s alphas from the current sample were </w:t>
      </w:r>
      <w:del w:id="239" w:author="Deborah Apthorp" w:date="2025-12-11T11:50:00Z" w16du:dateUtc="2025-12-11T00:50:00Z">
        <w:r w:rsidR="007E1B08" w:rsidRPr="007E1B08" w:rsidDel="008332A2">
          <w:rPr>
            <w:highlight w:val="yellow"/>
          </w:rPr>
          <w:delText>XX</w:delText>
        </w:r>
      </w:del>
      <w:ins w:id="240" w:author="Deborah Apthorp" w:date="2025-12-11T11:50:00Z" w16du:dateUtc="2025-12-11T00:50:00Z">
        <w:r w:rsidR="008332A2">
          <w:rPr>
            <w:highlight w:val="yellow"/>
          </w:rPr>
          <w:t>.89 (affective), .88 (rumination</w:t>
        </w:r>
      </w:ins>
      <w:ins w:id="241" w:author="Deborah Apthorp" w:date="2025-12-11T11:51:00Z" w16du:dateUtc="2025-12-11T00:51:00Z">
        <w:r w:rsidR="008332A2">
          <w:rPr>
            <w:highlight w:val="yellow"/>
          </w:rPr>
          <w:t>), .83 (behavioural) and .89 (personal impact)</w:t>
        </w:r>
      </w:ins>
      <w:r w:rsidR="007E1B08" w:rsidRPr="007E1B08">
        <w:rPr>
          <w:highlight w:val="yellow"/>
        </w:rPr>
        <w:t>.</w:t>
      </w:r>
      <w:r w:rsidR="00251F6D">
        <w:t xml:space="preserve"> </w:t>
      </w:r>
      <w:r w:rsidR="004758AF">
        <w:t xml:space="preserve"> </w:t>
      </w:r>
    </w:p>
    <w:p w14:paraId="61B29486" w14:textId="6AA019E5" w:rsidR="00BA3EBC" w:rsidRPr="00AE0CFA" w:rsidRDefault="00414276" w:rsidP="00975B74">
      <w:r>
        <w:rPr>
          <w:i/>
          <w:iCs/>
        </w:rPr>
        <w:t>Coping Strategies</w:t>
      </w:r>
      <w:r w:rsidR="005E5D11">
        <w:rPr>
          <w:i/>
          <w:iCs/>
        </w:rPr>
        <w:t>.</w:t>
      </w:r>
      <w:r w:rsidR="005E5D11">
        <w:t xml:space="preserve"> </w:t>
      </w:r>
      <w:r w:rsidR="008A2E4D">
        <w:t>To assess how participants</w:t>
      </w:r>
      <w:r w:rsidR="008D34C2">
        <w:t xml:space="preserve"> any distress they may experience related to </w:t>
      </w:r>
      <w:r w:rsidR="00D92E5A">
        <w:t xml:space="preserve">climate change, </w:t>
      </w:r>
      <w:r w:rsidR="00FA61B4">
        <w:t xml:space="preserve">participants completed the </w:t>
      </w:r>
      <w:r w:rsidR="009704AF">
        <w:t>11-item coping str</w:t>
      </w:r>
      <w:r w:rsidR="00803765">
        <w:t xml:space="preserve">ategies scale for climate experts created by </w:t>
      </w:r>
      <w:proofErr w:type="spellStart"/>
      <w:r w:rsidR="00803765">
        <w:t>Jovar</w:t>
      </w:r>
      <w:r w:rsidR="00BD671A">
        <w:t>auskaite</w:t>
      </w:r>
      <w:proofErr w:type="spellEnd"/>
      <w:r w:rsidR="00BD671A">
        <w:t xml:space="preserve"> and Bohm (202</w:t>
      </w:r>
      <w:r w:rsidR="00EF4D0F">
        <w:t>1</w:t>
      </w:r>
      <w:r w:rsidR="00BD671A">
        <w:t xml:space="preserve">). </w:t>
      </w:r>
      <w:r w:rsidR="00EC1EDE">
        <w:t>The scale breaks down coping strategies into three types: problem-focused strategies (</w:t>
      </w:r>
      <w:r w:rsidR="004964D5">
        <w:t xml:space="preserve">e.g., </w:t>
      </w:r>
      <w:r w:rsidR="00986C31">
        <w:rPr>
          <w:i/>
          <w:iCs/>
        </w:rPr>
        <w:t>[I] concentrate on the ways in which climate change can be solved</w:t>
      </w:r>
      <w:r w:rsidR="00986C31" w:rsidRPr="00A62BAB">
        <w:rPr>
          <w:i/>
          <w:iCs/>
        </w:rPr>
        <w:t>;</w:t>
      </w:r>
      <w:r w:rsidR="004964D5">
        <w:t xml:space="preserve"> </w:t>
      </w:r>
      <w:r w:rsidR="00EC1EDE">
        <w:t>3 items), emotion-focused strategies (</w:t>
      </w:r>
      <w:r w:rsidR="00986C31">
        <w:t xml:space="preserve">e.g., </w:t>
      </w:r>
      <w:r w:rsidR="00986C31">
        <w:rPr>
          <w:i/>
          <w:iCs/>
        </w:rPr>
        <w:t xml:space="preserve">[I] </w:t>
      </w:r>
      <w:r w:rsidR="00A62BAB">
        <w:rPr>
          <w:i/>
          <w:iCs/>
        </w:rPr>
        <w:t>tell others how I feel;</w:t>
      </w:r>
      <w:r w:rsidR="00986C31">
        <w:t xml:space="preserve"> </w:t>
      </w:r>
      <w:r w:rsidR="00EC1EDE">
        <w:t>4 items), and avoidance (</w:t>
      </w:r>
      <w:r w:rsidR="00A62BAB">
        <w:t xml:space="preserve">e.g., </w:t>
      </w:r>
      <w:r w:rsidR="00A62BAB">
        <w:rPr>
          <w:i/>
          <w:iCs/>
        </w:rPr>
        <w:t xml:space="preserve">[I] </w:t>
      </w:r>
      <w:r w:rsidR="009A5AF9">
        <w:rPr>
          <w:i/>
          <w:iCs/>
        </w:rPr>
        <w:t>pretend that climate change is not happening;</w:t>
      </w:r>
      <w:r w:rsidR="00A62BAB">
        <w:t xml:space="preserve"> </w:t>
      </w:r>
      <w:r w:rsidR="00EC1EDE">
        <w:t xml:space="preserve">4 items). </w:t>
      </w:r>
      <w:r w:rsidR="001161DF">
        <w:t>Likert-scale r</w:t>
      </w:r>
      <w:r w:rsidR="00A51A02">
        <w:t>esponse options ranged from 1 (</w:t>
      </w:r>
      <w:r w:rsidR="00A51A02">
        <w:rPr>
          <w:i/>
          <w:iCs/>
        </w:rPr>
        <w:t xml:space="preserve">strongly </w:t>
      </w:r>
      <w:r w:rsidR="00A51A02" w:rsidRPr="00A51A02">
        <w:rPr>
          <w:i/>
          <w:iCs/>
        </w:rPr>
        <w:t>disagree</w:t>
      </w:r>
      <w:r w:rsidR="00A51A02">
        <w:t>) to 6 (</w:t>
      </w:r>
      <w:r w:rsidR="00A51A02">
        <w:rPr>
          <w:i/>
          <w:iCs/>
        </w:rPr>
        <w:t>strongly agree</w:t>
      </w:r>
      <w:r w:rsidR="00A51A02">
        <w:t xml:space="preserve">). </w:t>
      </w:r>
      <w:r w:rsidR="008605A7" w:rsidRPr="00A51A02">
        <w:t>This</w:t>
      </w:r>
      <w:r w:rsidR="008605A7">
        <w:t xml:space="preserve"> scale was validated on a sample of Lithuanian climate experts</w:t>
      </w:r>
      <w:r w:rsidR="00023AF2">
        <w:t xml:space="preserve">, with the </w:t>
      </w:r>
      <w:r w:rsidR="00E50883">
        <w:t xml:space="preserve">confirmatory </w:t>
      </w:r>
      <w:r w:rsidR="00023AF2">
        <w:t>factor analysis showing good model fit</w:t>
      </w:r>
      <w:r w:rsidR="004850D4">
        <w:t xml:space="preserve"> (</w:t>
      </w:r>
      <w:proofErr w:type="spellStart"/>
      <w:r w:rsidR="004850D4">
        <w:t>Jovarauskaite</w:t>
      </w:r>
      <w:proofErr w:type="spellEnd"/>
      <w:r w:rsidR="004850D4">
        <w:t xml:space="preserve"> &amp; Bohm, 202</w:t>
      </w:r>
      <w:r w:rsidR="00EF4D0F">
        <w:t>1</w:t>
      </w:r>
      <w:r w:rsidR="004850D4">
        <w:t>)</w:t>
      </w:r>
      <w:r w:rsidR="00EB7AE8">
        <w:t>.</w:t>
      </w:r>
      <w:r w:rsidR="00E50883">
        <w:t xml:space="preserve"> Because this scale is relatively new, </w:t>
      </w:r>
      <w:r w:rsidR="00FF426B">
        <w:t xml:space="preserve">we also conducted a </w:t>
      </w:r>
      <w:del w:id="242" w:author="Deborah Apthorp" w:date="2025-12-11T11:52:00Z" w16du:dateUtc="2025-12-11T00:52:00Z">
        <w:r w:rsidR="00FF426B" w:rsidRPr="00A52A24" w:rsidDel="008332A2">
          <w:rPr>
            <w:highlight w:val="yellow"/>
          </w:rPr>
          <w:delText>XX</w:delText>
        </w:r>
        <w:r w:rsidR="00FF426B" w:rsidDel="008332A2">
          <w:delText xml:space="preserve"> </w:delText>
        </w:r>
      </w:del>
      <w:ins w:id="243" w:author="Deborah Apthorp" w:date="2025-12-11T11:52:00Z" w16du:dateUtc="2025-12-11T00:52:00Z">
        <w:r w:rsidR="008332A2">
          <w:t xml:space="preserve">confirmatory </w:t>
        </w:r>
      </w:ins>
      <w:r w:rsidR="00FF426B">
        <w:t xml:space="preserve">factor analysis to confirm its factor structure, with results indicating </w:t>
      </w:r>
      <w:ins w:id="244" w:author="Deborah Apthorp" w:date="2025-12-11T11:53:00Z" w16du:dateUtc="2025-12-11T00:53:00Z">
        <w:r w:rsidR="008332A2">
          <w:t xml:space="preserve">an acceptable 3-factor fit once item </w:t>
        </w:r>
      </w:ins>
      <w:ins w:id="245" w:author="Deborah Apthorp" w:date="2025-12-11T11:54:00Z" w16du:dateUtc="2025-12-11T00:54:00Z">
        <w:r w:rsidR="008332A2">
          <w:t xml:space="preserve">8 from the avoidance subscale was removed </w:t>
        </w:r>
      </w:ins>
      <w:del w:id="246" w:author="Deborah Apthorp" w:date="2025-12-11T11:54:00Z" w16du:dateUtc="2025-12-11T00:54:00Z">
        <w:r w:rsidR="00FF426B" w:rsidRPr="00A52A24" w:rsidDel="008332A2">
          <w:rPr>
            <w:highlight w:val="yellow"/>
          </w:rPr>
          <w:delText>XX</w:delText>
        </w:r>
        <w:r w:rsidR="00FF426B" w:rsidDel="008332A2">
          <w:delText xml:space="preserve"> </w:delText>
        </w:r>
      </w:del>
      <w:r w:rsidR="00FF426B">
        <w:t xml:space="preserve">(see Supplementary Materials). </w:t>
      </w:r>
      <w:r w:rsidR="00A52A24">
        <w:t>Cronbach’s alpha</w:t>
      </w:r>
      <w:ins w:id="247" w:author="Deborah Apthorp" w:date="2025-12-11T11:52:00Z" w16du:dateUtc="2025-12-11T00:52:00Z">
        <w:r w:rsidR="008332A2">
          <w:t>s</w:t>
        </w:r>
      </w:ins>
      <w:r w:rsidR="00A52A24">
        <w:t xml:space="preserve"> in our sample </w:t>
      </w:r>
      <w:del w:id="248" w:author="Deborah Apthorp" w:date="2025-12-11T11:52:00Z" w16du:dateUtc="2025-12-11T00:52:00Z">
        <w:r w:rsidR="00A52A24" w:rsidDel="008332A2">
          <w:delText xml:space="preserve">was </w:delText>
        </w:r>
      </w:del>
      <w:ins w:id="249" w:author="Deborah Apthorp" w:date="2025-12-11T11:52:00Z" w16du:dateUtc="2025-12-11T00:52:00Z">
        <w:r w:rsidR="008332A2">
          <w:t xml:space="preserve">were </w:t>
        </w:r>
      </w:ins>
      <w:del w:id="250" w:author="Deborah Apthorp" w:date="2025-12-11T11:52:00Z" w16du:dateUtc="2025-12-11T00:52:00Z">
        <w:r w:rsidR="00A52A24" w:rsidRPr="00A52A24" w:rsidDel="008332A2">
          <w:rPr>
            <w:highlight w:val="yellow"/>
          </w:rPr>
          <w:delText>XX</w:delText>
        </w:r>
      </w:del>
      <w:ins w:id="251" w:author="Deborah Apthorp" w:date="2025-12-11T11:52:00Z" w16du:dateUtc="2025-12-11T00:52:00Z">
        <w:r w:rsidR="008332A2">
          <w:t>.82 for problem-focused coping, .86 for emotion-focu</w:t>
        </w:r>
      </w:ins>
      <w:ins w:id="252" w:author="Deborah Apthorp" w:date="2025-12-11T11:53:00Z" w16du:dateUtc="2025-12-11T00:53:00Z">
        <w:r w:rsidR="008332A2">
          <w:t>sed coping, and .71 for avoidance</w:t>
        </w:r>
      </w:ins>
      <w:r w:rsidR="00A52A24">
        <w:t xml:space="preserve">. </w:t>
      </w:r>
    </w:p>
    <w:p w14:paraId="7BC017D7" w14:textId="46DB0FB3" w:rsidR="00C12CDF" w:rsidRDefault="001D2641" w:rsidP="00975B74">
      <w:pPr>
        <w:pStyle w:val="Heading1"/>
      </w:pPr>
      <w:r>
        <w:t>Procedure</w:t>
      </w:r>
    </w:p>
    <w:p w14:paraId="69EC47EA" w14:textId="23F155FF" w:rsidR="001D2641" w:rsidRDefault="00AD0B1E" w:rsidP="00975B74">
      <w:r>
        <w:t>All p</w:t>
      </w:r>
      <w:r w:rsidR="00F56E6D">
        <w:t>articipants were recruited for a</w:t>
      </w:r>
      <w:r w:rsidR="006061DF">
        <w:t>n international</w:t>
      </w:r>
      <w:r w:rsidR="00F56E6D">
        <w:t xml:space="preserve"> study </w:t>
      </w:r>
      <w:r w:rsidR="008602F4">
        <w:t>of</w:t>
      </w:r>
      <w:r w:rsidR="00577B93">
        <w:t xml:space="preserve"> climate scientists</w:t>
      </w:r>
      <w:r w:rsidR="004422A5">
        <w:t>. Each participant was sent a personalised email invitation</w:t>
      </w:r>
      <w:r w:rsidR="00E90FBF">
        <w:t xml:space="preserve"> </w:t>
      </w:r>
      <w:r w:rsidR="005551EE">
        <w:t xml:space="preserve">with a </w:t>
      </w:r>
      <w:r w:rsidR="00B33557">
        <w:t xml:space="preserve">unique </w:t>
      </w:r>
      <w:r w:rsidR="005551EE">
        <w:t xml:space="preserve">link to the online survey, hosted by </w:t>
      </w:r>
      <w:r w:rsidR="0066711E">
        <w:t xml:space="preserve">the survey company Qualtrics. </w:t>
      </w:r>
      <w:r w:rsidR="00CA6794">
        <w:t xml:space="preserve">After providing </w:t>
      </w:r>
      <w:r w:rsidR="00F93911">
        <w:t>informed consent, participants completed the demographic questions, followed by the other</w:t>
      </w:r>
      <w:r w:rsidR="006A7E60">
        <w:t xml:space="preserve"> study</w:t>
      </w:r>
      <w:r w:rsidR="00F93911">
        <w:t xml:space="preserve"> measures in a randomised order. Participation took approximately 10 minutes</w:t>
      </w:r>
      <w:r w:rsidR="003D7112">
        <w:t xml:space="preserve">. </w:t>
      </w:r>
    </w:p>
    <w:p w14:paraId="4BC0DD9A" w14:textId="75C69D99" w:rsidR="00310737" w:rsidRDefault="006A7E60" w:rsidP="00975B74">
      <w:r>
        <w:t xml:space="preserve">In Wave 1, </w:t>
      </w:r>
      <w:r w:rsidR="00A21CCB">
        <w:t xml:space="preserve">a member of the research team (J. </w:t>
      </w:r>
      <w:r w:rsidR="00E421C5">
        <w:t xml:space="preserve">F.) compiled a </w:t>
      </w:r>
      <w:r w:rsidR="00BD75E4">
        <w:t xml:space="preserve">list of names and email addresses of researchers who had published </w:t>
      </w:r>
      <w:proofErr w:type="gramStart"/>
      <w:r w:rsidR="00BD75E4">
        <w:t>in the area of</w:t>
      </w:r>
      <w:proofErr w:type="gramEnd"/>
      <w:r w:rsidR="00BD75E4">
        <w:t xml:space="preserve"> climate science</w:t>
      </w:r>
      <w:r w:rsidR="002E017D">
        <w:t>, including</w:t>
      </w:r>
      <w:r w:rsidR="007E08D3">
        <w:t xml:space="preserve"> contributors </w:t>
      </w:r>
      <w:r w:rsidR="007E08D3">
        <w:lastRenderedPageBreak/>
        <w:t>to the Intergovernmental Panel on Climate Change</w:t>
      </w:r>
      <w:r w:rsidR="00C2579D">
        <w:t xml:space="preserve"> (IPCC)</w:t>
      </w:r>
      <w:r w:rsidR="007E08D3">
        <w:t xml:space="preserve"> publications.</w:t>
      </w:r>
      <w:r w:rsidR="009967CA">
        <w:t xml:space="preserve"> </w:t>
      </w:r>
      <w:r w:rsidR="00BA0E13">
        <w:t xml:space="preserve">Personalised invitations were emailed to 538 individuals, with approximately 15% of them </w:t>
      </w:r>
      <w:r w:rsidR="00274047">
        <w:t xml:space="preserve">bouncing for various reasons (e.g., email address no longer being in use, individual on leave). </w:t>
      </w:r>
      <w:r w:rsidR="00F160B8">
        <w:t xml:space="preserve">The research team also </w:t>
      </w:r>
      <w:r w:rsidR="006B1280">
        <w:t xml:space="preserve">approached </w:t>
      </w:r>
      <w:r w:rsidR="00E86C01">
        <w:t>a number of</w:t>
      </w:r>
      <w:r w:rsidR="00F160B8">
        <w:t xml:space="preserve"> </w:t>
      </w:r>
      <w:r w:rsidR="006B1280">
        <w:t xml:space="preserve">relevant governmental and </w:t>
      </w:r>
      <w:r w:rsidR="00E86C01">
        <w:t xml:space="preserve">non-governmental organisations, several of whom agreed to share our invitation to their members. </w:t>
      </w:r>
      <w:r w:rsidR="001846D8">
        <w:t xml:space="preserve">In Wave 2, </w:t>
      </w:r>
      <w:r w:rsidR="00836598">
        <w:t xml:space="preserve">a different member of the research team (N. P.) </w:t>
      </w:r>
      <w:r w:rsidR="007B0D9E">
        <w:t>conducted a</w:t>
      </w:r>
      <w:r w:rsidR="00D72E88">
        <w:t xml:space="preserve"> National Institutes of Health (NIH)</w:t>
      </w:r>
      <w:r w:rsidR="007B0D9E">
        <w:t xml:space="preserve"> Medline search</w:t>
      </w:r>
      <w:r w:rsidR="00527AA3">
        <w:t xml:space="preserve"> in December, 2023 of journal articles published </w:t>
      </w:r>
      <w:r w:rsidR="009C0021">
        <w:t xml:space="preserve">with ‘climate change’ </w:t>
      </w:r>
      <w:r w:rsidR="00D60A88">
        <w:t xml:space="preserve">as a </w:t>
      </w:r>
      <w:proofErr w:type="spellStart"/>
      <w:r w:rsidR="00D60A88">
        <w:t>MeSH</w:t>
      </w:r>
      <w:proofErr w:type="spellEnd"/>
      <w:r w:rsidR="00D60A88">
        <w:t xml:space="preserve"> (Medical Subject Heading)</w:t>
      </w:r>
      <w:r w:rsidR="004A4F63">
        <w:t xml:space="preserve">, resulting in </w:t>
      </w:r>
      <w:r w:rsidR="00F34B61">
        <w:t>more than 15,000 publications</w:t>
      </w:r>
      <w:r w:rsidR="001075C1">
        <w:t xml:space="preserve"> since 2009. </w:t>
      </w:r>
      <w:r w:rsidR="002E4A00">
        <w:t>Separately, we created a list of the names</w:t>
      </w:r>
      <w:r w:rsidR="00C2579D">
        <w:t xml:space="preserve"> of authors of the IPCC 6</w:t>
      </w:r>
      <w:r w:rsidR="00C2579D" w:rsidRPr="00C2579D">
        <w:rPr>
          <w:vertAlign w:val="superscript"/>
        </w:rPr>
        <w:t>th</w:t>
      </w:r>
      <w:r w:rsidR="00C2579D">
        <w:t xml:space="preserve"> Assessment. </w:t>
      </w:r>
      <w:r w:rsidR="00A45359">
        <w:t xml:space="preserve">After cross-checking and removing </w:t>
      </w:r>
      <w:r w:rsidR="008F05BB">
        <w:t>individuals listed more than once, and finding the email addresses of IPCC authors that were not listed in the Medline search</w:t>
      </w:r>
      <w:r w:rsidR="00B9024B">
        <w:t xml:space="preserve"> via internet searches</w:t>
      </w:r>
      <w:r w:rsidR="008F05BB">
        <w:t xml:space="preserve">, our final </w:t>
      </w:r>
      <w:r w:rsidR="00DE4E41">
        <w:t xml:space="preserve">contact list comprised </w:t>
      </w:r>
      <w:del w:id="253" w:author="Deborah Apthorp" w:date="2025-12-11T11:55:00Z" w16du:dateUtc="2025-12-11T00:55:00Z">
        <w:r w:rsidR="00DE4E41" w:rsidRPr="00A561AA" w:rsidDel="008332A2">
          <w:rPr>
            <w:highlight w:val="yellow"/>
          </w:rPr>
          <w:delText>XXXX</w:delText>
        </w:r>
        <w:r w:rsidR="00DE4E41" w:rsidDel="008332A2">
          <w:delText xml:space="preserve"> </w:delText>
        </w:r>
      </w:del>
      <w:ins w:id="254" w:author="Deborah Apthorp" w:date="2025-12-11T11:55:00Z" w16du:dateUtc="2025-12-11T00:55:00Z">
        <w:r w:rsidR="008332A2">
          <w:t xml:space="preserve">7,446 </w:t>
        </w:r>
      </w:ins>
      <w:r w:rsidR="00DE4E41">
        <w:t>names and email addresses of</w:t>
      </w:r>
      <w:r w:rsidR="00E4534A">
        <w:t xml:space="preserve"> individuals</w:t>
      </w:r>
      <w:r w:rsidR="00DE4E41">
        <w:t xml:space="preserve"> who </w:t>
      </w:r>
      <w:r w:rsidR="00E4534A">
        <w:t xml:space="preserve">either </w:t>
      </w:r>
      <w:r w:rsidR="00DE4E41">
        <w:t xml:space="preserve">had published peer-reviewed journal articles </w:t>
      </w:r>
      <w:r w:rsidR="00A561AA">
        <w:t xml:space="preserve">in climate science </w:t>
      </w:r>
      <w:r w:rsidR="00DE4E41">
        <w:t xml:space="preserve">or </w:t>
      </w:r>
      <w:r w:rsidR="00E4534A">
        <w:t>had contributed to the latest IPCC assessment</w:t>
      </w:r>
      <w:r w:rsidR="004B7FC1">
        <w:t xml:space="preserve"> at the time </w:t>
      </w:r>
      <w:r w:rsidR="000E248F">
        <w:t>of recruitment</w:t>
      </w:r>
      <w:r w:rsidR="00A561AA">
        <w:t xml:space="preserve">. </w:t>
      </w:r>
      <w:r w:rsidR="00B9024B">
        <w:t>We first contacted</w:t>
      </w:r>
      <w:r w:rsidR="00BA0C6B">
        <w:t xml:space="preserve"> </w:t>
      </w:r>
      <w:proofErr w:type="gramStart"/>
      <w:r w:rsidR="00BA0C6B">
        <w:t xml:space="preserve">all </w:t>
      </w:r>
      <w:r w:rsidR="00AD12A8">
        <w:t>of</w:t>
      </w:r>
      <w:proofErr w:type="gramEnd"/>
      <w:r w:rsidR="00AD12A8">
        <w:t xml:space="preserve"> these authors on 3 </w:t>
      </w:r>
      <w:proofErr w:type="gramStart"/>
      <w:r w:rsidR="00AD12A8">
        <w:t>March,</w:t>
      </w:r>
      <w:proofErr w:type="gramEnd"/>
      <w:r w:rsidR="00AD12A8">
        <w:t xml:space="preserve"> 2025 and sent one reminder (5 </w:t>
      </w:r>
      <w:proofErr w:type="gramStart"/>
      <w:r w:rsidR="00AD12A8">
        <w:t>June,</w:t>
      </w:r>
      <w:proofErr w:type="gramEnd"/>
      <w:r w:rsidR="00AD12A8">
        <w:t xml:space="preserve"> 2025)</w:t>
      </w:r>
      <w:r w:rsidR="008F6647">
        <w:t xml:space="preserve"> to everyone on this list before closing the survey in mid-</w:t>
      </w:r>
      <w:proofErr w:type="gramStart"/>
      <w:r w:rsidR="008F6647">
        <w:t>July,</w:t>
      </w:r>
      <w:proofErr w:type="gramEnd"/>
      <w:r w:rsidR="008F6647">
        <w:t xml:space="preserve"> 2025. </w:t>
      </w:r>
      <w:r w:rsidR="00FC11B2">
        <w:t xml:space="preserve">We received approximately 500 email bounces </w:t>
      </w:r>
      <w:r w:rsidR="00E31A0F">
        <w:t xml:space="preserve">on each contact (i.e., 1000+ total). </w:t>
      </w:r>
      <w:r w:rsidR="00B33557">
        <w:t>Both waves of data collection</w:t>
      </w:r>
      <w:r w:rsidR="00CA3C48">
        <w:t xml:space="preserve"> received </w:t>
      </w:r>
      <w:r w:rsidR="001B296C">
        <w:t xml:space="preserve">approval from the University of New England’s Human Research Ethics Committee prior to participant recruitment (W1: </w:t>
      </w:r>
      <w:r w:rsidR="00BA4F68">
        <w:t>HE17-032</w:t>
      </w:r>
      <w:r w:rsidR="001B296C">
        <w:t>; W2: HE</w:t>
      </w:r>
      <w:r w:rsidR="00BA4F68">
        <w:t>2</w:t>
      </w:r>
      <w:r w:rsidR="001B296C">
        <w:t>3-011</w:t>
      </w:r>
      <w:r w:rsidR="00FB6B15">
        <w:t>)</w:t>
      </w:r>
    </w:p>
    <w:p w14:paraId="30ACA48D" w14:textId="07ED815F" w:rsidR="001D2641" w:rsidRPr="001D2641" w:rsidRDefault="001D2641" w:rsidP="00975B74">
      <w:pPr>
        <w:pStyle w:val="Heading1"/>
      </w:pPr>
      <w:commentRangeStart w:id="255"/>
      <w:r>
        <w:t>Data Analysis</w:t>
      </w:r>
      <w:commentRangeEnd w:id="255"/>
      <w:r w:rsidR="00031AB8">
        <w:rPr>
          <w:rStyle w:val="CommentReference"/>
        </w:rPr>
        <w:commentReference w:id="255"/>
      </w:r>
    </w:p>
    <w:p w14:paraId="652AA2F6" w14:textId="3E00CA78" w:rsidR="00E23E52" w:rsidRPr="00975B74" w:rsidRDefault="008332A2" w:rsidP="00975B74">
      <w:pPr>
        <w:rPr>
          <w:ins w:id="256" w:author="Deborah Apthorp" w:date="2025-12-12T15:00:00Z" w16du:dateUtc="2025-12-12T04:00:00Z"/>
        </w:rPr>
      </w:pPr>
      <w:ins w:id="257" w:author="Deborah Apthorp" w:date="2025-12-11T11:56:00Z" w16du:dateUtc="2025-12-11T00:56:00Z">
        <w:r w:rsidRPr="00975B74">
          <w:t xml:space="preserve">Data were analysed in R Statistical Software (Version 4.5.1) using R Studio </w:t>
        </w:r>
      </w:ins>
      <w:ins w:id="258" w:author="Deborah Apthorp" w:date="2025-12-11T11:57:00Z" w16du:dateUtc="2025-12-11T00:57:00Z">
        <w:r w:rsidRPr="00975B74">
          <w:t>(version 2025.09</w:t>
        </w:r>
      </w:ins>
      <w:ins w:id="259" w:author="Deborah Apthorp" w:date="2025-12-11T11:58:00Z" w16du:dateUtc="2025-12-11T00:58:00Z">
        <w:r w:rsidRPr="00975B74">
          <w:t xml:space="preserve">.1+401). Analysis code is available on GitHub (link). </w:t>
        </w:r>
      </w:ins>
      <w:ins w:id="260" w:author="Deborah Apthorp" w:date="2025-12-11T12:08:00Z" w16du:dateUtc="2025-12-11T01:08:00Z">
        <w:r w:rsidR="00012747" w:rsidRPr="00975B74">
          <w:t xml:space="preserve">Analyses for each hypothesis were conducted according to the preregistered plan: </w:t>
        </w:r>
      </w:ins>
      <w:ins w:id="261" w:author="Deborah Apthorp" w:date="2025-12-11T12:09:00Z" w16du:dateUtc="2025-12-11T01:09:00Z">
        <w:r w:rsidR="00012747" w:rsidRPr="00975B74">
          <w:t>for Hypothesis 1 (</w:t>
        </w:r>
      </w:ins>
      <w:r w:rsidR="00012747" w:rsidRPr="007D1DAB">
        <w:rPr>
          <w:i/>
          <w:iCs/>
          <w:rPrChange w:id="262" w:author="Deborah Apthorp" w:date="2025-12-17T15:21:00Z" w16du:dateUtc="2025-12-17T04:21:00Z">
            <w:rPr/>
          </w:rPrChange>
        </w:rPr>
        <w:t>Mental health at time 2 will be poorer than at Time 1</w:t>
      </w:r>
      <w:ins w:id="263" w:author="Deborah Apthorp" w:date="2025-12-11T12:09:00Z" w16du:dateUtc="2025-12-11T01:09:00Z">
        <w:r w:rsidR="00012747" w:rsidRPr="00975B74">
          <w:t>), we used non-parametric t-tests (Mann</w:t>
        </w:r>
      </w:ins>
      <w:ins w:id="264" w:author="Deborah Apthorp" w:date="2025-12-11T12:10:00Z" w16du:dateUtc="2025-12-11T01:10:00Z">
        <w:r w:rsidR="00012747" w:rsidRPr="00975B74">
          <w:t xml:space="preserve">-Whitney U) for each of the DASS </w:t>
        </w:r>
        <w:r w:rsidR="00012747" w:rsidRPr="00975B74">
          <w:lastRenderedPageBreak/>
          <w:t>subscales to compare Wave 2 with Wave 1</w:t>
        </w:r>
        <w:r w:rsidR="00E23E52" w:rsidRPr="00975B74">
          <w:t>. For Hypothesis 2 (</w:t>
        </w:r>
      </w:ins>
      <w:ins w:id="265" w:author="Deborah Apthorp" w:date="2025-12-11T12:11:00Z" w16du:dateUtc="2025-12-11T01:11:00Z">
        <w:r w:rsidR="00E23E52" w:rsidRPr="007D1DAB">
          <w:rPr>
            <w:i/>
            <w:iCs/>
          </w:rPr>
          <w:t>Personal burnout at time 2 will be higher than at Time 1</w:t>
        </w:r>
        <w:r w:rsidR="00E23E52" w:rsidRPr="00975B74">
          <w:t xml:space="preserve">), since the assumption of normality for the residuals was met, we used a one-tailed t-test, since </w:t>
        </w:r>
      </w:ins>
      <w:ins w:id="266" w:author="Deborah Apthorp" w:date="2025-12-11T12:12:00Z" w16du:dateUtc="2025-12-11T01:12:00Z">
        <w:r w:rsidR="00E23E52" w:rsidRPr="00975B74">
          <w:t>the hypothesis was directional; we also compared work burnout using a two-tailed t-test</w:t>
        </w:r>
      </w:ins>
      <w:ins w:id="267" w:author="Deborah Apthorp" w:date="2025-12-11T12:13:00Z" w16du:dateUtc="2025-12-11T01:13:00Z">
        <w:r w:rsidR="00E23E52" w:rsidRPr="00975B74">
          <w:t xml:space="preserve"> as an exploratory analysis. </w:t>
        </w:r>
      </w:ins>
      <w:ins w:id="268" w:author="Deborah Apthorp" w:date="2025-12-11T12:14:00Z" w16du:dateUtc="2025-12-11T01:14:00Z">
        <w:r w:rsidR="00E23E52" w:rsidRPr="00975B74">
          <w:t>For Hypothesis 3 (</w:t>
        </w:r>
      </w:ins>
      <w:r w:rsidR="00E23E52" w:rsidRPr="007D1DAB">
        <w:rPr>
          <w:i/>
          <w:iCs/>
        </w:rPr>
        <w:t>At Time 2, wellbeing will be significantly lower for US-based participants compared to their non-US counterparts</w:t>
      </w:r>
      <w:ins w:id="269" w:author="Deborah Apthorp" w:date="2025-12-11T12:14:00Z" w16du:dateUtc="2025-12-11T01:14:00Z">
        <w:r w:rsidR="00E23E52" w:rsidRPr="00975B74">
          <w:t xml:space="preserve">), we used a </w:t>
        </w:r>
      </w:ins>
      <w:ins w:id="270" w:author="Deborah Apthorp" w:date="2025-12-11T12:15:00Z" w16du:dateUtc="2025-12-11T01:15:00Z">
        <w:r w:rsidR="00E23E52" w:rsidRPr="00975B74">
          <w:t>general linear model with psychological well-being (SWEMS score) as the DV, and geographical location (US-based vs. non-US-based) as a factor, with age and gender as control variables.</w:t>
        </w:r>
      </w:ins>
      <w:ins w:id="271" w:author="Deborah Apthorp" w:date="2025-12-12T13:37:00Z" w16du:dateUtc="2025-12-12T02:37:00Z">
        <w:r w:rsidR="00A25C7B" w:rsidRPr="00975B74">
          <w:t xml:space="preserve"> For Hypothesis </w:t>
        </w:r>
      </w:ins>
      <w:ins w:id="272" w:author="Deborah Apthorp" w:date="2025-12-12T13:38:00Z" w16du:dateUtc="2025-12-12T02:38:00Z">
        <w:r w:rsidR="00A25C7B" w:rsidRPr="00975B74">
          <w:t>4 (</w:t>
        </w:r>
      </w:ins>
      <w:r w:rsidR="003B64E5" w:rsidRPr="007D1DAB">
        <w:rPr>
          <w:i/>
          <w:iCs/>
          <w:rPrChange w:id="273" w:author="Deborah Apthorp" w:date="2025-12-17T15:22:00Z" w16du:dateUtc="2025-12-17T04:22:00Z">
            <w:rPr/>
          </w:rPrChange>
        </w:rPr>
        <w:t>Personal burnout will be higher than work burnout</w:t>
      </w:r>
      <w:ins w:id="274" w:author="Deborah Apthorp" w:date="2025-12-12T13:44:00Z" w16du:dateUtc="2025-12-12T02:44:00Z">
        <w:r w:rsidR="003B64E5" w:rsidRPr="00975B74">
          <w:t>), we used a paired</w:t>
        </w:r>
      </w:ins>
      <w:ins w:id="275" w:author="Deborah Apthorp" w:date="2025-12-12T13:45:00Z" w16du:dateUtc="2025-12-12T02:45:00Z">
        <w:r w:rsidR="003B64E5" w:rsidRPr="00975B74">
          <w:t>-samples</w:t>
        </w:r>
      </w:ins>
      <w:ins w:id="276" w:author="Deborah Apthorp" w:date="2025-12-12T13:44:00Z" w16du:dateUtc="2025-12-12T02:44:00Z">
        <w:r w:rsidR="003B64E5" w:rsidRPr="00975B74">
          <w:t xml:space="preserve"> t-test</w:t>
        </w:r>
      </w:ins>
      <w:ins w:id="277" w:author="Deborah Apthorp" w:date="2025-12-12T13:45:00Z" w16du:dateUtc="2025-12-12T02:45:00Z">
        <w:r w:rsidR="003B64E5" w:rsidRPr="00975B74">
          <w:t xml:space="preserve"> on data from both time points for all participants. For Hypothesis 5 (</w:t>
        </w:r>
      </w:ins>
      <w:ins w:id="278" w:author="Deborah Apthorp" w:date="2025-12-12T13:46:00Z" w16du:dateUtc="2025-12-12T02:46:00Z">
        <w:r w:rsidR="003B64E5" w:rsidRPr="007D1DAB">
          <w:rPr>
            <w:i/>
            <w:iCs/>
          </w:rPr>
          <w:t>Problem-focused coping will be associated with greater well-being than emotion-focused coping or avoidance</w:t>
        </w:r>
        <w:r w:rsidR="003B64E5" w:rsidRPr="007D1DAB">
          <w:t>)</w:t>
        </w:r>
        <w:r w:rsidR="003B64E5" w:rsidRPr="00975B74">
          <w:rPr>
            <w:i/>
            <w:iCs/>
          </w:rPr>
          <w:t xml:space="preserve"> </w:t>
        </w:r>
        <w:r w:rsidR="003B64E5" w:rsidRPr="00975B74">
          <w:t xml:space="preserve">we used a multiple linear regression with psychological well-being (SWEMS score) as </w:t>
        </w:r>
      </w:ins>
      <w:ins w:id="279" w:author="Deborah Apthorp" w:date="2025-12-12T13:47:00Z" w16du:dateUtc="2025-12-12T02:47:00Z">
        <w:r w:rsidR="003B64E5" w:rsidRPr="00975B74">
          <w:t>the dependent variable</w:t>
        </w:r>
      </w:ins>
      <w:ins w:id="280" w:author="Deborah Apthorp" w:date="2025-12-12T13:46:00Z" w16du:dateUtc="2025-12-12T02:46:00Z">
        <w:r w:rsidR="003B64E5" w:rsidRPr="00975B74">
          <w:t>,</w:t>
        </w:r>
      </w:ins>
      <w:ins w:id="281" w:author="Deborah Apthorp" w:date="2025-12-12T13:47:00Z" w16du:dateUtc="2025-12-12T02:47:00Z">
        <w:r w:rsidR="003B64E5" w:rsidRPr="00975B74">
          <w:t xml:space="preserve"> with</w:t>
        </w:r>
      </w:ins>
      <w:ins w:id="282" w:author="Deborah Apthorp" w:date="2025-12-12T13:46:00Z" w16du:dateUtc="2025-12-12T02:46:00Z">
        <w:r w:rsidR="003B64E5" w:rsidRPr="00975B74">
          <w:t xml:space="preserve"> IVs of </w:t>
        </w:r>
      </w:ins>
      <w:ins w:id="283" w:author="Deborah Apthorp" w:date="2025-12-12T13:47:00Z" w16du:dateUtc="2025-12-12T02:47:00Z">
        <w:r w:rsidR="003B64E5" w:rsidRPr="00975B74">
          <w:t>the three</w:t>
        </w:r>
      </w:ins>
      <w:ins w:id="284" w:author="Deborah Apthorp" w:date="2025-12-12T13:46:00Z" w16du:dateUtc="2025-12-12T02:46:00Z">
        <w:r w:rsidR="003B64E5" w:rsidRPr="00975B74">
          <w:t xml:space="preserve"> different coping styles (i.e., problem-focused, emotion-focused, </w:t>
        </w:r>
      </w:ins>
      <w:ins w:id="285" w:author="Deborah Apthorp" w:date="2025-12-12T13:47:00Z" w16du:dateUtc="2025-12-12T02:47:00Z">
        <w:r w:rsidR="003B64E5" w:rsidRPr="00975B74">
          <w:t xml:space="preserve">and </w:t>
        </w:r>
      </w:ins>
      <w:ins w:id="286" w:author="Deborah Apthorp" w:date="2025-12-12T13:46:00Z" w16du:dateUtc="2025-12-12T02:46:00Z">
        <w:r w:rsidR="003B64E5" w:rsidRPr="00975B74">
          <w:t xml:space="preserve">avoidance), </w:t>
        </w:r>
      </w:ins>
      <w:ins w:id="287" w:author="Deborah Apthorp" w:date="2025-12-12T13:47:00Z" w16du:dateUtc="2025-12-12T02:47:00Z">
        <w:r w:rsidR="003B64E5" w:rsidRPr="00975B74">
          <w:t>and</w:t>
        </w:r>
      </w:ins>
      <w:ins w:id="288" w:author="Deborah Apthorp" w:date="2025-12-12T13:46:00Z" w16du:dateUtc="2025-12-12T02:46:00Z">
        <w:r w:rsidR="003B64E5" w:rsidRPr="00975B74">
          <w:t xml:space="preserve"> age and gender as control variables</w:t>
        </w:r>
      </w:ins>
      <w:ins w:id="289" w:author="Deborah Apthorp" w:date="2025-12-12T14:50:00Z" w16du:dateUtc="2025-12-12T03:50:00Z">
        <w:r w:rsidR="004F4FFD" w:rsidRPr="00975B74">
          <w:t>; this analysis only used the Wave 2 data, as these variables were not collected in Wave 1</w:t>
        </w:r>
      </w:ins>
      <w:ins w:id="290" w:author="Deborah Apthorp" w:date="2025-12-12T13:47:00Z" w16du:dateUtc="2025-12-12T02:47:00Z">
        <w:r w:rsidR="003B64E5" w:rsidRPr="00975B74">
          <w:t xml:space="preserve">. </w:t>
        </w:r>
      </w:ins>
      <w:ins w:id="291" w:author="Deborah Apthorp" w:date="2025-12-12T14:47:00Z" w16du:dateUtc="2025-12-12T03:47:00Z">
        <w:r w:rsidR="004F4FFD" w:rsidRPr="00975B74">
          <w:t xml:space="preserve">For Hypothesis 6 </w:t>
        </w:r>
      </w:ins>
      <w:ins w:id="292" w:author="Deborah Apthorp" w:date="2025-12-12T14:50:00Z" w16du:dateUtc="2025-12-12T03:50:00Z">
        <w:r w:rsidR="004F4FFD" w:rsidRPr="007D1DAB">
          <w:rPr>
            <w:i/>
            <w:iCs/>
          </w:rPr>
          <w:t>(Organisational support will moderate the relationship between work burnout and well-being</w:t>
        </w:r>
        <w:r w:rsidR="004F4FFD" w:rsidRPr="00975B74">
          <w:t xml:space="preserve">), </w:t>
        </w:r>
      </w:ins>
      <w:ins w:id="293" w:author="Deborah Apthorp" w:date="2025-12-12T14:51:00Z" w16du:dateUtc="2025-12-12T03:51:00Z">
        <w:r w:rsidR="004F4FFD" w:rsidRPr="00975B74">
          <w:t>we also used the Wave 2 data only, and we conducted a multiple linear regression</w:t>
        </w:r>
      </w:ins>
      <w:ins w:id="294" w:author="Deborah Apthorp" w:date="2025-12-12T14:55:00Z" w16du:dateUtc="2025-12-12T03:55:00Z">
        <w:r w:rsidR="004F4FFD" w:rsidRPr="00975B74">
          <w:t xml:space="preserve"> with psychological wellbeing (SWEM</w:t>
        </w:r>
      </w:ins>
      <w:ins w:id="295" w:author="Deborah Apthorp" w:date="2025-12-17T15:20:00Z" w16du:dateUtc="2025-12-17T04:20:00Z">
        <w:r w:rsidR="00975B74">
          <w:t>WB</w:t>
        </w:r>
      </w:ins>
      <w:ins w:id="296" w:author="Deborah Apthorp" w:date="2025-12-12T14:55:00Z" w16du:dateUtc="2025-12-12T03:55:00Z">
        <w:r w:rsidR="004F4FFD" w:rsidRPr="00975B74">
          <w:t>S score) as the DV, organisational support</w:t>
        </w:r>
      </w:ins>
      <w:ins w:id="297" w:author="Deborah Apthorp" w:date="2025-12-12T14:56:00Z" w16du:dateUtc="2025-12-12T03:56:00Z">
        <w:r w:rsidR="004F4FFD" w:rsidRPr="00975B74">
          <w:t xml:space="preserve"> (SPOS)</w:t>
        </w:r>
      </w:ins>
      <w:ins w:id="298" w:author="Deborah Apthorp" w:date="2025-12-12T14:55:00Z" w16du:dateUtc="2025-12-12T03:55:00Z">
        <w:r w:rsidR="004F4FFD" w:rsidRPr="00975B74">
          <w:t xml:space="preserve"> and work burnout </w:t>
        </w:r>
      </w:ins>
      <w:ins w:id="299" w:author="Deborah Apthorp" w:date="2025-12-12T14:56:00Z" w16du:dateUtc="2025-12-12T03:56:00Z">
        <w:r w:rsidR="004F4FFD" w:rsidRPr="00975B74">
          <w:t>(CBI-work) as predictors, and</w:t>
        </w:r>
      </w:ins>
      <w:ins w:id="300" w:author="Deborah Apthorp" w:date="2025-12-12T14:55:00Z" w16du:dateUtc="2025-12-12T03:55:00Z">
        <w:r w:rsidR="004F4FFD" w:rsidRPr="00975B74">
          <w:t xml:space="preserve"> an interaction term</w:t>
        </w:r>
      </w:ins>
      <w:ins w:id="301" w:author="Deborah Apthorp" w:date="2025-12-12T14:56:00Z" w16du:dateUtc="2025-12-12T03:56:00Z">
        <w:r w:rsidR="004F4FFD" w:rsidRPr="00975B74">
          <w:t xml:space="preserve"> between SPOS and CBI-work; all </w:t>
        </w:r>
      </w:ins>
      <w:ins w:id="302" w:author="Deborah Apthorp" w:date="2025-12-12T14:57:00Z" w16du:dateUtc="2025-12-12T03:57:00Z">
        <w:r w:rsidR="004F4FFD" w:rsidRPr="00975B74">
          <w:t xml:space="preserve">variables were centred before running the model. </w:t>
        </w:r>
      </w:ins>
    </w:p>
    <w:p w14:paraId="0B220375" w14:textId="050395AD" w:rsidR="006F0911" w:rsidRPr="00975B74" w:rsidRDefault="006F0911" w:rsidP="00975B74">
      <w:pPr>
        <w:rPr>
          <w:ins w:id="303" w:author="Deborah Apthorp" w:date="2025-12-11T12:18:00Z" w16du:dateUtc="2025-12-11T01:18:00Z"/>
        </w:rPr>
      </w:pPr>
      <w:ins w:id="304" w:author="Deborah Apthorp" w:date="2025-12-12T15:00:00Z" w16du:dateUtc="2025-12-12T04:00:00Z">
        <w:r w:rsidRPr="00975B74">
          <w:t xml:space="preserve">In addition to the preregistered analyses, we conducted a confirmatory factor analysis on the </w:t>
        </w:r>
      </w:ins>
      <w:ins w:id="305" w:author="Deborah Apthorp" w:date="2025-12-12T15:01:00Z" w16du:dateUtc="2025-12-12T04:01:00Z">
        <w:r w:rsidRPr="00975B74">
          <w:t>c</w:t>
        </w:r>
      </w:ins>
      <w:ins w:id="306" w:author="Deborah Apthorp" w:date="2025-12-12T15:00:00Z" w16du:dateUtc="2025-12-12T04:00:00Z">
        <w:r w:rsidRPr="00975B74">
          <w:t>oping scales</w:t>
        </w:r>
      </w:ins>
      <w:ins w:id="307" w:author="Deborah Apthorp" w:date="2025-12-12T15:01:00Z" w16du:dateUtc="2025-12-12T04:01:00Z">
        <w:r w:rsidRPr="00975B74">
          <w:t xml:space="preserve"> (ref), since it is a relatively new measure which has not </w:t>
        </w:r>
      </w:ins>
      <w:ins w:id="308" w:author="Deborah Apthorp" w:date="2025-12-12T15:02:00Z" w16du:dateUtc="2025-12-12T04:02:00Z">
        <w:r w:rsidRPr="00975B74">
          <w:t xml:space="preserve">been extensively validated. For this, we used the R package </w:t>
        </w:r>
        <w:proofErr w:type="spellStart"/>
        <w:r w:rsidRPr="00975B74">
          <w:t>lavaan</w:t>
        </w:r>
        <w:proofErr w:type="spellEnd"/>
        <w:r w:rsidRPr="00975B74">
          <w:t xml:space="preserve"> (ref), since there are established subscales onto which the items are designed to load (problem-focused coping, emotion-focused coping and </w:t>
        </w:r>
        <w:r w:rsidRPr="00975B74">
          <w:lastRenderedPageBreak/>
          <w:t>avoidance).</w:t>
        </w:r>
      </w:ins>
      <w:ins w:id="309" w:author="Deborah Apthorp" w:date="2025-12-12T15:06:00Z" w16du:dateUtc="2025-12-12T04:06:00Z">
        <w:r w:rsidRPr="00975B74">
          <w:t xml:space="preserve"> We used robust maximum likelihood for the estimator and </w:t>
        </w:r>
      </w:ins>
      <w:ins w:id="310" w:author="Deborah Apthorp" w:date="2025-12-12T15:07:00Z" w16du:dateUtc="2025-12-12T04:07:00Z">
        <w:r w:rsidRPr="00975B74">
          <w:t>full information maximum likelihood for missing valu</w:t>
        </w:r>
      </w:ins>
      <w:ins w:id="311" w:author="Deborah Apthorp" w:date="2025-12-12T15:31:00Z" w16du:dateUtc="2025-12-12T04:31:00Z">
        <w:r w:rsidR="00421E9E" w:rsidRPr="00975B74">
          <w:t>e</w:t>
        </w:r>
      </w:ins>
      <w:ins w:id="312" w:author="Deborah Apthorp" w:date="2025-12-12T15:07:00Z" w16du:dateUtc="2025-12-12T04:07:00Z">
        <w:r w:rsidRPr="00975B74">
          <w:t xml:space="preserve">s. </w:t>
        </w:r>
      </w:ins>
    </w:p>
    <w:p w14:paraId="24B7808A" w14:textId="77777777" w:rsidR="00E23E52" w:rsidRPr="00975B74" w:rsidRDefault="00E23E52" w:rsidP="00975B74">
      <w:pPr>
        <w:rPr>
          <w:ins w:id="313" w:author="Deborah Apthorp" w:date="2025-12-11T12:18:00Z" w16du:dateUtc="2025-12-11T01:18:00Z"/>
        </w:rPr>
      </w:pPr>
    </w:p>
    <w:p w14:paraId="160498C1" w14:textId="77777777" w:rsidR="00421E9E" w:rsidRPr="00975B74" w:rsidRDefault="00421E9E" w:rsidP="00975B74">
      <w:pPr>
        <w:rPr>
          <w:ins w:id="314" w:author="Deborah Apthorp" w:date="2025-12-12T15:31:00Z" w16du:dateUtc="2025-12-12T04:31:00Z"/>
        </w:rPr>
      </w:pPr>
      <w:ins w:id="315" w:author="Deborah Apthorp" w:date="2025-12-12T15:31:00Z" w16du:dateUtc="2025-12-12T04:31:00Z">
        <w:r w:rsidRPr="00975B74">
          <w:br w:type="page"/>
        </w:r>
      </w:ins>
    </w:p>
    <w:tbl>
      <w:tblPr>
        <w:tblW w:w="10065" w:type="dxa"/>
        <w:shd w:val="clear" w:color="auto" w:fill="FFFFFF"/>
        <w:tblCellMar>
          <w:top w:w="15" w:type="dxa"/>
          <w:left w:w="15" w:type="dxa"/>
          <w:bottom w:w="15" w:type="dxa"/>
          <w:right w:w="15" w:type="dxa"/>
        </w:tblCellMar>
        <w:tblLook w:val="04A0" w:firstRow="1" w:lastRow="0" w:firstColumn="1" w:lastColumn="0" w:noHBand="0" w:noVBand="1"/>
      </w:tblPr>
      <w:tblGrid>
        <w:gridCol w:w="2041"/>
        <w:gridCol w:w="1993"/>
        <w:gridCol w:w="2028"/>
        <w:gridCol w:w="2001"/>
        <w:gridCol w:w="2002"/>
      </w:tblGrid>
      <w:tr w:rsidR="008017DC" w:rsidRPr="00421E9E" w14:paraId="1006E772" w14:textId="77777777" w:rsidTr="001D1595">
        <w:trPr>
          <w:tblHeader/>
          <w:ins w:id="316" w:author="Deborah Apthorp" w:date="2025-12-11T12:18:00Z"/>
        </w:trPr>
        <w:tc>
          <w:tcPr>
            <w:tcW w:w="0" w:type="auto"/>
            <w:gridSpan w:val="5"/>
            <w:vAlign w:val="center"/>
            <w:hideMark/>
          </w:tcPr>
          <w:p w14:paraId="439E489A" w14:textId="1043D9BB" w:rsidR="00E23E52" w:rsidRPr="00421E9E" w:rsidRDefault="001D1595" w:rsidP="00F307C9">
            <w:pPr>
              <w:pStyle w:val="NoSpacing"/>
              <w:rPr>
                <w:ins w:id="317" w:author="Deborah Apthorp" w:date="2025-12-11T12:18:00Z" w16du:dateUtc="2025-12-11T01:18:00Z"/>
              </w:rPr>
            </w:pPr>
            <w:ins w:id="318" w:author="Deborah Apthorp" w:date="2025-12-11T13:17:00Z" w16du:dateUtc="2025-12-11T02:17:00Z">
              <w:r w:rsidRPr="00421E9E">
                <w:lastRenderedPageBreak/>
                <w:t xml:space="preserve">Table x: </w:t>
              </w:r>
            </w:ins>
            <w:ins w:id="319" w:author="Deborah Apthorp" w:date="2025-12-11T12:18:00Z" w16du:dateUtc="2025-12-11T01:18:00Z">
              <w:r w:rsidR="00E23E52" w:rsidRPr="00421E9E">
                <w:t>Coefficients for the general linear model examining the effect of location on wellbeing</w:t>
              </w:r>
            </w:ins>
            <w:ins w:id="320" w:author="Deborah Apthorp" w:date="2025-12-12T14:47:00Z" w16du:dateUtc="2025-12-12T03:47:00Z">
              <w:r w:rsidR="004F4FFD" w:rsidRPr="00421E9E">
                <w:t xml:space="preserve"> (Hypothesis 3)</w:t>
              </w:r>
            </w:ins>
          </w:p>
        </w:tc>
      </w:tr>
      <w:tr w:rsidR="003861A0" w:rsidRPr="00421E9E" w14:paraId="65A5D2F6" w14:textId="77777777" w:rsidTr="004F4FFD">
        <w:trPr>
          <w:tblHeader/>
          <w:ins w:id="321" w:author="Deborah Apthorp" w:date="2025-12-11T12:18:00Z"/>
        </w:trPr>
        <w:tc>
          <w:tcPr>
            <w:tcW w:w="2013" w:type="dxa"/>
            <w:tcBorders>
              <w:bottom w:val="single" w:sz="12" w:space="0" w:color="auto"/>
            </w:tcBorders>
            <w:shd w:val="clear" w:color="auto" w:fill="FFFFFF"/>
            <w:vAlign w:val="center"/>
            <w:hideMark/>
          </w:tcPr>
          <w:p w14:paraId="778C8969" w14:textId="77777777" w:rsidR="00E23E52" w:rsidRPr="00421E9E" w:rsidRDefault="00E23E52" w:rsidP="00F307C9">
            <w:pPr>
              <w:pStyle w:val="NoSpacing"/>
              <w:rPr>
                <w:ins w:id="322" w:author="Deborah Apthorp" w:date="2025-12-11T12:18:00Z" w16du:dateUtc="2025-12-11T01:18:00Z"/>
              </w:rPr>
            </w:pPr>
          </w:p>
        </w:tc>
        <w:tc>
          <w:tcPr>
            <w:tcW w:w="2013" w:type="dxa"/>
            <w:tcBorders>
              <w:bottom w:val="single" w:sz="12" w:space="0" w:color="auto"/>
            </w:tcBorders>
            <w:shd w:val="clear" w:color="auto" w:fill="FFFFFF"/>
            <w:vAlign w:val="center"/>
            <w:hideMark/>
          </w:tcPr>
          <w:p w14:paraId="658085B1" w14:textId="77777777" w:rsidR="00E23E52" w:rsidRPr="00421E9E" w:rsidRDefault="00E23E52" w:rsidP="00F307C9">
            <w:pPr>
              <w:pStyle w:val="NoSpacing"/>
              <w:rPr>
                <w:ins w:id="323" w:author="Deborah Apthorp" w:date="2025-12-11T12:18:00Z" w16du:dateUtc="2025-12-11T01:18:00Z"/>
              </w:rPr>
            </w:pPr>
            <w:ins w:id="324" w:author="Deborah Apthorp" w:date="2025-12-11T12:18:00Z" w16du:dateUtc="2025-12-11T01:18:00Z">
              <w:r w:rsidRPr="00421E9E">
                <w:t>Beta</w:t>
              </w:r>
            </w:ins>
          </w:p>
        </w:tc>
        <w:tc>
          <w:tcPr>
            <w:tcW w:w="2013" w:type="dxa"/>
            <w:tcBorders>
              <w:bottom w:val="single" w:sz="12" w:space="0" w:color="auto"/>
            </w:tcBorders>
            <w:shd w:val="clear" w:color="auto" w:fill="FFFFFF"/>
            <w:vAlign w:val="center"/>
            <w:hideMark/>
          </w:tcPr>
          <w:p w14:paraId="0E95BD95" w14:textId="77777777" w:rsidR="00E23E52" w:rsidRPr="00421E9E" w:rsidRDefault="00E23E52" w:rsidP="00F307C9">
            <w:pPr>
              <w:pStyle w:val="NoSpacing"/>
              <w:rPr>
                <w:ins w:id="325" w:author="Deborah Apthorp" w:date="2025-12-11T12:18:00Z" w16du:dateUtc="2025-12-11T01:18:00Z"/>
              </w:rPr>
            </w:pPr>
            <w:ins w:id="326" w:author="Deborah Apthorp" w:date="2025-12-11T12:18:00Z" w16du:dateUtc="2025-12-11T01:18:00Z">
              <w:r w:rsidRPr="00421E9E">
                <w:t>Standard Error</w:t>
              </w:r>
            </w:ins>
          </w:p>
        </w:tc>
        <w:tc>
          <w:tcPr>
            <w:tcW w:w="2013" w:type="dxa"/>
            <w:tcBorders>
              <w:bottom w:val="single" w:sz="12" w:space="0" w:color="auto"/>
            </w:tcBorders>
            <w:shd w:val="clear" w:color="auto" w:fill="FFFFFF"/>
            <w:vAlign w:val="center"/>
            <w:hideMark/>
          </w:tcPr>
          <w:p w14:paraId="2196AE49" w14:textId="77777777" w:rsidR="00E23E52" w:rsidRPr="00421E9E" w:rsidRDefault="00E23E52" w:rsidP="00F307C9">
            <w:pPr>
              <w:pStyle w:val="NoSpacing"/>
              <w:rPr>
                <w:ins w:id="327" w:author="Deborah Apthorp" w:date="2025-12-11T12:18:00Z" w16du:dateUtc="2025-12-11T01:18:00Z"/>
              </w:rPr>
            </w:pPr>
            <w:ins w:id="328" w:author="Deborah Apthorp" w:date="2025-12-11T12:18:00Z" w16du:dateUtc="2025-12-11T01:18:00Z">
              <w:r w:rsidRPr="00421E9E">
                <w:t>t value</w:t>
              </w:r>
            </w:ins>
          </w:p>
        </w:tc>
        <w:tc>
          <w:tcPr>
            <w:tcW w:w="2013" w:type="dxa"/>
            <w:tcBorders>
              <w:bottom w:val="single" w:sz="12" w:space="0" w:color="auto"/>
            </w:tcBorders>
            <w:shd w:val="clear" w:color="auto" w:fill="FFFFFF"/>
            <w:vAlign w:val="center"/>
            <w:hideMark/>
          </w:tcPr>
          <w:p w14:paraId="2CA8DFFE" w14:textId="77777777" w:rsidR="00E23E52" w:rsidRPr="00421E9E" w:rsidRDefault="00E23E52" w:rsidP="00F307C9">
            <w:pPr>
              <w:pStyle w:val="NoSpacing"/>
              <w:rPr>
                <w:ins w:id="329" w:author="Deborah Apthorp" w:date="2025-12-11T12:18:00Z" w16du:dateUtc="2025-12-11T01:18:00Z"/>
              </w:rPr>
            </w:pPr>
            <w:ins w:id="330" w:author="Deborah Apthorp" w:date="2025-12-11T12:18:00Z" w16du:dateUtc="2025-12-11T01:18:00Z">
              <w:r w:rsidRPr="00421E9E">
                <w:t>p value</w:t>
              </w:r>
            </w:ins>
          </w:p>
        </w:tc>
      </w:tr>
      <w:tr w:rsidR="003861A0" w:rsidRPr="00421E9E" w14:paraId="6A75CA2B" w14:textId="77777777" w:rsidTr="004F4FFD">
        <w:trPr>
          <w:ins w:id="331" w:author="Deborah Apthorp" w:date="2025-12-11T12:18:00Z"/>
        </w:trPr>
        <w:tc>
          <w:tcPr>
            <w:tcW w:w="2013" w:type="dxa"/>
            <w:tcBorders>
              <w:top w:val="single" w:sz="12" w:space="0" w:color="auto"/>
            </w:tcBorders>
            <w:shd w:val="clear" w:color="auto" w:fill="FFFFFF"/>
            <w:vAlign w:val="center"/>
            <w:hideMark/>
          </w:tcPr>
          <w:p w14:paraId="259B1058" w14:textId="77777777" w:rsidR="00E23E52" w:rsidRPr="00421E9E" w:rsidRDefault="00E23E52" w:rsidP="00F307C9">
            <w:pPr>
              <w:pStyle w:val="NoSpacing"/>
              <w:rPr>
                <w:ins w:id="332" w:author="Deborah Apthorp" w:date="2025-12-11T12:18:00Z" w16du:dateUtc="2025-12-11T01:18:00Z"/>
              </w:rPr>
            </w:pPr>
            <w:ins w:id="333" w:author="Deborah Apthorp" w:date="2025-12-11T12:18:00Z" w16du:dateUtc="2025-12-11T01:18:00Z">
              <w:r w:rsidRPr="00421E9E">
                <w:t>(Intercept)</w:t>
              </w:r>
            </w:ins>
          </w:p>
        </w:tc>
        <w:tc>
          <w:tcPr>
            <w:tcW w:w="2013" w:type="dxa"/>
            <w:tcBorders>
              <w:top w:val="single" w:sz="12" w:space="0" w:color="auto"/>
            </w:tcBorders>
            <w:shd w:val="clear" w:color="auto" w:fill="FFFFFF"/>
            <w:vAlign w:val="center"/>
            <w:hideMark/>
          </w:tcPr>
          <w:p w14:paraId="48CEC5CD" w14:textId="77777777" w:rsidR="00E23E52" w:rsidRPr="00421E9E" w:rsidRDefault="00E23E52" w:rsidP="00F307C9">
            <w:pPr>
              <w:pStyle w:val="NoSpacing"/>
              <w:rPr>
                <w:ins w:id="334" w:author="Deborah Apthorp" w:date="2025-12-11T12:18:00Z" w16du:dateUtc="2025-12-11T01:18:00Z"/>
              </w:rPr>
            </w:pPr>
            <w:ins w:id="335" w:author="Deborah Apthorp" w:date="2025-12-11T12:18:00Z" w16du:dateUtc="2025-12-11T01:18:00Z">
              <w:r w:rsidRPr="00421E9E">
                <w:t>2.66</w:t>
              </w:r>
            </w:ins>
          </w:p>
        </w:tc>
        <w:tc>
          <w:tcPr>
            <w:tcW w:w="2013" w:type="dxa"/>
            <w:tcBorders>
              <w:top w:val="single" w:sz="12" w:space="0" w:color="auto"/>
            </w:tcBorders>
            <w:shd w:val="clear" w:color="auto" w:fill="FFFFFF"/>
            <w:vAlign w:val="center"/>
            <w:hideMark/>
          </w:tcPr>
          <w:p w14:paraId="3F872E67" w14:textId="77777777" w:rsidR="00E23E52" w:rsidRPr="00421E9E" w:rsidRDefault="00E23E52" w:rsidP="00F307C9">
            <w:pPr>
              <w:pStyle w:val="NoSpacing"/>
              <w:rPr>
                <w:ins w:id="336" w:author="Deborah Apthorp" w:date="2025-12-11T12:18:00Z" w16du:dateUtc="2025-12-11T01:18:00Z"/>
              </w:rPr>
            </w:pPr>
            <w:ins w:id="337" w:author="Deborah Apthorp" w:date="2025-12-11T12:18:00Z" w16du:dateUtc="2025-12-11T01:18:00Z">
              <w:r w:rsidRPr="00421E9E">
                <w:t>0.14</w:t>
              </w:r>
            </w:ins>
          </w:p>
        </w:tc>
        <w:tc>
          <w:tcPr>
            <w:tcW w:w="2013" w:type="dxa"/>
            <w:tcBorders>
              <w:top w:val="single" w:sz="12" w:space="0" w:color="auto"/>
            </w:tcBorders>
            <w:shd w:val="clear" w:color="auto" w:fill="FFFFFF"/>
            <w:vAlign w:val="center"/>
            <w:hideMark/>
          </w:tcPr>
          <w:p w14:paraId="400BF298" w14:textId="77777777" w:rsidR="00E23E52" w:rsidRPr="00421E9E" w:rsidRDefault="00E23E52" w:rsidP="00F307C9">
            <w:pPr>
              <w:pStyle w:val="NoSpacing"/>
              <w:rPr>
                <w:ins w:id="338" w:author="Deborah Apthorp" w:date="2025-12-11T12:18:00Z" w16du:dateUtc="2025-12-11T01:18:00Z"/>
              </w:rPr>
            </w:pPr>
            <w:ins w:id="339" w:author="Deborah Apthorp" w:date="2025-12-11T12:18:00Z" w16du:dateUtc="2025-12-11T01:18:00Z">
              <w:r w:rsidRPr="00421E9E">
                <w:t>18.49</w:t>
              </w:r>
            </w:ins>
          </w:p>
        </w:tc>
        <w:tc>
          <w:tcPr>
            <w:tcW w:w="2013" w:type="dxa"/>
            <w:tcBorders>
              <w:top w:val="single" w:sz="12" w:space="0" w:color="auto"/>
            </w:tcBorders>
            <w:shd w:val="clear" w:color="auto" w:fill="FFFFFF"/>
            <w:vAlign w:val="center"/>
            <w:hideMark/>
          </w:tcPr>
          <w:p w14:paraId="25668E82" w14:textId="49CDE450" w:rsidR="00E23E52" w:rsidRPr="00421E9E" w:rsidRDefault="00E23E52" w:rsidP="00F307C9">
            <w:pPr>
              <w:pStyle w:val="NoSpacing"/>
              <w:rPr>
                <w:ins w:id="340" w:author="Deborah Apthorp" w:date="2025-12-11T12:18:00Z" w16du:dateUtc="2025-12-11T01:18:00Z"/>
              </w:rPr>
            </w:pPr>
            <w:ins w:id="341" w:author="Deborah Apthorp" w:date="2025-12-11T12:19:00Z" w16du:dateUtc="2025-12-11T01:19:00Z">
              <w:r w:rsidRPr="00421E9E">
                <w:t>&lt;.001</w:t>
              </w:r>
            </w:ins>
          </w:p>
        </w:tc>
      </w:tr>
      <w:tr w:rsidR="003861A0" w:rsidRPr="00421E9E" w14:paraId="7B944919" w14:textId="77777777" w:rsidTr="004F4FFD">
        <w:trPr>
          <w:ins w:id="342" w:author="Deborah Apthorp" w:date="2025-12-11T12:18:00Z"/>
        </w:trPr>
        <w:tc>
          <w:tcPr>
            <w:tcW w:w="2013" w:type="dxa"/>
            <w:shd w:val="clear" w:color="auto" w:fill="FFFFFF"/>
            <w:vAlign w:val="center"/>
            <w:hideMark/>
          </w:tcPr>
          <w:p w14:paraId="43D9D59F" w14:textId="39AE4777" w:rsidR="00E23E52" w:rsidRPr="00421E9E" w:rsidRDefault="00E23E52" w:rsidP="00F307C9">
            <w:pPr>
              <w:pStyle w:val="NoSpacing"/>
              <w:rPr>
                <w:ins w:id="343" w:author="Deborah Apthorp" w:date="2025-12-11T12:18:00Z" w16du:dateUtc="2025-12-11T01:18:00Z"/>
              </w:rPr>
            </w:pPr>
            <w:ins w:id="344" w:author="Deborah Apthorp" w:date="2025-12-11T12:18:00Z" w16du:dateUtc="2025-12-11T01:18:00Z">
              <w:r w:rsidRPr="00421E9E">
                <w:t>USA</w:t>
              </w:r>
            </w:ins>
            <w:ins w:id="345" w:author="Deborah Apthorp" w:date="2025-12-11T12:19:00Z" w16du:dateUtc="2025-12-11T01:19:00Z">
              <w:r w:rsidRPr="00421E9E">
                <w:t xml:space="preserve"> residence</w:t>
              </w:r>
            </w:ins>
          </w:p>
        </w:tc>
        <w:tc>
          <w:tcPr>
            <w:tcW w:w="2013" w:type="dxa"/>
            <w:shd w:val="clear" w:color="auto" w:fill="FFFFFF"/>
            <w:vAlign w:val="center"/>
            <w:hideMark/>
          </w:tcPr>
          <w:p w14:paraId="16E51439" w14:textId="77777777" w:rsidR="00E23E52" w:rsidRPr="00421E9E" w:rsidRDefault="00E23E52" w:rsidP="00F307C9">
            <w:pPr>
              <w:pStyle w:val="NoSpacing"/>
              <w:rPr>
                <w:ins w:id="346" w:author="Deborah Apthorp" w:date="2025-12-11T12:18:00Z" w16du:dateUtc="2025-12-11T01:18:00Z"/>
              </w:rPr>
            </w:pPr>
            <w:ins w:id="347" w:author="Deborah Apthorp" w:date="2025-12-11T12:18:00Z" w16du:dateUtc="2025-12-11T01:18:00Z">
              <w:r w:rsidRPr="00421E9E">
                <w:t>0.00</w:t>
              </w:r>
            </w:ins>
          </w:p>
        </w:tc>
        <w:tc>
          <w:tcPr>
            <w:tcW w:w="2013" w:type="dxa"/>
            <w:shd w:val="clear" w:color="auto" w:fill="FFFFFF"/>
            <w:vAlign w:val="center"/>
            <w:hideMark/>
          </w:tcPr>
          <w:p w14:paraId="6D4591EA" w14:textId="77777777" w:rsidR="00E23E52" w:rsidRPr="00421E9E" w:rsidRDefault="00E23E52" w:rsidP="00F307C9">
            <w:pPr>
              <w:pStyle w:val="NoSpacing"/>
              <w:rPr>
                <w:ins w:id="348" w:author="Deborah Apthorp" w:date="2025-12-11T12:18:00Z" w16du:dateUtc="2025-12-11T01:18:00Z"/>
              </w:rPr>
            </w:pPr>
            <w:ins w:id="349" w:author="Deborah Apthorp" w:date="2025-12-11T12:18:00Z" w16du:dateUtc="2025-12-11T01:18:00Z">
              <w:r w:rsidRPr="00421E9E">
                <w:t>0.08</w:t>
              </w:r>
            </w:ins>
          </w:p>
        </w:tc>
        <w:tc>
          <w:tcPr>
            <w:tcW w:w="2013" w:type="dxa"/>
            <w:shd w:val="clear" w:color="auto" w:fill="FFFFFF"/>
            <w:vAlign w:val="center"/>
            <w:hideMark/>
          </w:tcPr>
          <w:p w14:paraId="20FBBB97" w14:textId="77777777" w:rsidR="00E23E52" w:rsidRPr="00421E9E" w:rsidRDefault="00E23E52" w:rsidP="00F307C9">
            <w:pPr>
              <w:pStyle w:val="NoSpacing"/>
              <w:rPr>
                <w:ins w:id="350" w:author="Deborah Apthorp" w:date="2025-12-11T12:18:00Z" w16du:dateUtc="2025-12-11T01:18:00Z"/>
              </w:rPr>
            </w:pPr>
            <w:ins w:id="351" w:author="Deborah Apthorp" w:date="2025-12-11T12:18:00Z" w16du:dateUtc="2025-12-11T01:18:00Z">
              <w:r w:rsidRPr="00421E9E">
                <w:t>0.00</w:t>
              </w:r>
            </w:ins>
          </w:p>
        </w:tc>
        <w:tc>
          <w:tcPr>
            <w:tcW w:w="2013" w:type="dxa"/>
            <w:shd w:val="clear" w:color="auto" w:fill="FFFFFF"/>
            <w:vAlign w:val="center"/>
            <w:hideMark/>
          </w:tcPr>
          <w:p w14:paraId="745853D0" w14:textId="2E083527" w:rsidR="00E23E52" w:rsidRPr="00421E9E" w:rsidRDefault="00E23E52" w:rsidP="00F307C9">
            <w:pPr>
              <w:pStyle w:val="NoSpacing"/>
              <w:rPr>
                <w:ins w:id="352" w:author="Deborah Apthorp" w:date="2025-12-11T12:18:00Z" w16du:dateUtc="2025-12-11T01:18:00Z"/>
              </w:rPr>
            </w:pPr>
            <w:ins w:id="353" w:author="Deborah Apthorp" w:date="2025-12-11T12:18:00Z" w16du:dateUtc="2025-12-11T01:18:00Z">
              <w:r w:rsidRPr="00421E9E">
                <w:t>0.999</w:t>
              </w:r>
            </w:ins>
          </w:p>
        </w:tc>
      </w:tr>
      <w:tr w:rsidR="003861A0" w:rsidRPr="00421E9E" w14:paraId="40CBE314" w14:textId="77777777" w:rsidTr="004F4FFD">
        <w:trPr>
          <w:ins w:id="354" w:author="Deborah Apthorp" w:date="2025-12-11T12:18:00Z"/>
        </w:trPr>
        <w:tc>
          <w:tcPr>
            <w:tcW w:w="2013" w:type="dxa"/>
            <w:shd w:val="clear" w:color="auto" w:fill="FFFFFF"/>
            <w:vAlign w:val="center"/>
            <w:hideMark/>
          </w:tcPr>
          <w:p w14:paraId="02C52BB6" w14:textId="038C4E06" w:rsidR="00E23E52" w:rsidRPr="00421E9E" w:rsidRDefault="00E23E52" w:rsidP="00F307C9">
            <w:pPr>
              <w:pStyle w:val="NoSpacing"/>
              <w:rPr>
                <w:ins w:id="355" w:author="Deborah Apthorp" w:date="2025-12-11T12:18:00Z" w16du:dateUtc="2025-12-11T01:18:00Z"/>
              </w:rPr>
            </w:pPr>
            <w:ins w:id="356" w:author="Deborah Apthorp" w:date="2025-12-11T12:19:00Z" w16du:dateUtc="2025-12-11T01:19:00Z">
              <w:r w:rsidRPr="00421E9E">
                <w:t>A</w:t>
              </w:r>
            </w:ins>
            <w:ins w:id="357" w:author="Deborah Apthorp" w:date="2025-12-11T12:18:00Z" w16du:dateUtc="2025-12-11T01:18:00Z">
              <w:r w:rsidRPr="00421E9E">
                <w:t>ge</w:t>
              </w:r>
            </w:ins>
          </w:p>
        </w:tc>
        <w:tc>
          <w:tcPr>
            <w:tcW w:w="2013" w:type="dxa"/>
            <w:shd w:val="clear" w:color="auto" w:fill="FFFFFF"/>
            <w:vAlign w:val="center"/>
            <w:hideMark/>
          </w:tcPr>
          <w:p w14:paraId="612AA0AF" w14:textId="77777777" w:rsidR="00E23E52" w:rsidRPr="00421E9E" w:rsidRDefault="00E23E52" w:rsidP="00F307C9">
            <w:pPr>
              <w:pStyle w:val="NoSpacing"/>
              <w:rPr>
                <w:ins w:id="358" w:author="Deborah Apthorp" w:date="2025-12-11T12:18:00Z" w16du:dateUtc="2025-12-11T01:18:00Z"/>
              </w:rPr>
            </w:pPr>
            <w:ins w:id="359" w:author="Deborah Apthorp" w:date="2025-12-11T12:18:00Z" w16du:dateUtc="2025-12-11T01:18:00Z">
              <w:r w:rsidRPr="00421E9E">
                <w:t>0.01</w:t>
              </w:r>
            </w:ins>
          </w:p>
        </w:tc>
        <w:tc>
          <w:tcPr>
            <w:tcW w:w="2013" w:type="dxa"/>
            <w:shd w:val="clear" w:color="auto" w:fill="FFFFFF"/>
            <w:vAlign w:val="center"/>
            <w:hideMark/>
          </w:tcPr>
          <w:p w14:paraId="3B6342ED" w14:textId="77777777" w:rsidR="00E23E52" w:rsidRPr="00421E9E" w:rsidRDefault="00E23E52" w:rsidP="00F307C9">
            <w:pPr>
              <w:pStyle w:val="NoSpacing"/>
              <w:rPr>
                <w:ins w:id="360" w:author="Deborah Apthorp" w:date="2025-12-11T12:18:00Z" w16du:dateUtc="2025-12-11T01:18:00Z"/>
              </w:rPr>
            </w:pPr>
            <w:ins w:id="361" w:author="Deborah Apthorp" w:date="2025-12-11T12:18:00Z" w16du:dateUtc="2025-12-11T01:18:00Z">
              <w:r w:rsidRPr="00421E9E">
                <w:t>0.00</w:t>
              </w:r>
            </w:ins>
          </w:p>
        </w:tc>
        <w:tc>
          <w:tcPr>
            <w:tcW w:w="2013" w:type="dxa"/>
            <w:shd w:val="clear" w:color="auto" w:fill="FFFFFF"/>
            <w:vAlign w:val="center"/>
            <w:hideMark/>
          </w:tcPr>
          <w:p w14:paraId="6A0B5769" w14:textId="77777777" w:rsidR="00E23E52" w:rsidRPr="00421E9E" w:rsidRDefault="00E23E52" w:rsidP="00F307C9">
            <w:pPr>
              <w:pStyle w:val="NoSpacing"/>
              <w:rPr>
                <w:ins w:id="362" w:author="Deborah Apthorp" w:date="2025-12-11T12:18:00Z" w16du:dateUtc="2025-12-11T01:18:00Z"/>
              </w:rPr>
            </w:pPr>
            <w:ins w:id="363" w:author="Deborah Apthorp" w:date="2025-12-11T12:18:00Z" w16du:dateUtc="2025-12-11T01:18:00Z">
              <w:r w:rsidRPr="00421E9E">
                <w:t>4.20</w:t>
              </w:r>
            </w:ins>
          </w:p>
        </w:tc>
        <w:tc>
          <w:tcPr>
            <w:tcW w:w="2013" w:type="dxa"/>
            <w:shd w:val="clear" w:color="auto" w:fill="FFFFFF"/>
            <w:vAlign w:val="center"/>
            <w:hideMark/>
          </w:tcPr>
          <w:p w14:paraId="502544C4" w14:textId="0E011417" w:rsidR="00E23E52" w:rsidRPr="00421E9E" w:rsidRDefault="00E23E52" w:rsidP="00F307C9">
            <w:pPr>
              <w:pStyle w:val="NoSpacing"/>
              <w:rPr>
                <w:ins w:id="364" w:author="Deborah Apthorp" w:date="2025-12-11T12:18:00Z" w16du:dateUtc="2025-12-11T01:18:00Z"/>
              </w:rPr>
            </w:pPr>
            <w:ins w:id="365" w:author="Deborah Apthorp" w:date="2025-12-11T12:18:00Z" w16du:dateUtc="2025-12-11T01:18:00Z">
              <w:r w:rsidRPr="00421E9E">
                <w:t>&lt;.001</w:t>
              </w:r>
            </w:ins>
          </w:p>
        </w:tc>
      </w:tr>
      <w:tr w:rsidR="003861A0" w:rsidRPr="00421E9E" w14:paraId="294549C7" w14:textId="77777777" w:rsidTr="004F4FFD">
        <w:trPr>
          <w:ins w:id="366" w:author="Deborah Apthorp" w:date="2025-12-11T12:18:00Z"/>
        </w:trPr>
        <w:tc>
          <w:tcPr>
            <w:tcW w:w="2013" w:type="dxa"/>
            <w:tcBorders>
              <w:bottom w:val="single" w:sz="8" w:space="0" w:color="auto"/>
            </w:tcBorders>
            <w:shd w:val="clear" w:color="auto" w:fill="FFFFFF"/>
            <w:vAlign w:val="center"/>
            <w:hideMark/>
          </w:tcPr>
          <w:p w14:paraId="68D341DE" w14:textId="2715FEE0" w:rsidR="00E23E52" w:rsidRPr="00421E9E" w:rsidRDefault="00E23E52" w:rsidP="00F307C9">
            <w:pPr>
              <w:pStyle w:val="NoSpacing"/>
              <w:rPr>
                <w:ins w:id="367" w:author="Deborah Apthorp" w:date="2025-12-11T12:18:00Z" w16du:dateUtc="2025-12-11T01:18:00Z"/>
              </w:rPr>
            </w:pPr>
            <w:ins w:id="368" w:author="Deborah Apthorp" w:date="2025-12-11T12:19:00Z" w16du:dateUtc="2025-12-11T01:19:00Z">
              <w:r w:rsidRPr="00421E9E">
                <w:t>G</w:t>
              </w:r>
            </w:ins>
            <w:ins w:id="369" w:author="Deborah Apthorp" w:date="2025-12-11T12:18:00Z" w16du:dateUtc="2025-12-11T01:18:00Z">
              <w:r w:rsidRPr="00421E9E">
                <w:t>ender</w:t>
              </w:r>
            </w:ins>
          </w:p>
        </w:tc>
        <w:tc>
          <w:tcPr>
            <w:tcW w:w="2013" w:type="dxa"/>
            <w:tcBorders>
              <w:bottom w:val="single" w:sz="8" w:space="0" w:color="auto"/>
            </w:tcBorders>
            <w:shd w:val="clear" w:color="auto" w:fill="FFFFFF"/>
            <w:vAlign w:val="center"/>
            <w:hideMark/>
          </w:tcPr>
          <w:p w14:paraId="0B92C60E" w14:textId="77777777" w:rsidR="00E23E52" w:rsidRPr="00421E9E" w:rsidRDefault="00E23E52" w:rsidP="00F307C9">
            <w:pPr>
              <w:pStyle w:val="NoSpacing"/>
              <w:rPr>
                <w:ins w:id="370" w:author="Deborah Apthorp" w:date="2025-12-11T12:18:00Z" w16du:dateUtc="2025-12-11T01:18:00Z"/>
              </w:rPr>
            </w:pPr>
            <w:ins w:id="371" w:author="Deborah Apthorp" w:date="2025-12-11T12:18:00Z" w16du:dateUtc="2025-12-11T01:18:00Z">
              <w:r w:rsidRPr="00421E9E">
                <w:t>0.14</w:t>
              </w:r>
            </w:ins>
          </w:p>
        </w:tc>
        <w:tc>
          <w:tcPr>
            <w:tcW w:w="2013" w:type="dxa"/>
            <w:tcBorders>
              <w:bottom w:val="single" w:sz="8" w:space="0" w:color="auto"/>
            </w:tcBorders>
            <w:shd w:val="clear" w:color="auto" w:fill="FFFFFF"/>
            <w:vAlign w:val="center"/>
            <w:hideMark/>
          </w:tcPr>
          <w:p w14:paraId="18C4C9DA" w14:textId="77777777" w:rsidR="00E23E52" w:rsidRPr="00421E9E" w:rsidRDefault="00E23E52" w:rsidP="00F307C9">
            <w:pPr>
              <w:pStyle w:val="NoSpacing"/>
              <w:rPr>
                <w:ins w:id="372" w:author="Deborah Apthorp" w:date="2025-12-11T12:18:00Z" w16du:dateUtc="2025-12-11T01:18:00Z"/>
              </w:rPr>
            </w:pPr>
            <w:ins w:id="373" w:author="Deborah Apthorp" w:date="2025-12-11T12:18:00Z" w16du:dateUtc="2025-12-11T01:18:00Z">
              <w:r w:rsidRPr="00421E9E">
                <w:t>0.05</w:t>
              </w:r>
            </w:ins>
          </w:p>
        </w:tc>
        <w:tc>
          <w:tcPr>
            <w:tcW w:w="2013" w:type="dxa"/>
            <w:tcBorders>
              <w:bottom w:val="single" w:sz="8" w:space="0" w:color="auto"/>
            </w:tcBorders>
            <w:shd w:val="clear" w:color="auto" w:fill="FFFFFF"/>
            <w:vAlign w:val="center"/>
            <w:hideMark/>
          </w:tcPr>
          <w:p w14:paraId="50805D9A" w14:textId="77777777" w:rsidR="00E23E52" w:rsidRPr="00421E9E" w:rsidRDefault="00E23E52" w:rsidP="00F307C9">
            <w:pPr>
              <w:pStyle w:val="NoSpacing"/>
              <w:rPr>
                <w:ins w:id="374" w:author="Deborah Apthorp" w:date="2025-12-11T12:18:00Z" w16du:dateUtc="2025-12-11T01:18:00Z"/>
              </w:rPr>
            </w:pPr>
            <w:ins w:id="375" w:author="Deborah Apthorp" w:date="2025-12-11T12:18:00Z" w16du:dateUtc="2025-12-11T01:18:00Z">
              <w:r w:rsidRPr="00421E9E">
                <w:t>2.70</w:t>
              </w:r>
            </w:ins>
          </w:p>
        </w:tc>
        <w:tc>
          <w:tcPr>
            <w:tcW w:w="2013" w:type="dxa"/>
            <w:tcBorders>
              <w:bottom w:val="single" w:sz="8" w:space="0" w:color="auto"/>
            </w:tcBorders>
            <w:shd w:val="clear" w:color="auto" w:fill="FFFFFF"/>
            <w:vAlign w:val="center"/>
            <w:hideMark/>
          </w:tcPr>
          <w:p w14:paraId="6793B9A1" w14:textId="05806F71" w:rsidR="00E23E52" w:rsidRPr="00421E9E" w:rsidRDefault="00E23E52" w:rsidP="00F307C9">
            <w:pPr>
              <w:pStyle w:val="NoSpacing"/>
              <w:rPr>
                <w:ins w:id="376" w:author="Deborah Apthorp" w:date="2025-12-11T12:18:00Z" w16du:dateUtc="2025-12-11T01:18:00Z"/>
              </w:rPr>
            </w:pPr>
            <w:ins w:id="377" w:author="Deborah Apthorp" w:date="2025-12-11T12:18:00Z" w16du:dateUtc="2025-12-11T01:18:00Z">
              <w:r w:rsidRPr="00421E9E">
                <w:t>0.007</w:t>
              </w:r>
            </w:ins>
          </w:p>
        </w:tc>
      </w:tr>
    </w:tbl>
    <w:p w14:paraId="6AF0809F" w14:textId="0EDA75E7" w:rsidR="00A25C7B" w:rsidRDefault="00B52BEB" w:rsidP="00975B74">
      <w:del w:id="378" w:author="Deborah Apthorp" w:date="2025-12-17T15:18:00Z" w16du:dateUtc="2025-12-17T04:18:00Z">
        <w:r w:rsidDel="00975B74">
          <w:br w:type="page"/>
        </w:r>
      </w:del>
    </w:p>
    <w:p w14:paraId="71A32CC2" w14:textId="77777777" w:rsidR="00BF0D99" w:rsidRDefault="00BF0D99" w:rsidP="00975B74"/>
    <w:tbl>
      <w:tblPr>
        <w:tblW w:w="9594" w:type="dxa"/>
        <w:tblBorders>
          <w:top w:val="single" w:sz="6" w:space="0" w:color="D3D3D4"/>
          <w:bottom w:val="single" w:sz="6" w:space="0" w:color="D3D3D4"/>
        </w:tblBorders>
        <w:shd w:val="clear" w:color="auto" w:fill="FFFFFF"/>
        <w:tblCellMar>
          <w:top w:w="15" w:type="dxa"/>
          <w:left w:w="15" w:type="dxa"/>
          <w:bottom w:w="15" w:type="dxa"/>
          <w:right w:w="15" w:type="dxa"/>
        </w:tblCellMar>
        <w:tblLook w:val="04A0" w:firstRow="1" w:lastRow="0" w:firstColumn="1" w:lastColumn="0" w:noHBand="0" w:noVBand="1"/>
      </w:tblPr>
      <w:tblGrid>
        <w:gridCol w:w="3068"/>
        <w:gridCol w:w="2236"/>
        <w:gridCol w:w="662"/>
        <w:gridCol w:w="1817"/>
        <w:gridCol w:w="855"/>
        <w:gridCol w:w="956"/>
      </w:tblGrid>
      <w:tr w:rsidR="00BF0D99" w:rsidRPr="00BF0D99" w14:paraId="022BFE86" w14:textId="77777777" w:rsidTr="00975B74">
        <w:trPr>
          <w:trHeight w:val="605"/>
          <w:tblHeader/>
        </w:trPr>
        <w:tc>
          <w:tcPr>
            <w:tcW w:w="0" w:type="auto"/>
            <w:gridSpan w:val="6"/>
            <w:tcBorders>
              <w:top w:val="nil"/>
              <w:left w:val="nil"/>
              <w:bottom w:val="nil"/>
              <w:right w:val="nil"/>
            </w:tcBorders>
            <w:vAlign w:val="center"/>
            <w:hideMark/>
          </w:tcPr>
          <w:p w14:paraId="6B9304CC" w14:textId="16645D9E" w:rsidR="00BF0D99" w:rsidRPr="00BF0D99" w:rsidRDefault="00BF0D99" w:rsidP="009D6AC9">
            <w:pPr>
              <w:pStyle w:val="NoSpacing"/>
            </w:pPr>
            <w:r>
              <w:t xml:space="preserve">Table x: </w:t>
            </w:r>
            <w:r w:rsidRPr="00BF0D99">
              <w:t>Coefficients for the multiple regression model of coping styles on wellbeing as measured by the SWEMW</w:t>
            </w:r>
            <w:r>
              <w:t>B</w:t>
            </w:r>
            <w:r w:rsidRPr="00BF0D99">
              <w:t>S scale</w:t>
            </w:r>
          </w:p>
        </w:tc>
      </w:tr>
      <w:tr w:rsidR="00BF0D99" w:rsidRPr="00BF0D99" w14:paraId="0BB8FFC6" w14:textId="77777777" w:rsidTr="00975B74">
        <w:trPr>
          <w:trHeight w:val="605"/>
          <w:tblHeader/>
        </w:trPr>
        <w:tc>
          <w:tcPr>
            <w:tcW w:w="0" w:type="auto"/>
            <w:tcBorders>
              <w:top w:val="nil"/>
              <w:left w:val="nil"/>
              <w:bottom w:val="nil"/>
              <w:right w:val="nil"/>
            </w:tcBorders>
            <w:shd w:val="clear" w:color="auto" w:fill="FFFFFF"/>
            <w:vAlign w:val="center"/>
            <w:hideMark/>
          </w:tcPr>
          <w:p w14:paraId="6CD00A42" w14:textId="77777777" w:rsidR="00BF0D99" w:rsidRPr="00BF0D99" w:rsidRDefault="00BF0D99" w:rsidP="00975B74">
            <w:pPr>
              <w:pStyle w:val="NoSpacing"/>
              <w:jc w:val="right"/>
            </w:pPr>
          </w:p>
        </w:tc>
        <w:tc>
          <w:tcPr>
            <w:tcW w:w="0" w:type="auto"/>
            <w:tcBorders>
              <w:top w:val="nil"/>
              <w:left w:val="nil"/>
              <w:bottom w:val="single" w:sz="4" w:space="0" w:color="auto"/>
              <w:right w:val="nil"/>
            </w:tcBorders>
            <w:shd w:val="clear" w:color="auto" w:fill="FFFFFF"/>
            <w:vAlign w:val="center"/>
            <w:hideMark/>
          </w:tcPr>
          <w:p w14:paraId="04266CEF" w14:textId="77777777" w:rsidR="00BF0D99" w:rsidRPr="00BF0D99" w:rsidRDefault="00BF0D99" w:rsidP="00975B74">
            <w:pPr>
              <w:pStyle w:val="NoSpacing"/>
              <w:jc w:val="right"/>
              <w:rPr>
                <w:b/>
                <w:bCs/>
                <w:color w:val="212529"/>
              </w:rPr>
            </w:pPr>
            <w:r w:rsidRPr="00BF0D99">
              <w:rPr>
                <w:b/>
                <w:bCs/>
                <w:color w:val="212529"/>
              </w:rPr>
              <w:t>Standardized Beta</w:t>
            </w:r>
          </w:p>
        </w:tc>
        <w:tc>
          <w:tcPr>
            <w:tcW w:w="0" w:type="auto"/>
            <w:tcBorders>
              <w:top w:val="nil"/>
              <w:left w:val="nil"/>
              <w:bottom w:val="single" w:sz="4" w:space="0" w:color="auto"/>
              <w:right w:val="nil"/>
            </w:tcBorders>
            <w:shd w:val="clear" w:color="auto" w:fill="FFFFFF"/>
            <w:vAlign w:val="center"/>
            <w:hideMark/>
          </w:tcPr>
          <w:p w14:paraId="512DC70B" w14:textId="77777777" w:rsidR="00BF0D99" w:rsidRPr="00BF0D99" w:rsidRDefault="00BF0D99" w:rsidP="00975B74">
            <w:pPr>
              <w:pStyle w:val="NoSpacing"/>
              <w:jc w:val="right"/>
              <w:rPr>
                <w:b/>
                <w:bCs/>
                <w:color w:val="212529"/>
              </w:rPr>
            </w:pPr>
            <w:r w:rsidRPr="00BF0D99">
              <w:rPr>
                <w:b/>
                <w:bCs/>
                <w:color w:val="212529"/>
              </w:rPr>
              <w:t>Beta</w:t>
            </w:r>
          </w:p>
        </w:tc>
        <w:tc>
          <w:tcPr>
            <w:tcW w:w="0" w:type="auto"/>
            <w:tcBorders>
              <w:top w:val="nil"/>
              <w:left w:val="nil"/>
              <w:bottom w:val="single" w:sz="4" w:space="0" w:color="auto"/>
              <w:right w:val="nil"/>
            </w:tcBorders>
            <w:shd w:val="clear" w:color="auto" w:fill="FFFFFF"/>
            <w:vAlign w:val="center"/>
            <w:hideMark/>
          </w:tcPr>
          <w:p w14:paraId="6439D001" w14:textId="77777777" w:rsidR="00BF0D99" w:rsidRPr="00BF0D99" w:rsidRDefault="00BF0D99" w:rsidP="00975B74">
            <w:pPr>
              <w:pStyle w:val="NoSpacing"/>
              <w:jc w:val="right"/>
              <w:rPr>
                <w:b/>
                <w:bCs/>
                <w:color w:val="212529"/>
              </w:rPr>
            </w:pPr>
            <w:r w:rsidRPr="00BF0D99">
              <w:rPr>
                <w:b/>
                <w:bCs/>
                <w:color w:val="212529"/>
              </w:rPr>
              <w:t>Standard Error</w:t>
            </w:r>
          </w:p>
        </w:tc>
        <w:tc>
          <w:tcPr>
            <w:tcW w:w="0" w:type="auto"/>
            <w:tcBorders>
              <w:top w:val="nil"/>
              <w:left w:val="nil"/>
              <w:bottom w:val="single" w:sz="4" w:space="0" w:color="auto"/>
              <w:right w:val="nil"/>
            </w:tcBorders>
            <w:shd w:val="clear" w:color="auto" w:fill="FFFFFF"/>
            <w:vAlign w:val="center"/>
            <w:hideMark/>
          </w:tcPr>
          <w:p w14:paraId="18ED9C7E" w14:textId="77777777" w:rsidR="00BF0D99" w:rsidRPr="00BF0D99" w:rsidRDefault="00BF0D99" w:rsidP="00975B74">
            <w:pPr>
              <w:pStyle w:val="NoSpacing"/>
              <w:jc w:val="right"/>
              <w:rPr>
                <w:b/>
                <w:bCs/>
                <w:color w:val="212529"/>
              </w:rPr>
            </w:pPr>
            <w:r w:rsidRPr="00BF0D99">
              <w:rPr>
                <w:b/>
                <w:bCs/>
                <w:color w:val="212529"/>
              </w:rPr>
              <w:t>t value</w:t>
            </w:r>
          </w:p>
        </w:tc>
        <w:tc>
          <w:tcPr>
            <w:tcW w:w="0" w:type="auto"/>
            <w:tcBorders>
              <w:top w:val="nil"/>
              <w:left w:val="nil"/>
              <w:bottom w:val="single" w:sz="4" w:space="0" w:color="auto"/>
              <w:right w:val="nil"/>
            </w:tcBorders>
            <w:shd w:val="clear" w:color="auto" w:fill="FFFFFF"/>
            <w:vAlign w:val="center"/>
            <w:hideMark/>
          </w:tcPr>
          <w:p w14:paraId="6E99575A" w14:textId="77777777" w:rsidR="00BF0D99" w:rsidRPr="00BF0D99" w:rsidRDefault="00BF0D99" w:rsidP="00975B74">
            <w:pPr>
              <w:pStyle w:val="NoSpacing"/>
              <w:jc w:val="right"/>
              <w:rPr>
                <w:b/>
                <w:bCs/>
                <w:color w:val="212529"/>
              </w:rPr>
            </w:pPr>
            <w:r w:rsidRPr="00BF0D99">
              <w:rPr>
                <w:b/>
                <w:bCs/>
                <w:color w:val="212529"/>
              </w:rPr>
              <w:t>p value</w:t>
            </w:r>
          </w:p>
        </w:tc>
      </w:tr>
      <w:tr w:rsidR="00BF0D99" w:rsidRPr="00BF0D99" w14:paraId="25692FF9" w14:textId="77777777" w:rsidTr="00975B74">
        <w:trPr>
          <w:trHeight w:val="318"/>
        </w:trPr>
        <w:tc>
          <w:tcPr>
            <w:tcW w:w="0" w:type="auto"/>
            <w:tcBorders>
              <w:top w:val="nil"/>
              <w:left w:val="nil"/>
              <w:bottom w:val="nil"/>
              <w:right w:val="nil"/>
            </w:tcBorders>
            <w:shd w:val="clear" w:color="auto" w:fill="FFFFFF"/>
            <w:vAlign w:val="center"/>
            <w:hideMark/>
          </w:tcPr>
          <w:p w14:paraId="53390DF2" w14:textId="77777777" w:rsidR="00BF0D99" w:rsidRPr="00BF0D99" w:rsidRDefault="00BF0D99" w:rsidP="00975B74">
            <w:pPr>
              <w:pStyle w:val="NoSpacing"/>
              <w:jc w:val="right"/>
              <w:rPr>
                <w:color w:val="212529"/>
              </w:rPr>
            </w:pPr>
            <w:r w:rsidRPr="00BF0D99">
              <w:rPr>
                <w:color w:val="212529"/>
              </w:rPr>
              <w:t>(Intercept)</w:t>
            </w:r>
          </w:p>
        </w:tc>
        <w:tc>
          <w:tcPr>
            <w:tcW w:w="0" w:type="auto"/>
            <w:tcBorders>
              <w:top w:val="single" w:sz="4" w:space="0" w:color="auto"/>
              <w:left w:val="nil"/>
              <w:bottom w:val="nil"/>
              <w:right w:val="nil"/>
            </w:tcBorders>
            <w:shd w:val="clear" w:color="auto" w:fill="FFFFFF"/>
            <w:vAlign w:val="center"/>
            <w:hideMark/>
          </w:tcPr>
          <w:p w14:paraId="4ED8CD89" w14:textId="77777777" w:rsidR="00BF0D99" w:rsidRPr="00BF0D99" w:rsidRDefault="00BF0D99" w:rsidP="00975B74">
            <w:pPr>
              <w:pStyle w:val="NoSpacing"/>
              <w:jc w:val="right"/>
              <w:rPr>
                <w:color w:val="212529"/>
              </w:rPr>
            </w:pPr>
            <w:r w:rsidRPr="00BF0D99">
              <w:rPr>
                <w:color w:val="212529"/>
              </w:rPr>
              <w:t>NA</w:t>
            </w:r>
          </w:p>
        </w:tc>
        <w:tc>
          <w:tcPr>
            <w:tcW w:w="0" w:type="auto"/>
            <w:tcBorders>
              <w:top w:val="single" w:sz="4" w:space="0" w:color="auto"/>
              <w:left w:val="nil"/>
              <w:bottom w:val="nil"/>
              <w:right w:val="nil"/>
            </w:tcBorders>
            <w:shd w:val="clear" w:color="auto" w:fill="FFFFFF"/>
            <w:vAlign w:val="center"/>
            <w:hideMark/>
          </w:tcPr>
          <w:p w14:paraId="6E51EBB1" w14:textId="77777777" w:rsidR="00BF0D99" w:rsidRPr="00BF0D99" w:rsidRDefault="00BF0D99" w:rsidP="00975B74">
            <w:pPr>
              <w:pStyle w:val="NoSpacing"/>
              <w:jc w:val="right"/>
              <w:rPr>
                <w:color w:val="212529"/>
              </w:rPr>
            </w:pPr>
            <w:r w:rsidRPr="00BF0D99">
              <w:rPr>
                <w:color w:val="212529"/>
              </w:rPr>
              <w:t>-0.01</w:t>
            </w:r>
          </w:p>
        </w:tc>
        <w:tc>
          <w:tcPr>
            <w:tcW w:w="0" w:type="auto"/>
            <w:tcBorders>
              <w:top w:val="single" w:sz="4" w:space="0" w:color="auto"/>
              <w:left w:val="nil"/>
              <w:bottom w:val="nil"/>
              <w:right w:val="nil"/>
            </w:tcBorders>
            <w:shd w:val="clear" w:color="auto" w:fill="FFFFFF"/>
            <w:vAlign w:val="center"/>
            <w:hideMark/>
          </w:tcPr>
          <w:p w14:paraId="57CBC6DB" w14:textId="77777777" w:rsidR="00BF0D99" w:rsidRPr="00BF0D99" w:rsidRDefault="00BF0D99" w:rsidP="00975B74">
            <w:pPr>
              <w:pStyle w:val="NoSpacing"/>
              <w:jc w:val="right"/>
              <w:rPr>
                <w:color w:val="212529"/>
              </w:rPr>
            </w:pPr>
            <w:r w:rsidRPr="00BF0D99">
              <w:rPr>
                <w:color w:val="212529"/>
              </w:rPr>
              <w:t>0.03</w:t>
            </w:r>
          </w:p>
        </w:tc>
        <w:tc>
          <w:tcPr>
            <w:tcW w:w="0" w:type="auto"/>
            <w:tcBorders>
              <w:top w:val="single" w:sz="4" w:space="0" w:color="auto"/>
              <w:left w:val="nil"/>
              <w:bottom w:val="nil"/>
              <w:right w:val="nil"/>
            </w:tcBorders>
            <w:shd w:val="clear" w:color="auto" w:fill="FFFFFF"/>
            <w:vAlign w:val="center"/>
            <w:hideMark/>
          </w:tcPr>
          <w:p w14:paraId="3F98AC94" w14:textId="77777777" w:rsidR="00BF0D99" w:rsidRPr="00BF0D99" w:rsidRDefault="00BF0D99" w:rsidP="00975B74">
            <w:pPr>
              <w:pStyle w:val="NoSpacing"/>
              <w:jc w:val="right"/>
              <w:rPr>
                <w:color w:val="212529"/>
              </w:rPr>
            </w:pPr>
            <w:r w:rsidRPr="00BF0D99">
              <w:rPr>
                <w:color w:val="212529"/>
              </w:rPr>
              <w:t>-0.36</w:t>
            </w:r>
          </w:p>
        </w:tc>
        <w:tc>
          <w:tcPr>
            <w:tcW w:w="0" w:type="auto"/>
            <w:tcBorders>
              <w:top w:val="single" w:sz="4" w:space="0" w:color="auto"/>
              <w:left w:val="nil"/>
              <w:bottom w:val="nil"/>
              <w:right w:val="nil"/>
            </w:tcBorders>
            <w:shd w:val="clear" w:color="auto" w:fill="FFFFFF"/>
            <w:vAlign w:val="center"/>
            <w:hideMark/>
          </w:tcPr>
          <w:p w14:paraId="5F218E9E" w14:textId="77777777" w:rsidR="00BF0D99" w:rsidRPr="00BF0D99" w:rsidRDefault="00BF0D99" w:rsidP="00975B74">
            <w:pPr>
              <w:pStyle w:val="NoSpacing"/>
              <w:jc w:val="right"/>
              <w:rPr>
                <w:color w:val="212529"/>
              </w:rPr>
            </w:pPr>
            <w:r w:rsidRPr="00BF0D99">
              <w:rPr>
                <w:color w:val="212529"/>
              </w:rPr>
              <w:t>0.721</w:t>
            </w:r>
          </w:p>
        </w:tc>
      </w:tr>
      <w:tr w:rsidR="00BF0D99" w:rsidRPr="00BF0D99" w14:paraId="4AD8217D" w14:textId="77777777" w:rsidTr="00975B74">
        <w:trPr>
          <w:trHeight w:val="301"/>
        </w:trPr>
        <w:tc>
          <w:tcPr>
            <w:tcW w:w="0" w:type="auto"/>
            <w:tcBorders>
              <w:top w:val="nil"/>
              <w:left w:val="nil"/>
              <w:bottom w:val="nil"/>
              <w:right w:val="nil"/>
            </w:tcBorders>
            <w:shd w:val="clear" w:color="auto" w:fill="FFFFFF"/>
            <w:vAlign w:val="center"/>
            <w:hideMark/>
          </w:tcPr>
          <w:p w14:paraId="4F621E80" w14:textId="77777777" w:rsidR="00BF0D99" w:rsidRPr="00BF0D99" w:rsidRDefault="00BF0D99" w:rsidP="00975B74">
            <w:pPr>
              <w:pStyle w:val="NoSpacing"/>
              <w:jc w:val="right"/>
              <w:rPr>
                <w:color w:val="212529"/>
              </w:rPr>
            </w:pPr>
            <w:proofErr w:type="spellStart"/>
            <w:r w:rsidRPr="00BF0D99">
              <w:rPr>
                <w:color w:val="212529"/>
              </w:rPr>
              <w:t>coping_PF_score</w:t>
            </w:r>
            <w:proofErr w:type="spellEnd"/>
          </w:p>
        </w:tc>
        <w:tc>
          <w:tcPr>
            <w:tcW w:w="0" w:type="auto"/>
            <w:tcBorders>
              <w:top w:val="nil"/>
              <w:left w:val="nil"/>
              <w:bottom w:val="nil"/>
              <w:right w:val="nil"/>
            </w:tcBorders>
            <w:shd w:val="clear" w:color="auto" w:fill="FFFFFF"/>
            <w:vAlign w:val="center"/>
            <w:hideMark/>
          </w:tcPr>
          <w:p w14:paraId="0238F370" w14:textId="77777777" w:rsidR="00BF0D99" w:rsidRPr="00BF0D99" w:rsidRDefault="00BF0D99" w:rsidP="00975B74">
            <w:pPr>
              <w:pStyle w:val="NoSpacing"/>
              <w:jc w:val="right"/>
              <w:rPr>
                <w:color w:val="212529"/>
              </w:rPr>
            </w:pPr>
            <w:r w:rsidRPr="00BF0D99">
              <w:rPr>
                <w:color w:val="212529"/>
              </w:rPr>
              <w:t>0.06</w:t>
            </w:r>
          </w:p>
        </w:tc>
        <w:tc>
          <w:tcPr>
            <w:tcW w:w="0" w:type="auto"/>
            <w:tcBorders>
              <w:top w:val="nil"/>
              <w:left w:val="nil"/>
              <w:bottom w:val="nil"/>
              <w:right w:val="nil"/>
            </w:tcBorders>
            <w:shd w:val="clear" w:color="auto" w:fill="FFFFFF"/>
            <w:vAlign w:val="center"/>
            <w:hideMark/>
          </w:tcPr>
          <w:p w14:paraId="5DDFC87B" w14:textId="77777777" w:rsidR="00BF0D99" w:rsidRPr="00BF0D99" w:rsidRDefault="00BF0D99" w:rsidP="00975B74">
            <w:pPr>
              <w:pStyle w:val="NoSpacing"/>
              <w:jc w:val="right"/>
              <w:rPr>
                <w:color w:val="212529"/>
              </w:rPr>
            </w:pPr>
            <w:r w:rsidRPr="00BF0D99">
              <w:rPr>
                <w:color w:val="212529"/>
              </w:rPr>
              <w:t>0.03</w:t>
            </w:r>
          </w:p>
        </w:tc>
        <w:tc>
          <w:tcPr>
            <w:tcW w:w="0" w:type="auto"/>
            <w:tcBorders>
              <w:top w:val="nil"/>
              <w:left w:val="nil"/>
              <w:bottom w:val="nil"/>
              <w:right w:val="nil"/>
            </w:tcBorders>
            <w:shd w:val="clear" w:color="auto" w:fill="FFFFFF"/>
            <w:vAlign w:val="center"/>
            <w:hideMark/>
          </w:tcPr>
          <w:p w14:paraId="6D1B0ABF" w14:textId="77777777" w:rsidR="00BF0D99" w:rsidRPr="00BF0D99" w:rsidRDefault="00BF0D99" w:rsidP="00975B74">
            <w:pPr>
              <w:pStyle w:val="NoSpacing"/>
              <w:jc w:val="right"/>
              <w:rPr>
                <w:color w:val="212529"/>
              </w:rPr>
            </w:pPr>
            <w:r w:rsidRPr="00BF0D99">
              <w:rPr>
                <w:color w:val="212529"/>
              </w:rPr>
              <w:t>0.03</w:t>
            </w:r>
          </w:p>
        </w:tc>
        <w:tc>
          <w:tcPr>
            <w:tcW w:w="0" w:type="auto"/>
            <w:tcBorders>
              <w:top w:val="nil"/>
              <w:left w:val="nil"/>
              <w:bottom w:val="nil"/>
              <w:right w:val="nil"/>
            </w:tcBorders>
            <w:shd w:val="clear" w:color="auto" w:fill="FFFFFF"/>
            <w:vAlign w:val="center"/>
            <w:hideMark/>
          </w:tcPr>
          <w:p w14:paraId="41784017" w14:textId="77777777" w:rsidR="00BF0D99" w:rsidRPr="00BF0D99" w:rsidRDefault="00BF0D99" w:rsidP="00975B74">
            <w:pPr>
              <w:pStyle w:val="NoSpacing"/>
              <w:jc w:val="right"/>
              <w:rPr>
                <w:color w:val="212529"/>
              </w:rPr>
            </w:pPr>
            <w:r w:rsidRPr="00BF0D99">
              <w:rPr>
                <w:color w:val="212529"/>
              </w:rPr>
              <w:t>1.06</w:t>
            </w:r>
          </w:p>
        </w:tc>
        <w:tc>
          <w:tcPr>
            <w:tcW w:w="0" w:type="auto"/>
            <w:tcBorders>
              <w:top w:val="nil"/>
              <w:left w:val="nil"/>
              <w:bottom w:val="nil"/>
              <w:right w:val="nil"/>
            </w:tcBorders>
            <w:shd w:val="clear" w:color="auto" w:fill="FFFFFF"/>
            <w:vAlign w:val="center"/>
            <w:hideMark/>
          </w:tcPr>
          <w:p w14:paraId="3D3F9230" w14:textId="77777777" w:rsidR="00BF0D99" w:rsidRPr="00BF0D99" w:rsidRDefault="00BF0D99" w:rsidP="00975B74">
            <w:pPr>
              <w:pStyle w:val="NoSpacing"/>
              <w:jc w:val="right"/>
              <w:rPr>
                <w:color w:val="212529"/>
              </w:rPr>
            </w:pPr>
            <w:r w:rsidRPr="00BF0D99">
              <w:rPr>
                <w:color w:val="212529"/>
              </w:rPr>
              <w:t>0.288</w:t>
            </w:r>
          </w:p>
        </w:tc>
      </w:tr>
      <w:tr w:rsidR="00BF0D99" w:rsidRPr="00BF0D99" w14:paraId="79B5EFB1" w14:textId="77777777" w:rsidTr="00975B74">
        <w:trPr>
          <w:trHeight w:val="318"/>
        </w:trPr>
        <w:tc>
          <w:tcPr>
            <w:tcW w:w="0" w:type="auto"/>
            <w:tcBorders>
              <w:top w:val="nil"/>
              <w:left w:val="nil"/>
              <w:bottom w:val="nil"/>
              <w:right w:val="nil"/>
            </w:tcBorders>
            <w:shd w:val="clear" w:color="auto" w:fill="FFFFFF"/>
            <w:vAlign w:val="center"/>
            <w:hideMark/>
          </w:tcPr>
          <w:p w14:paraId="6089A162" w14:textId="77777777" w:rsidR="00BF0D99" w:rsidRPr="00BF0D99" w:rsidRDefault="00BF0D99" w:rsidP="00975B74">
            <w:pPr>
              <w:pStyle w:val="NoSpacing"/>
              <w:jc w:val="right"/>
              <w:rPr>
                <w:color w:val="212529"/>
              </w:rPr>
            </w:pPr>
            <w:proofErr w:type="spellStart"/>
            <w:r w:rsidRPr="00BF0D99">
              <w:rPr>
                <w:color w:val="212529"/>
              </w:rPr>
              <w:t>coping_EF_score</w:t>
            </w:r>
            <w:proofErr w:type="spellEnd"/>
          </w:p>
        </w:tc>
        <w:tc>
          <w:tcPr>
            <w:tcW w:w="0" w:type="auto"/>
            <w:tcBorders>
              <w:top w:val="nil"/>
              <w:left w:val="nil"/>
              <w:bottom w:val="nil"/>
              <w:right w:val="nil"/>
            </w:tcBorders>
            <w:shd w:val="clear" w:color="auto" w:fill="FFFFFF"/>
            <w:vAlign w:val="center"/>
            <w:hideMark/>
          </w:tcPr>
          <w:p w14:paraId="1B0118CD" w14:textId="77777777" w:rsidR="00BF0D99" w:rsidRPr="00BF0D99" w:rsidRDefault="00BF0D99" w:rsidP="00975B74">
            <w:pPr>
              <w:pStyle w:val="NoSpacing"/>
              <w:jc w:val="right"/>
              <w:rPr>
                <w:color w:val="212529"/>
              </w:rPr>
            </w:pPr>
            <w:r w:rsidRPr="00BF0D99">
              <w:rPr>
                <w:color w:val="212529"/>
              </w:rPr>
              <w:t>0.08</w:t>
            </w:r>
          </w:p>
        </w:tc>
        <w:tc>
          <w:tcPr>
            <w:tcW w:w="0" w:type="auto"/>
            <w:tcBorders>
              <w:top w:val="nil"/>
              <w:left w:val="nil"/>
              <w:bottom w:val="nil"/>
              <w:right w:val="nil"/>
            </w:tcBorders>
            <w:shd w:val="clear" w:color="auto" w:fill="FFFFFF"/>
            <w:vAlign w:val="center"/>
            <w:hideMark/>
          </w:tcPr>
          <w:p w14:paraId="14212F0A" w14:textId="77777777" w:rsidR="00BF0D99" w:rsidRPr="00BF0D99" w:rsidRDefault="00BF0D99" w:rsidP="00975B74">
            <w:pPr>
              <w:pStyle w:val="NoSpacing"/>
              <w:jc w:val="right"/>
              <w:rPr>
                <w:color w:val="212529"/>
              </w:rPr>
            </w:pPr>
            <w:r w:rsidRPr="00BF0D99">
              <w:rPr>
                <w:color w:val="212529"/>
              </w:rPr>
              <w:t>0.04</w:t>
            </w:r>
          </w:p>
        </w:tc>
        <w:tc>
          <w:tcPr>
            <w:tcW w:w="0" w:type="auto"/>
            <w:tcBorders>
              <w:top w:val="nil"/>
              <w:left w:val="nil"/>
              <w:bottom w:val="nil"/>
              <w:right w:val="nil"/>
            </w:tcBorders>
            <w:shd w:val="clear" w:color="auto" w:fill="FFFFFF"/>
            <w:vAlign w:val="center"/>
            <w:hideMark/>
          </w:tcPr>
          <w:p w14:paraId="58165FCF" w14:textId="77777777" w:rsidR="00BF0D99" w:rsidRPr="00BF0D99" w:rsidRDefault="00BF0D99" w:rsidP="00975B74">
            <w:pPr>
              <w:pStyle w:val="NoSpacing"/>
              <w:jc w:val="right"/>
              <w:rPr>
                <w:color w:val="212529"/>
              </w:rPr>
            </w:pPr>
            <w:r w:rsidRPr="00BF0D99">
              <w:rPr>
                <w:color w:val="212529"/>
              </w:rPr>
              <w:t>0.03</w:t>
            </w:r>
          </w:p>
        </w:tc>
        <w:tc>
          <w:tcPr>
            <w:tcW w:w="0" w:type="auto"/>
            <w:tcBorders>
              <w:top w:val="nil"/>
              <w:left w:val="nil"/>
              <w:bottom w:val="nil"/>
              <w:right w:val="nil"/>
            </w:tcBorders>
            <w:shd w:val="clear" w:color="auto" w:fill="FFFFFF"/>
            <w:vAlign w:val="center"/>
            <w:hideMark/>
          </w:tcPr>
          <w:p w14:paraId="6D66657C" w14:textId="77777777" w:rsidR="00BF0D99" w:rsidRPr="00BF0D99" w:rsidRDefault="00BF0D99" w:rsidP="00975B74">
            <w:pPr>
              <w:pStyle w:val="NoSpacing"/>
              <w:jc w:val="right"/>
              <w:rPr>
                <w:color w:val="212529"/>
              </w:rPr>
            </w:pPr>
            <w:r w:rsidRPr="00BF0D99">
              <w:rPr>
                <w:color w:val="212529"/>
              </w:rPr>
              <w:t>1.46</w:t>
            </w:r>
          </w:p>
        </w:tc>
        <w:tc>
          <w:tcPr>
            <w:tcW w:w="0" w:type="auto"/>
            <w:tcBorders>
              <w:top w:val="nil"/>
              <w:left w:val="nil"/>
              <w:bottom w:val="nil"/>
              <w:right w:val="nil"/>
            </w:tcBorders>
            <w:shd w:val="clear" w:color="auto" w:fill="FFFFFF"/>
            <w:vAlign w:val="center"/>
            <w:hideMark/>
          </w:tcPr>
          <w:p w14:paraId="0C50255C" w14:textId="77777777" w:rsidR="00BF0D99" w:rsidRPr="00BF0D99" w:rsidRDefault="00BF0D99" w:rsidP="00975B74">
            <w:pPr>
              <w:pStyle w:val="NoSpacing"/>
              <w:jc w:val="right"/>
              <w:rPr>
                <w:color w:val="212529"/>
              </w:rPr>
            </w:pPr>
            <w:r w:rsidRPr="00BF0D99">
              <w:rPr>
                <w:color w:val="212529"/>
              </w:rPr>
              <w:t>0.144</w:t>
            </w:r>
          </w:p>
        </w:tc>
      </w:tr>
      <w:tr w:rsidR="00BF0D99" w:rsidRPr="00BF0D99" w14:paraId="5D8B673D" w14:textId="77777777" w:rsidTr="00975B74">
        <w:trPr>
          <w:trHeight w:val="301"/>
        </w:trPr>
        <w:tc>
          <w:tcPr>
            <w:tcW w:w="0" w:type="auto"/>
            <w:tcBorders>
              <w:top w:val="nil"/>
              <w:left w:val="nil"/>
              <w:bottom w:val="nil"/>
              <w:right w:val="nil"/>
            </w:tcBorders>
            <w:shd w:val="clear" w:color="auto" w:fill="FFFFFF"/>
            <w:vAlign w:val="center"/>
            <w:hideMark/>
          </w:tcPr>
          <w:p w14:paraId="53B95F1F" w14:textId="77777777" w:rsidR="00BF0D99" w:rsidRPr="00BF0D99" w:rsidRDefault="00BF0D99" w:rsidP="00975B74">
            <w:pPr>
              <w:pStyle w:val="NoSpacing"/>
              <w:jc w:val="right"/>
              <w:rPr>
                <w:color w:val="212529"/>
              </w:rPr>
            </w:pPr>
            <w:proofErr w:type="spellStart"/>
            <w:r w:rsidRPr="00BF0D99">
              <w:rPr>
                <w:color w:val="212529"/>
              </w:rPr>
              <w:t>coping_avoidance_score</w:t>
            </w:r>
            <w:proofErr w:type="spellEnd"/>
          </w:p>
        </w:tc>
        <w:tc>
          <w:tcPr>
            <w:tcW w:w="0" w:type="auto"/>
            <w:tcBorders>
              <w:top w:val="nil"/>
              <w:left w:val="nil"/>
              <w:bottom w:val="nil"/>
              <w:right w:val="nil"/>
            </w:tcBorders>
            <w:shd w:val="clear" w:color="auto" w:fill="FFFFFF"/>
            <w:vAlign w:val="center"/>
            <w:hideMark/>
          </w:tcPr>
          <w:p w14:paraId="098311FD" w14:textId="77777777" w:rsidR="00BF0D99" w:rsidRPr="00BF0D99" w:rsidRDefault="00BF0D99" w:rsidP="00975B74">
            <w:pPr>
              <w:pStyle w:val="NoSpacing"/>
              <w:jc w:val="right"/>
              <w:rPr>
                <w:color w:val="212529"/>
              </w:rPr>
            </w:pPr>
            <w:r w:rsidRPr="00BF0D99">
              <w:rPr>
                <w:color w:val="212529"/>
              </w:rPr>
              <w:t>-0.20</w:t>
            </w:r>
          </w:p>
        </w:tc>
        <w:tc>
          <w:tcPr>
            <w:tcW w:w="0" w:type="auto"/>
            <w:tcBorders>
              <w:top w:val="nil"/>
              <w:left w:val="nil"/>
              <w:bottom w:val="nil"/>
              <w:right w:val="nil"/>
            </w:tcBorders>
            <w:shd w:val="clear" w:color="auto" w:fill="FFFFFF"/>
            <w:vAlign w:val="center"/>
            <w:hideMark/>
          </w:tcPr>
          <w:p w14:paraId="0455D5B4" w14:textId="77777777" w:rsidR="00BF0D99" w:rsidRPr="00BF0D99" w:rsidRDefault="00BF0D99" w:rsidP="00975B74">
            <w:pPr>
              <w:pStyle w:val="NoSpacing"/>
              <w:jc w:val="right"/>
              <w:rPr>
                <w:color w:val="212529"/>
              </w:rPr>
            </w:pPr>
            <w:r w:rsidRPr="00BF0D99">
              <w:rPr>
                <w:color w:val="212529"/>
              </w:rPr>
              <w:t>-0.15</w:t>
            </w:r>
          </w:p>
        </w:tc>
        <w:tc>
          <w:tcPr>
            <w:tcW w:w="0" w:type="auto"/>
            <w:tcBorders>
              <w:top w:val="nil"/>
              <w:left w:val="nil"/>
              <w:bottom w:val="nil"/>
              <w:right w:val="nil"/>
            </w:tcBorders>
            <w:shd w:val="clear" w:color="auto" w:fill="FFFFFF"/>
            <w:vAlign w:val="center"/>
            <w:hideMark/>
          </w:tcPr>
          <w:p w14:paraId="6BF4161B" w14:textId="77777777" w:rsidR="00BF0D99" w:rsidRPr="00BF0D99" w:rsidRDefault="00BF0D99" w:rsidP="00975B74">
            <w:pPr>
              <w:pStyle w:val="NoSpacing"/>
              <w:jc w:val="right"/>
              <w:rPr>
                <w:color w:val="212529"/>
              </w:rPr>
            </w:pPr>
            <w:r w:rsidRPr="00BF0D99">
              <w:rPr>
                <w:color w:val="212529"/>
              </w:rPr>
              <w:t>0.04</w:t>
            </w:r>
          </w:p>
        </w:tc>
        <w:tc>
          <w:tcPr>
            <w:tcW w:w="0" w:type="auto"/>
            <w:tcBorders>
              <w:top w:val="nil"/>
              <w:left w:val="nil"/>
              <w:bottom w:val="nil"/>
              <w:right w:val="nil"/>
            </w:tcBorders>
            <w:shd w:val="clear" w:color="auto" w:fill="FFFFFF"/>
            <w:vAlign w:val="center"/>
            <w:hideMark/>
          </w:tcPr>
          <w:p w14:paraId="0E010119" w14:textId="77777777" w:rsidR="00BF0D99" w:rsidRPr="00BF0D99" w:rsidRDefault="00BF0D99" w:rsidP="00975B74">
            <w:pPr>
              <w:pStyle w:val="NoSpacing"/>
              <w:jc w:val="right"/>
              <w:rPr>
                <w:color w:val="212529"/>
              </w:rPr>
            </w:pPr>
            <w:r w:rsidRPr="00BF0D99">
              <w:rPr>
                <w:color w:val="212529"/>
              </w:rPr>
              <w:t>-3.86</w:t>
            </w:r>
          </w:p>
        </w:tc>
        <w:tc>
          <w:tcPr>
            <w:tcW w:w="0" w:type="auto"/>
            <w:tcBorders>
              <w:top w:val="nil"/>
              <w:left w:val="nil"/>
              <w:bottom w:val="nil"/>
              <w:right w:val="nil"/>
            </w:tcBorders>
            <w:shd w:val="clear" w:color="auto" w:fill="FFFFFF"/>
            <w:vAlign w:val="center"/>
            <w:hideMark/>
          </w:tcPr>
          <w:p w14:paraId="5793D626" w14:textId="5185926E" w:rsidR="00BF0D99" w:rsidRPr="00BF0D99" w:rsidRDefault="009D6AC9" w:rsidP="00975B74">
            <w:pPr>
              <w:pStyle w:val="NoSpacing"/>
              <w:jc w:val="right"/>
              <w:rPr>
                <w:color w:val="212529"/>
              </w:rPr>
            </w:pPr>
            <w:r>
              <w:rPr>
                <w:color w:val="212529"/>
              </w:rPr>
              <w:t>&lt;0</w:t>
            </w:r>
            <w:r w:rsidR="00BF0D99" w:rsidRPr="00BF0D99">
              <w:rPr>
                <w:color w:val="212529"/>
              </w:rPr>
              <w:t>.</w:t>
            </w:r>
            <w:r w:rsidRPr="00BF0D99">
              <w:rPr>
                <w:color w:val="212529"/>
              </w:rPr>
              <w:t>00</w:t>
            </w:r>
            <w:r>
              <w:rPr>
                <w:color w:val="212529"/>
              </w:rPr>
              <w:t>1</w:t>
            </w:r>
          </w:p>
        </w:tc>
      </w:tr>
      <w:tr w:rsidR="00BF0D99" w:rsidRPr="00BF0D99" w14:paraId="17CB0FFC" w14:textId="77777777" w:rsidTr="00975B74">
        <w:trPr>
          <w:trHeight w:val="301"/>
        </w:trPr>
        <w:tc>
          <w:tcPr>
            <w:tcW w:w="0" w:type="auto"/>
            <w:tcBorders>
              <w:top w:val="nil"/>
              <w:left w:val="nil"/>
              <w:bottom w:val="nil"/>
              <w:right w:val="nil"/>
            </w:tcBorders>
            <w:shd w:val="clear" w:color="auto" w:fill="FFFFFF"/>
            <w:vAlign w:val="center"/>
            <w:hideMark/>
          </w:tcPr>
          <w:p w14:paraId="48047D88" w14:textId="77777777" w:rsidR="00BF0D99" w:rsidRPr="00BF0D99" w:rsidRDefault="00BF0D99" w:rsidP="00975B74">
            <w:pPr>
              <w:pStyle w:val="NoSpacing"/>
              <w:jc w:val="right"/>
              <w:rPr>
                <w:color w:val="212529"/>
              </w:rPr>
            </w:pPr>
            <w:r w:rsidRPr="00BF0D99">
              <w:rPr>
                <w:color w:val="212529"/>
              </w:rPr>
              <w:t>age</w:t>
            </w:r>
          </w:p>
        </w:tc>
        <w:tc>
          <w:tcPr>
            <w:tcW w:w="0" w:type="auto"/>
            <w:tcBorders>
              <w:top w:val="nil"/>
              <w:left w:val="nil"/>
              <w:bottom w:val="nil"/>
              <w:right w:val="nil"/>
            </w:tcBorders>
            <w:shd w:val="clear" w:color="auto" w:fill="FFFFFF"/>
            <w:vAlign w:val="center"/>
            <w:hideMark/>
          </w:tcPr>
          <w:p w14:paraId="6F50933C" w14:textId="77777777" w:rsidR="00BF0D99" w:rsidRPr="00BF0D99" w:rsidRDefault="00BF0D99" w:rsidP="00975B74">
            <w:pPr>
              <w:pStyle w:val="NoSpacing"/>
              <w:jc w:val="right"/>
              <w:rPr>
                <w:color w:val="212529"/>
              </w:rPr>
            </w:pPr>
            <w:r w:rsidRPr="00BF0D99">
              <w:rPr>
                <w:color w:val="212529"/>
              </w:rPr>
              <w:t>0.14</w:t>
            </w:r>
          </w:p>
        </w:tc>
        <w:tc>
          <w:tcPr>
            <w:tcW w:w="0" w:type="auto"/>
            <w:tcBorders>
              <w:top w:val="nil"/>
              <w:left w:val="nil"/>
              <w:bottom w:val="nil"/>
              <w:right w:val="nil"/>
            </w:tcBorders>
            <w:shd w:val="clear" w:color="auto" w:fill="FFFFFF"/>
            <w:vAlign w:val="center"/>
            <w:hideMark/>
          </w:tcPr>
          <w:p w14:paraId="012D53EB" w14:textId="77777777" w:rsidR="00BF0D99" w:rsidRPr="00BF0D99" w:rsidRDefault="00BF0D99" w:rsidP="00975B74">
            <w:pPr>
              <w:pStyle w:val="NoSpacing"/>
              <w:jc w:val="right"/>
              <w:rPr>
                <w:color w:val="212529"/>
              </w:rPr>
            </w:pPr>
            <w:r w:rsidRPr="00BF0D99">
              <w:rPr>
                <w:color w:val="212529"/>
              </w:rPr>
              <w:t>0.01</w:t>
            </w:r>
          </w:p>
        </w:tc>
        <w:tc>
          <w:tcPr>
            <w:tcW w:w="0" w:type="auto"/>
            <w:tcBorders>
              <w:top w:val="nil"/>
              <w:left w:val="nil"/>
              <w:bottom w:val="nil"/>
              <w:right w:val="nil"/>
            </w:tcBorders>
            <w:shd w:val="clear" w:color="auto" w:fill="FFFFFF"/>
            <w:vAlign w:val="center"/>
            <w:hideMark/>
          </w:tcPr>
          <w:p w14:paraId="42F9203C" w14:textId="77777777" w:rsidR="00BF0D99" w:rsidRPr="00BF0D99" w:rsidRDefault="00BF0D99" w:rsidP="00975B74">
            <w:pPr>
              <w:pStyle w:val="NoSpacing"/>
              <w:jc w:val="right"/>
              <w:rPr>
                <w:color w:val="212529"/>
              </w:rPr>
            </w:pPr>
            <w:r w:rsidRPr="00BF0D99">
              <w:rPr>
                <w:color w:val="212529"/>
              </w:rPr>
              <w:t>0.00</w:t>
            </w:r>
          </w:p>
        </w:tc>
        <w:tc>
          <w:tcPr>
            <w:tcW w:w="0" w:type="auto"/>
            <w:tcBorders>
              <w:top w:val="nil"/>
              <w:left w:val="nil"/>
              <w:bottom w:val="nil"/>
              <w:right w:val="nil"/>
            </w:tcBorders>
            <w:shd w:val="clear" w:color="auto" w:fill="FFFFFF"/>
            <w:vAlign w:val="center"/>
            <w:hideMark/>
          </w:tcPr>
          <w:p w14:paraId="6A566AAC" w14:textId="77777777" w:rsidR="00BF0D99" w:rsidRPr="00BF0D99" w:rsidRDefault="00BF0D99" w:rsidP="00975B74">
            <w:pPr>
              <w:pStyle w:val="NoSpacing"/>
              <w:jc w:val="right"/>
              <w:rPr>
                <w:color w:val="212529"/>
              </w:rPr>
            </w:pPr>
            <w:r w:rsidRPr="00BF0D99">
              <w:rPr>
                <w:color w:val="212529"/>
              </w:rPr>
              <w:t>2.87</w:t>
            </w:r>
          </w:p>
        </w:tc>
        <w:tc>
          <w:tcPr>
            <w:tcW w:w="0" w:type="auto"/>
            <w:tcBorders>
              <w:top w:val="nil"/>
              <w:left w:val="nil"/>
              <w:bottom w:val="nil"/>
              <w:right w:val="nil"/>
            </w:tcBorders>
            <w:shd w:val="clear" w:color="auto" w:fill="FFFFFF"/>
            <w:vAlign w:val="center"/>
            <w:hideMark/>
          </w:tcPr>
          <w:p w14:paraId="10473BBA" w14:textId="77777777" w:rsidR="00BF0D99" w:rsidRPr="00BF0D99" w:rsidRDefault="00BF0D99" w:rsidP="00975B74">
            <w:pPr>
              <w:pStyle w:val="NoSpacing"/>
              <w:jc w:val="right"/>
              <w:rPr>
                <w:color w:val="212529"/>
              </w:rPr>
            </w:pPr>
            <w:r w:rsidRPr="00BF0D99">
              <w:rPr>
                <w:color w:val="212529"/>
              </w:rPr>
              <w:t>0.004</w:t>
            </w:r>
          </w:p>
        </w:tc>
      </w:tr>
      <w:tr w:rsidR="00BF0D99" w:rsidRPr="00BF0D99" w14:paraId="6E9CB016" w14:textId="77777777" w:rsidTr="00975B74">
        <w:trPr>
          <w:trHeight w:val="318"/>
        </w:trPr>
        <w:tc>
          <w:tcPr>
            <w:tcW w:w="0" w:type="auto"/>
            <w:tcBorders>
              <w:top w:val="nil"/>
              <w:left w:val="nil"/>
              <w:bottom w:val="single" w:sz="4" w:space="0" w:color="auto"/>
              <w:right w:val="nil"/>
            </w:tcBorders>
            <w:shd w:val="clear" w:color="auto" w:fill="FFFFFF"/>
            <w:vAlign w:val="center"/>
            <w:hideMark/>
          </w:tcPr>
          <w:p w14:paraId="6430FFFA" w14:textId="77777777" w:rsidR="00BF0D99" w:rsidRPr="00BF0D99" w:rsidRDefault="00BF0D99" w:rsidP="00975B74">
            <w:pPr>
              <w:pStyle w:val="NoSpacing"/>
              <w:jc w:val="right"/>
              <w:rPr>
                <w:color w:val="212529"/>
              </w:rPr>
            </w:pPr>
            <w:r w:rsidRPr="00BF0D99">
              <w:rPr>
                <w:color w:val="212529"/>
              </w:rPr>
              <w:t>gender</w:t>
            </w:r>
          </w:p>
        </w:tc>
        <w:tc>
          <w:tcPr>
            <w:tcW w:w="0" w:type="auto"/>
            <w:tcBorders>
              <w:top w:val="nil"/>
              <w:left w:val="nil"/>
              <w:bottom w:val="single" w:sz="4" w:space="0" w:color="auto"/>
              <w:right w:val="nil"/>
            </w:tcBorders>
            <w:shd w:val="clear" w:color="auto" w:fill="FFFFFF"/>
            <w:vAlign w:val="center"/>
            <w:hideMark/>
          </w:tcPr>
          <w:p w14:paraId="46D8F3F5" w14:textId="77777777" w:rsidR="00BF0D99" w:rsidRPr="00BF0D99" w:rsidRDefault="00BF0D99" w:rsidP="00975B74">
            <w:pPr>
              <w:pStyle w:val="NoSpacing"/>
              <w:jc w:val="right"/>
              <w:rPr>
                <w:color w:val="212529"/>
              </w:rPr>
            </w:pPr>
            <w:r w:rsidRPr="00BF0D99">
              <w:rPr>
                <w:color w:val="212529"/>
              </w:rPr>
              <w:t>0.12</w:t>
            </w:r>
          </w:p>
        </w:tc>
        <w:tc>
          <w:tcPr>
            <w:tcW w:w="0" w:type="auto"/>
            <w:tcBorders>
              <w:top w:val="nil"/>
              <w:left w:val="nil"/>
              <w:bottom w:val="single" w:sz="4" w:space="0" w:color="auto"/>
              <w:right w:val="nil"/>
            </w:tcBorders>
            <w:shd w:val="clear" w:color="auto" w:fill="FFFFFF"/>
            <w:vAlign w:val="center"/>
            <w:hideMark/>
          </w:tcPr>
          <w:p w14:paraId="0C13EB8D" w14:textId="77777777" w:rsidR="00BF0D99" w:rsidRPr="00BF0D99" w:rsidRDefault="00BF0D99" w:rsidP="00975B74">
            <w:pPr>
              <w:pStyle w:val="NoSpacing"/>
              <w:jc w:val="right"/>
              <w:rPr>
                <w:color w:val="212529"/>
              </w:rPr>
            </w:pPr>
            <w:r w:rsidRPr="00BF0D99">
              <w:rPr>
                <w:color w:val="212529"/>
              </w:rPr>
              <w:t>0.13</w:t>
            </w:r>
          </w:p>
        </w:tc>
        <w:tc>
          <w:tcPr>
            <w:tcW w:w="0" w:type="auto"/>
            <w:tcBorders>
              <w:top w:val="nil"/>
              <w:left w:val="nil"/>
              <w:bottom w:val="single" w:sz="4" w:space="0" w:color="auto"/>
              <w:right w:val="nil"/>
            </w:tcBorders>
            <w:shd w:val="clear" w:color="auto" w:fill="FFFFFF"/>
            <w:vAlign w:val="center"/>
            <w:hideMark/>
          </w:tcPr>
          <w:p w14:paraId="73404920" w14:textId="77777777" w:rsidR="00BF0D99" w:rsidRPr="00BF0D99" w:rsidRDefault="00BF0D99" w:rsidP="00975B74">
            <w:pPr>
              <w:pStyle w:val="NoSpacing"/>
              <w:jc w:val="right"/>
              <w:rPr>
                <w:color w:val="212529"/>
              </w:rPr>
            </w:pPr>
            <w:r w:rsidRPr="00BF0D99">
              <w:rPr>
                <w:color w:val="212529"/>
              </w:rPr>
              <w:t>0.05</w:t>
            </w:r>
          </w:p>
        </w:tc>
        <w:tc>
          <w:tcPr>
            <w:tcW w:w="0" w:type="auto"/>
            <w:tcBorders>
              <w:top w:val="nil"/>
              <w:left w:val="nil"/>
              <w:bottom w:val="single" w:sz="4" w:space="0" w:color="auto"/>
              <w:right w:val="nil"/>
            </w:tcBorders>
            <w:shd w:val="clear" w:color="auto" w:fill="FFFFFF"/>
            <w:vAlign w:val="center"/>
            <w:hideMark/>
          </w:tcPr>
          <w:p w14:paraId="044246B7" w14:textId="77777777" w:rsidR="00BF0D99" w:rsidRPr="00BF0D99" w:rsidRDefault="00BF0D99" w:rsidP="00975B74">
            <w:pPr>
              <w:pStyle w:val="NoSpacing"/>
              <w:jc w:val="right"/>
              <w:rPr>
                <w:color w:val="212529"/>
              </w:rPr>
            </w:pPr>
            <w:r w:rsidRPr="00BF0D99">
              <w:rPr>
                <w:color w:val="212529"/>
              </w:rPr>
              <w:t>2.51</w:t>
            </w:r>
          </w:p>
        </w:tc>
        <w:tc>
          <w:tcPr>
            <w:tcW w:w="0" w:type="auto"/>
            <w:tcBorders>
              <w:top w:val="nil"/>
              <w:left w:val="nil"/>
              <w:bottom w:val="single" w:sz="4" w:space="0" w:color="auto"/>
              <w:right w:val="single" w:sz="4" w:space="0" w:color="auto"/>
            </w:tcBorders>
            <w:shd w:val="clear" w:color="auto" w:fill="FFFFFF"/>
            <w:vAlign w:val="center"/>
            <w:hideMark/>
          </w:tcPr>
          <w:p w14:paraId="7D9F9825" w14:textId="77777777" w:rsidR="00BF0D99" w:rsidRPr="00BF0D99" w:rsidRDefault="00BF0D99" w:rsidP="00975B74">
            <w:pPr>
              <w:pStyle w:val="NoSpacing"/>
              <w:jc w:val="right"/>
              <w:rPr>
                <w:color w:val="212529"/>
              </w:rPr>
            </w:pPr>
            <w:r w:rsidRPr="00BF0D99">
              <w:rPr>
                <w:color w:val="212529"/>
              </w:rPr>
              <w:t>0.012</w:t>
            </w:r>
          </w:p>
        </w:tc>
      </w:tr>
    </w:tbl>
    <w:p w14:paraId="6BCDBE20" w14:textId="77777777" w:rsidR="00BF0D99" w:rsidRDefault="00BF0D99" w:rsidP="00975B74"/>
    <w:p w14:paraId="7E5CFA3B" w14:textId="77777777" w:rsidR="00975B74" w:rsidRDefault="00975B74" w:rsidP="00975B74"/>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3061"/>
        <w:gridCol w:w="2363"/>
        <w:gridCol w:w="717"/>
        <w:gridCol w:w="1889"/>
        <w:gridCol w:w="911"/>
        <w:gridCol w:w="959"/>
      </w:tblGrid>
      <w:tr w:rsidR="00975B74" w14:paraId="4298DAEF" w14:textId="77777777" w:rsidTr="00975B74">
        <w:trPr>
          <w:trHeight w:val="563"/>
          <w:tblHeader/>
        </w:trPr>
        <w:tc>
          <w:tcPr>
            <w:tcW w:w="0" w:type="auto"/>
            <w:gridSpan w:val="6"/>
            <w:vAlign w:val="center"/>
            <w:hideMark/>
          </w:tcPr>
          <w:p w14:paraId="0490D06F" w14:textId="5A1E17F9" w:rsidR="00975B74" w:rsidRDefault="00975B74" w:rsidP="00975B74">
            <w:pPr>
              <w:pStyle w:val="NoSpacing"/>
              <w:jc w:val="right"/>
            </w:pPr>
            <w:r>
              <w:t>Table x: Coefficients for the multiple regression model of work burnout and perceived organisational support on wellbeing as measured by the SWEMWBS scale</w:t>
            </w:r>
          </w:p>
        </w:tc>
      </w:tr>
      <w:tr w:rsidR="00975B74" w14:paraId="1F19A1A5" w14:textId="77777777" w:rsidTr="00975B74">
        <w:trPr>
          <w:trHeight w:val="563"/>
          <w:tblHeader/>
        </w:trPr>
        <w:tc>
          <w:tcPr>
            <w:tcW w:w="0" w:type="auto"/>
            <w:tcBorders>
              <w:bottom w:val="single" w:sz="4" w:space="0" w:color="auto"/>
            </w:tcBorders>
            <w:shd w:val="clear" w:color="auto" w:fill="FFFFFF"/>
            <w:vAlign w:val="center"/>
            <w:hideMark/>
          </w:tcPr>
          <w:p w14:paraId="7D13EDE5" w14:textId="77777777" w:rsidR="00975B74" w:rsidRDefault="00975B74" w:rsidP="00975B74">
            <w:pPr>
              <w:pStyle w:val="NoSpacing"/>
              <w:jc w:val="right"/>
            </w:pPr>
          </w:p>
        </w:tc>
        <w:tc>
          <w:tcPr>
            <w:tcW w:w="0" w:type="auto"/>
            <w:tcBorders>
              <w:bottom w:val="single" w:sz="4" w:space="0" w:color="auto"/>
            </w:tcBorders>
            <w:shd w:val="clear" w:color="auto" w:fill="FFFFFF"/>
            <w:vAlign w:val="center"/>
            <w:hideMark/>
          </w:tcPr>
          <w:p w14:paraId="009A59B0" w14:textId="77777777" w:rsidR="00975B74" w:rsidRDefault="00975B74" w:rsidP="00975B74">
            <w:pPr>
              <w:pStyle w:val="NoSpacing"/>
              <w:jc w:val="right"/>
              <w:rPr>
                <w:b/>
                <w:bCs/>
                <w:color w:val="212529"/>
              </w:rPr>
            </w:pPr>
            <w:r>
              <w:rPr>
                <w:b/>
                <w:bCs/>
                <w:color w:val="212529"/>
              </w:rPr>
              <w:t>Standardized Beta</w:t>
            </w:r>
          </w:p>
        </w:tc>
        <w:tc>
          <w:tcPr>
            <w:tcW w:w="0" w:type="auto"/>
            <w:tcBorders>
              <w:bottom w:val="single" w:sz="4" w:space="0" w:color="auto"/>
            </w:tcBorders>
            <w:shd w:val="clear" w:color="auto" w:fill="FFFFFF"/>
            <w:vAlign w:val="center"/>
            <w:hideMark/>
          </w:tcPr>
          <w:p w14:paraId="3C6F7334" w14:textId="77777777" w:rsidR="00975B74" w:rsidRDefault="00975B74" w:rsidP="00975B74">
            <w:pPr>
              <w:pStyle w:val="NoSpacing"/>
              <w:jc w:val="right"/>
              <w:rPr>
                <w:b/>
                <w:bCs/>
                <w:color w:val="212529"/>
              </w:rPr>
            </w:pPr>
            <w:r>
              <w:rPr>
                <w:b/>
                <w:bCs/>
                <w:color w:val="212529"/>
              </w:rPr>
              <w:t>Beta</w:t>
            </w:r>
          </w:p>
        </w:tc>
        <w:tc>
          <w:tcPr>
            <w:tcW w:w="0" w:type="auto"/>
            <w:tcBorders>
              <w:bottom w:val="single" w:sz="4" w:space="0" w:color="auto"/>
            </w:tcBorders>
            <w:shd w:val="clear" w:color="auto" w:fill="FFFFFF"/>
            <w:vAlign w:val="center"/>
            <w:hideMark/>
          </w:tcPr>
          <w:p w14:paraId="1AA3698F" w14:textId="77777777" w:rsidR="00975B74" w:rsidRDefault="00975B74" w:rsidP="00975B74">
            <w:pPr>
              <w:pStyle w:val="NoSpacing"/>
              <w:jc w:val="right"/>
              <w:rPr>
                <w:b/>
                <w:bCs/>
                <w:color w:val="212529"/>
              </w:rPr>
            </w:pPr>
            <w:r>
              <w:rPr>
                <w:b/>
                <w:bCs/>
                <w:color w:val="212529"/>
              </w:rPr>
              <w:t>Standard Error</w:t>
            </w:r>
          </w:p>
        </w:tc>
        <w:tc>
          <w:tcPr>
            <w:tcW w:w="0" w:type="auto"/>
            <w:tcBorders>
              <w:bottom w:val="single" w:sz="4" w:space="0" w:color="auto"/>
            </w:tcBorders>
            <w:shd w:val="clear" w:color="auto" w:fill="FFFFFF"/>
            <w:vAlign w:val="center"/>
            <w:hideMark/>
          </w:tcPr>
          <w:p w14:paraId="0A1565D3" w14:textId="77777777" w:rsidR="00975B74" w:rsidRDefault="00975B74" w:rsidP="00975B74">
            <w:pPr>
              <w:pStyle w:val="NoSpacing"/>
              <w:jc w:val="right"/>
              <w:rPr>
                <w:b/>
                <w:bCs/>
                <w:color w:val="212529"/>
              </w:rPr>
            </w:pPr>
            <w:r>
              <w:rPr>
                <w:b/>
                <w:bCs/>
                <w:color w:val="212529"/>
              </w:rPr>
              <w:t>t value</w:t>
            </w:r>
          </w:p>
        </w:tc>
        <w:tc>
          <w:tcPr>
            <w:tcW w:w="0" w:type="auto"/>
            <w:tcBorders>
              <w:bottom w:val="single" w:sz="4" w:space="0" w:color="auto"/>
            </w:tcBorders>
            <w:shd w:val="clear" w:color="auto" w:fill="FFFFFF"/>
            <w:vAlign w:val="center"/>
            <w:hideMark/>
          </w:tcPr>
          <w:p w14:paraId="71EFFF14" w14:textId="77777777" w:rsidR="00975B74" w:rsidRDefault="00975B74" w:rsidP="00975B74">
            <w:pPr>
              <w:pStyle w:val="NoSpacing"/>
              <w:jc w:val="right"/>
              <w:rPr>
                <w:b/>
                <w:bCs/>
                <w:color w:val="212529"/>
              </w:rPr>
            </w:pPr>
            <w:r>
              <w:rPr>
                <w:b/>
                <w:bCs/>
                <w:color w:val="212529"/>
              </w:rPr>
              <w:t>p value</w:t>
            </w:r>
          </w:p>
        </w:tc>
      </w:tr>
      <w:tr w:rsidR="00975B74" w14:paraId="3F50861A" w14:textId="77777777" w:rsidTr="00975B74">
        <w:trPr>
          <w:trHeight w:val="296"/>
        </w:trPr>
        <w:tc>
          <w:tcPr>
            <w:tcW w:w="0" w:type="auto"/>
            <w:tcBorders>
              <w:top w:val="single" w:sz="4" w:space="0" w:color="auto"/>
            </w:tcBorders>
            <w:shd w:val="clear" w:color="auto" w:fill="FFFFFF"/>
            <w:vAlign w:val="center"/>
            <w:hideMark/>
          </w:tcPr>
          <w:p w14:paraId="355B08B0" w14:textId="77777777" w:rsidR="00975B74" w:rsidRDefault="00975B74" w:rsidP="00975B74">
            <w:pPr>
              <w:pStyle w:val="NoSpacing"/>
              <w:jc w:val="right"/>
              <w:rPr>
                <w:color w:val="212529"/>
              </w:rPr>
            </w:pPr>
            <w:r>
              <w:rPr>
                <w:color w:val="212529"/>
              </w:rPr>
              <w:t>(Intercept)</w:t>
            </w:r>
          </w:p>
        </w:tc>
        <w:tc>
          <w:tcPr>
            <w:tcW w:w="0" w:type="auto"/>
            <w:tcBorders>
              <w:top w:val="single" w:sz="4" w:space="0" w:color="auto"/>
            </w:tcBorders>
            <w:shd w:val="clear" w:color="auto" w:fill="FFFFFF"/>
            <w:vAlign w:val="center"/>
            <w:hideMark/>
          </w:tcPr>
          <w:p w14:paraId="0069284D" w14:textId="77777777" w:rsidR="00975B74" w:rsidRDefault="00975B74" w:rsidP="00975B74">
            <w:pPr>
              <w:pStyle w:val="NoSpacing"/>
              <w:jc w:val="right"/>
              <w:rPr>
                <w:color w:val="212529"/>
              </w:rPr>
            </w:pPr>
            <w:r>
              <w:rPr>
                <w:color w:val="212529"/>
              </w:rPr>
              <w:t>NA</w:t>
            </w:r>
          </w:p>
        </w:tc>
        <w:tc>
          <w:tcPr>
            <w:tcW w:w="0" w:type="auto"/>
            <w:tcBorders>
              <w:top w:val="single" w:sz="4" w:space="0" w:color="auto"/>
            </w:tcBorders>
            <w:shd w:val="clear" w:color="auto" w:fill="FFFFFF"/>
            <w:vAlign w:val="center"/>
            <w:hideMark/>
          </w:tcPr>
          <w:p w14:paraId="5D3BB5B6" w14:textId="77777777" w:rsidR="00975B74" w:rsidRDefault="00975B74" w:rsidP="00975B74">
            <w:pPr>
              <w:pStyle w:val="NoSpacing"/>
              <w:jc w:val="right"/>
              <w:rPr>
                <w:color w:val="212529"/>
              </w:rPr>
            </w:pPr>
            <w:r>
              <w:rPr>
                <w:color w:val="212529"/>
              </w:rPr>
              <w:t>-0.01</w:t>
            </w:r>
          </w:p>
        </w:tc>
        <w:tc>
          <w:tcPr>
            <w:tcW w:w="0" w:type="auto"/>
            <w:tcBorders>
              <w:top w:val="single" w:sz="4" w:space="0" w:color="auto"/>
            </w:tcBorders>
            <w:shd w:val="clear" w:color="auto" w:fill="FFFFFF"/>
            <w:vAlign w:val="center"/>
            <w:hideMark/>
          </w:tcPr>
          <w:p w14:paraId="56B6F99C" w14:textId="77777777" w:rsidR="00975B74" w:rsidRDefault="00975B74" w:rsidP="00975B74">
            <w:pPr>
              <w:pStyle w:val="NoSpacing"/>
              <w:jc w:val="right"/>
              <w:rPr>
                <w:color w:val="212529"/>
              </w:rPr>
            </w:pPr>
            <w:r>
              <w:rPr>
                <w:color w:val="212529"/>
              </w:rPr>
              <w:t>0.03</w:t>
            </w:r>
          </w:p>
        </w:tc>
        <w:tc>
          <w:tcPr>
            <w:tcW w:w="0" w:type="auto"/>
            <w:tcBorders>
              <w:top w:val="single" w:sz="4" w:space="0" w:color="auto"/>
            </w:tcBorders>
            <w:shd w:val="clear" w:color="auto" w:fill="FFFFFF"/>
            <w:vAlign w:val="center"/>
            <w:hideMark/>
          </w:tcPr>
          <w:p w14:paraId="4492AC84" w14:textId="2C4610D3" w:rsidR="00975B74" w:rsidRDefault="00975B74" w:rsidP="00975B74">
            <w:pPr>
              <w:pStyle w:val="NoSpacing"/>
              <w:jc w:val="right"/>
              <w:rPr>
                <w:color w:val="212529"/>
              </w:rPr>
            </w:pPr>
            <w:r>
              <w:rPr>
                <w:color w:val="212529"/>
              </w:rPr>
              <w:t>-0.35</w:t>
            </w:r>
          </w:p>
        </w:tc>
        <w:tc>
          <w:tcPr>
            <w:tcW w:w="0" w:type="auto"/>
            <w:tcBorders>
              <w:top w:val="single" w:sz="4" w:space="0" w:color="auto"/>
            </w:tcBorders>
            <w:shd w:val="clear" w:color="auto" w:fill="FFFFFF"/>
            <w:vAlign w:val="center"/>
            <w:hideMark/>
          </w:tcPr>
          <w:p w14:paraId="49F10B6F" w14:textId="77777777" w:rsidR="00975B74" w:rsidRDefault="00975B74" w:rsidP="00975B74">
            <w:pPr>
              <w:pStyle w:val="NoSpacing"/>
              <w:jc w:val="right"/>
              <w:rPr>
                <w:color w:val="212529"/>
              </w:rPr>
            </w:pPr>
            <w:r>
              <w:rPr>
                <w:color w:val="212529"/>
              </w:rPr>
              <w:t>0.73</w:t>
            </w:r>
          </w:p>
        </w:tc>
      </w:tr>
      <w:tr w:rsidR="00975B74" w14:paraId="7F7CDC9F" w14:textId="77777777" w:rsidTr="00975B74">
        <w:trPr>
          <w:trHeight w:val="281"/>
        </w:trPr>
        <w:tc>
          <w:tcPr>
            <w:tcW w:w="0" w:type="auto"/>
            <w:shd w:val="clear" w:color="auto" w:fill="FFFFFF"/>
            <w:vAlign w:val="center"/>
            <w:hideMark/>
          </w:tcPr>
          <w:p w14:paraId="0F35790D" w14:textId="77777777" w:rsidR="00975B74" w:rsidRDefault="00975B74" w:rsidP="00975B74">
            <w:pPr>
              <w:pStyle w:val="NoSpacing"/>
              <w:jc w:val="right"/>
              <w:rPr>
                <w:color w:val="212529"/>
              </w:rPr>
            </w:pPr>
            <w:proofErr w:type="spellStart"/>
            <w:r>
              <w:rPr>
                <w:color w:val="212529"/>
              </w:rPr>
              <w:t>cbi_work</w:t>
            </w:r>
            <w:proofErr w:type="spellEnd"/>
          </w:p>
        </w:tc>
        <w:tc>
          <w:tcPr>
            <w:tcW w:w="0" w:type="auto"/>
            <w:shd w:val="clear" w:color="auto" w:fill="FFFFFF"/>
            <w:vAlign w:val="center"/>
            <w:hideMark/>
          </w:tcPr>
          <w:p w14:paraId="1171A6E4" w14:textId="77777777" w:rsidR="00975B74" w:rsidRDefault="00975B74" w:rsidP="00975B74">
            <w:pPr>
              <w:pStyle w:val="NoSpacing"/>
              <w:jc w:val="right"/>
              <w:rPr>
                <w:color w:val="212529"/>
              </w:rPr>
            </w:pPr>
            <w:r>
              <w:rPr>
                <w:color w:val="212529"/>
              </w:rPr>
              <w:t>-0.54</w:t>
            </w:r>
          </w:p>
        </w:tc>
        <w:tc>
          <w:tcPr>
            <w:tcW w:w="0" w:type="auto"/>
            <w:shd w:val="clear" w:color="auto" w:fill="FFFFFF"/>
            <w:vAlign w:val="center"/>
            <w:hideMark/>
          </w:tcPr>
          <w:p w14:paraId="501C3106" w14:textId="77777777" w:rsidR="00975B74" w:rsidRDefault="00975B74" w:rsidP="00975B74">
            <w:pPr>
              <w:pStyle w:val="NoSpacing"/>
              <w:jc w:val="right"/>
              <w:rPr>
                <w:color w:val="212529"/>
              </w:rPr>
            </w:pPr>
            <w:r>
              <w:rPr>
                <w:color w:val="212529"/>
              </w:rPr>
              <w:t>-0.02</w:t>
            </w:r>
          </w:p>
        </w:tc>
        <w:tc>
          <w:tcPr>
            <w:tcW w:w="0" w:type="auto"/>
            <w:shd w:val="clear" w:color="auto" w:fill="FFFFFF"/>
            <w:vAlign w:val="center"/>
            <w:hideMark/>
          </w:tcPr>
          <w:p w14:paraId="649195DC" w14:textId="77777777" w:rsidR="00975B74" w:rsidRDefault="00975B74" w:rsidP="00975B74">
            <w:pPr>
              <w:pStyle w:val="NoSpacing"/>
              <w:jc w:val="right"/>
              <w:rPr>
                <w:color w:val="212529"/>
              </w:rPr>
            </w:pPr>
            <w:r>
              <w:rPr>
                <w:color w:val="212529"/>
              </w:rPr>
              <w:t>0.00</w:t>
            </w:r>
          </w:p>
        </w:tc>
        <w:tc>
          <w:tcPr>
            <w:tcW w:w="0" w:type="auto"/>
            <w:shd w:val="clear" w:color="auto" w:fill="FFFFFF"/>
            <w:vAlign w:val="center"/>
            <w:hideMark/>
          </w:tcPr>
          <w:p w14:paraId="402EFB3A" w14:textId="2FF94EFB" w:rsidR="00975B74" w:rsidRDefault="00975B74" w:rsidP="00975B74">
            <w:pPr>
              <w:pStyle w:val="NoSpacing"/>
              <w:jc w:val="right"/>
              <w:rPr>
                <w:color w:val="212529"/>
              </w:rPr>
            </w:pPr>
            <w:r>
              <w:rPr>
                <w:color w:val="212529"/>
              </w:rPr>
              <w:t>-11.70</w:t>
            </w:r>
          </w:p>
        </w:tc>
        <w:tc>
          <w:tcPr>
            <w:tcW w:w="0" w:type="auto"/>
            <w:shd w:val="clear" w:color="auto" w:fill="FFFFFF"/>
            <w:vAlign w:val="center"/>
            <w:hideMark/>
          </w:tcPr>
          <w:p w14:paraId="6568C5E5" w14:textId="49AAF138" w:rsidR="00975B74" w:rsidRDefault="00975B74" w:rsidP="00975B74">
            <w:pPr>
              <w:pStyle w:val="NoSpacing"/>
              <w:jc w:val="right"/>
              <w:rPr>
                <w:color w:val="212529"/>
              </w:rPr>
            </w:pPr>
            <w:r>
              <w:rPr>
                <w:color w:val="212529"/>
              </w:rPr>
              <w:t>&lt;.001</w:t>
            </w:r>
          </w:p>
        </w:tc>
      </w:tr>
      <w:tr w:rsidR="00975B74" w14:paraId="73DC01E2" w14:textId="77777777" w:rsidTr="00975B74">
        <w:trPr>
          <w:trHeight w:val="296"/>
        </w:trPr>
        <w:tc>
          <w:tcPr>
            <w:tcW w:w="0" w:type="auto"/>
            <w:shd w:val="clear" w:color="auto" w:fill="FFFFFF"/>
            <w:vAlign w:val="center"/>
            <w:hideMark/>
          </w:tcPr>
          <w:p w14:paraId="7428B852" w14:textId="77777777" w:rsidR="00975B74" w:rsidRDefault="00975B74" w:rsidP="00975B74">
            <w:pPr>
              <w:pStyle w:val="NoSpacing"/>
              <w:jc w:val="right"/>
              <w:rPr>
                <w:color w:val="212529"/>
              </w:rPr>
            </w:pPr>
            <w:proofErr w:type="spellStart"/>
            <w:r>
              <w:rPr>
                <w:color w:val="212529"/>
              </w:rPr>
              <w:t>SPOS_score</w:t>
            </w:r>
            <w:proofErr w:type="spellEnd"/>
          </w:p>
        </w:tc>
        <w:tc>
          <w:tcPr>
            <w:tcW w:w="0" w:type="auto"/>
            <w:shd w:val="clear" w:color="auto" w:fill="FFFFFF"/>
            <w:vAlign w:val="center"/>
            <w:hideMark/>
          </w:tcPr>
          <w:p w14:paraId="593405AB" w14:textId="77777777" w:rsidR="00975B74" w:rsidRDefault="00975B74" w:rsidP="00975B74">
            <w:pPr>
              <w:pStyle w:val="NoSpacing"/>
              <w:jc w:val="right"/>
              <w:rPr>
                <w:color w:val="212529"/>
              </w:rPr>
            </w:pPr>
            <w:r>
              <w:rPr>
                <w:color w:val="212529"/>
              </w:rPr>
              <w:t>0.09</w:t>
            </w:r>
          </w:p>
        </w:tc>
        <w:tc>
          <w:tcPr>
            <w:tcW w:w="0" w:type="auto"/>
            <w:shd w:val="clear" w:color="auto" w:fill="FFFFFF"/>
            <w:vAlign w:val="center"/>
            <w:hideMark/>
          </w:tcPr>
          <w:p w14:paraId="3BCA4FE8" w14:textId="77777777" w:rsidR="00975B74" w:rsidRDefault="00975B74" w:rsidP="00975B74">
            <w:pPr>
              <w:pStyle w:val="NoSpacing"/>
              <w:jc w:val="right"/>
              <w:rPr>
                <w:color w:val="212529"/>
              </w:rPr>
            </w:pPr>
            <w:r>
              <w:rPr>
                <w:color w:val="212529"/>
              </w:rPr>
              <w:t>0.03</w:t>
            </w:r>
          </w:p>
        </w:tc>
        <w:tc>
          <w:tcPr>
            <w:tcW w:w="0" w:type="auto"/>
            <w:shd w:val="clear" w:color="auto" w:fill="FFFFFF"/>
            <w:vAlign w:val="center"/>
            <w:hideMark/>
          </w:tcPr>
          <w:p w14:paraId="5B684881" w14:textId="77777777" w:rsidR="00975B74" w:rsidRDefault="00975B74" w:rsidP="00975B74">
            <w:pPr>
              <w:pStyle w:val="NoSpacing"/>
              <w:jc w:val="right"/>
              <w:rPr>
                <w:color w:val="212529"/>
              </w:rPr>
            </w:pPr>
            <w:r>
              <w:rPr>
                <w:color w:val="212529"/>
              </w:rPr>
              <w:t>0.02</w:t>
            </w:r>
          </w:p>
        </w:tc>
        <w:tc>
          <w:tcPr>
            <w:tcW w:w="0" w:type="auto"/>
            <w:shd w:val="clear" w:color="auto" w:fill="FFFFFF"/>
            <w:vAlign w:val="center"/>
            <w:hideMark/>
          </w:tcPr>
          <w:p w14:paraId="4AB252CE" w14:textId="44CEAEC5" w:rsidR="00975B74" w:rsidRDefault="00975B74" w:rsidP="00975B74">
            <w:pPr>
              <w:pStyle w:val="NoSpacing"/>
              <w:jc w:val="right"/>
              <w:rPr>
                <w:color w:val="212529"/>
              </w:rPr>
            </w:pPr>
            <w:r>
              <w:rPr>
                <w:color w:val="212529"/>
              </w:rPr>
              <w:t>2.08</w:t>
            </w:r>
          </w:p>
        </w:tc>
        <w:tc>
          <w:tcPr>
            <w:tcW w:w="0" w:type="auto"/>
            <w:shd w:val="clear" w:color="auto" w:fill="FFFFFF"/>
            <w:vAlign w:val="center"/>
            <w:hideMark/>
          </w:tcPr>
          <w:p w14:paraId="361F8FCA" w14:textId="77777777" w:rsidR="00975B74" w:rsidRDefault="00975B74" w:rsidP="00975B74">
            <w:pPr>
              <w:pStyle w:val="NoSpacing"/>
              <w:jc w:val="right"/>
              <w:rPr>
                <w:color w:val="212529"/>
              </w:rPr>
            </w:pPr>
            <w:r>
              <w:rPr>
                <w:color w:val="212529"/>
              </w:rPr>
              <w:t>0.04</w:t>
            </w:r>
          </w:p>
        </w:tc>
      </w:tr>
      <w:tr w:rsidR="00975B74" w14:paraId="16C401EC" w14:textId="77777777" w:rsidTr="00975B74">
        <w:trPr>
          <w:trHeight w:val="281"/>
        </w:trPr>
        <w:tc>
          <w:tcPr>
            <w:tcW w:w="0" w:type="auto"/>
            <w:shd w:val="clear" w:color="auto" w:fill="FFFFFF"/>
            <w:vAlign w:val="center"/>
            <w:hideMark/>
          </w:tcPr>
          <w:p w14:paraId="5A414292" w14:textId="77777777" w:rsidR="00975B74" w:rsidRDefault="00975B74" w:rsidP="00975B74">
            <w:pPr>
              <w:pStyle w:val="NoSpacing"/>
              <w:jc w:val="right"/>
              <w:rPr>
                <w:color w:val="212529"/>
              </w:rPr>
            </w:pPr>
            <w:r>
              <w:rPr>
                <w:color w:val="212529"/>
              </w:rPr>
              <w:t>age</w:t>
            </w:r>
          </w:p>
        </w:tc>
        <w:tc>
          <w:tcPr>
            <w:tcW w:w="0" w:type="auto"/>
            <w:shd w:val="clear" w:color="auto" w:fill="FFFFFF"/>
            <w:vAlign w:val="center"/>
            <w:hideMark/>
          </w:tcPr>
          <w:p w14:paraId="14A3C477" w14:textId="77777777" w:rsidR="00975B74" w:rsidRDefault="00975B74" w:rsidP="00975B74">
            <w:pPr>
              <w:pStyle w:val="NoSpacing"/>
              <w:jc w:val="right"/>
              <w:rPr>
                <w:color w:val="212529"/>
              </w:rPr>
            </w:pPr>
            <w:r>
              <w:rPr>
                <w:color w:val="212529"/>
              </w:rPr>
              <w:t>0.04</w:t>
            </w:r>
          </w:p>
        </w:tc>
        <w:tc>
          <w:tcPr>
            <w:tcW w:w="0" w:type="auto"/>
            <w:shd w:val="clear" w:color="auto" w:fill="FFFFFF"/>
            <w:vAlign w:val="center"/>
            <w:hideMark/>
          </w:tcPr>
          <w:p w14:paraId="69B4D282" w14:textId="77777777" w:rsidR="00975B74" w:rsidRDefault="00975B74" w:rsidP="00975B74">
            <w:pPr>
              <w:pStyle w:val="NoSpacing"/>
              <w:jc w:val="right"/>
              <w:rPr>
                <w:color w:val="212529"/>
              </w:rPr>
            </w:pPr>
            <w:r>
              <w:rPr>
                <w:color w:val="212529"/>
              </w:rPr>
              <w:t>0.00</w:t>
            </w:r>
          </w:p>
        </w:tc>
        <w:tc>
          <w:tcPr>
            <w:tcW w:w="0" w:type="auto"/>
            <w:shd w:val="clear" w:color="auto" w:fill="FFFFFF"/>
            <w:vAlign w:val="center"/>
            <w:hideMark/>
          </w:tcPr>
          <w:p w14:paraId="58FCB7CA" w14:textId="77777777" w:rsidR="00975B74" w:rsidRDefault="00975B74" w:rsidP="00975B74">
            <w:pPr>
              <w:pStyle w:val="NoSpacing"/>
              <w:jc w:val="right"/>
              <w:rPr>
                <w:color w:val="212529"/>
              </w:rPr>
            </w:pPr>
            <w:r>
              <w:rPr>
                <w:color w:val="212529"/>
              </w:rPr>
              <w:t>0.00</w:t>
            </w:r>
          </w:p>
        </w:tc>
        <w:tc>
          <w:tcPr>
            <w:tcW w:w="0" w:type="auto"/>
            <w:shd w:val="clear" w:color="auto" w:fill="FFFFFF"/>
            <w:vAlign w:val="center"/>
            <w:hideMark/>
          </w:tcPr>
          <w:p w14:paraId="7223B62B" w14:textId="023EF70C" w:rsidR="00975B74" w:rsidRDefault="00975B74" w:rsidP="00975B74">
            <w:pPr>
              <w:pStyle w:val="NoSpacing"/>
              <w:jc w:val="right"/>
              <w:rPr>
                <w:color w:val="212529"/>
              </w:rPr>
            </w:pPr>
            <w:r>
              <w:rPr>
                <w:color w:val="212529"/>
              </w:rPr>
              <w:t>0.93</w:t>
            </w:r>
          </w:p>
        </w:tc>
        <w:tc>
          <w:tcPr>
            <w:tcW w:w="0" w:type="auto"/>
            <w:shd w:val="clear" w:color="auto" w:fill="FFFFFF"/>
            <w:vAlign w:val="center"/>
            <w:hideMark/>
          </w:tcPr>
          <w:p w14:paraId="5F107E24" w14:textId="77777777" w:rsidR="00975B74" w:rsidRDefault="00975B74" w:rsidP="00975B74">
            <w:pPr>
              <w:pStyle w:val="NoSpacing"/>
              <w:jc w:val="right"/>
              <w:rPr>
                <w:color w:val="212529"/>
              </w:rPr>
            </w:pPr>
            <w:r>
              <w:rPr>
                <w:color w:val="212529"/>
              </w:rPr>
              <w:t>0.36</w:t>
            </w:r>
          </w:p>
        </w:tc>
      </w:tr>
      <w:tr w:rsidR="00975B74" w14:paraId="0BC9A63A" w14:textId="77777777" w:rsidTr="00975B74">
        <w:trPr>
          <w:trHeight w:val="281"/>
        </w:trPr>
        <w:tc>
          <w:tcPr>
            <w:tcW w:w="0" w:type="auto"/>
            <w:shd w:val="clear" w:color="auto" w:fill="FFFFFF"/>
            <w:vAlign w:val="center"/>
            <w:hideMark/>
          </w:tcPr>
          <w:p w14:paraId="788A8236" w14:textId="77777777" w:rsidR="00975B74" w:rsidRDefault="00975B74" w:rsidP="00975B74">
            <w:pPr>
              <w:pStyle w:val="NoSpacing"/>
              <w:jc w:val="right"/>
              <w:rPr>
                <w:color w:val="212529"/>
              </w:rPr>
            </w:pPr>
            <w:r>
              <w:rPr>
                <w:color w:val="212529"/>
              </w:rPr>
              <w:t>gender</w:t>
            </w:r>
          </w:p>
        </w:tc>
        <w:tc>
          <w:tcPr>
            <w:tcW w:w="0" w:type="auto"/>
            <w:shd w:val="clear" w:color="auto" w:fill="FFFFFF"/>
            <w:vAlign w:val="center"/>
            <w:hideMark/>
          </w:tcPr>
          <w:p w14:paraId="74B25CC2" w14:textId="77777777" w:rsidR="00975B74" w:rsidRDefault="00975B74" w:rsidP="00975B74">
            <w:pPr>
              <w:pStyle w:val="NoSpacing"/>
              <w:jc w:val="right"/>
              <w:rPr>
                <w:color w:val="212529"/>
              </w:rPr>
            </w:pPr>
            <w:r>
              <w:rPr>
                <w:color w:val="212529"/>
              </w:rPr>
              <w:t>0.05</w:t>
            </w:r>
          </w:p>
        </w:tc>
        <w:tc>
          <w:tcPr>
            <w:tcW w:w="0" w:type="auto"/>
            <w:shd w:val="clear" w:color="auto" w:fill="FFFFFF"/>
            <w:vAlign w:val="center"/>
            <w:hideMark/>
          </w:tcPr>
          <w:p w14:paraId="799D6427" w14:textId="77777777" w:rsidR="00975B74" w:rsidRDefault="00975B74" w:rsidP="00975B74">
            <w:pPr>
              <w:pStyle w:val="NoSpacing"/>
              <w:jc w:val="right"/>
              <w:rPr>
                <w:color w:val="212529"/>
              </w:rPr>
            </w:pPr>
            <w:r>
              <w:rPr>
                <w:color w:val="212529"/>
              </w:rPr>
              <w:t>0.05</w:t>
            </w:r>
          </w:p>
        </w:tc>
        <w:tc>
          <w:tcPr>
            <w:tcW w:w="0" w:type="auto"/>
            <w:shd w:val="clear" w:color="auto" w:fill="FFFFFF"/>
            <w:vAlign w:val="center"/>
            <w:hideMark/>
          </w:tcPr>
          <w:p w14:paraId="261818BE" w14:textId="77777777" w:rsidR="00975B74" w:rsidRDefault="00975B74" w:rsidP="00975B74">
            <w:pPr>
              <w:pStyle w:val="NoSpacing"/>
              <w:jc w:val="right"/>
              <w:rPr>
                <w:color w:val="212529"/>
              </w:rPr>
            </w:pPr>
            <w:r>
              <w:rPr>
                <w:color w:val="212529"/>
              </w:rPr>
              <w:t>0.04</w:t>
            </w:r>
          </w:p>
        </w:tc>
        <w:tc>
          <w:tcPr>
            <w:tcW w:w="0" w:type="auto"/>
            <w:shd w:val="clear" w:color="auto" w:fill="FFFFFF"/>
            <w:vAlign w:val="center"/>
            <w:hideMark/>
          </w:tcPr>
          <w:p w14:paraId="0579EC25" w14:textId="63591CFB" w:rsidR="00975B74" w:rsidRDefault="00975B74" w:rsidP="00975B74">
            <w:pPr>
              <w:pStyle w:val="NoSpacing"/>
              <w:jc w:val="right"/>
              <w:rPr>
                <w:color w:val="212529"/>
              </w:rPr>
            </w:pPr>
            <w:r>
              <w:rPr>
                <w:color w:val="212529"/>
              </w:rPr>
              <w:t>1.16</w:t>
            </w:r>
          </w:p>
        </w:tc>
        <w:tc>
          <w:tcPr>
            <w:tcW w:w="0" w:type="auto"/>
            <w:shd w:val="clear" w:color="auto" w:fill="FFFFFF"/>
            <w:vAlign w:val="center"/>
            <w:hideMark/>
          </w:tcPr>
          <w:p w14:paraId="316506FB" w14:textId="77777777" w:rsidR="00975B74" w:rsidRDefault="00975B74" w:rsidP="00975B74">
            <w:pPr>
              <w:pStyle w:val="NoSpacing"/>
              <w:jc w:val="right"/>
              <w:rPr>
                <w:color w:val="212529"/>
              </w:rPr>
            </w:pPr>
            <w:r>
              <w:rPr>
                <w:color w:val="212529"/>
              </w:rPr>
              <w:t>0.25</w:t>
            </w:r>
          </w:p>
        </w:tc>
      </w:tr>
      <w:tr w:rsidR="00975B74" w14:paraId="35681F69" w14:textId="77777777" w:rsidTr="00975B74">
        <w:trPr>
          <w:trHeight w:val="296"/>
        </w:trPr>
        <w:tc>
          <w:tcPr>
            <w:tcW w:w="0" w:type="auto"/>
            <w:tcBorders>
              <w:bottom w:val="single" w:sz="4" w:space="0" w:color="auto"/>
            </w:tcBorders>
            <w:shd w:val="clear" w:color="auto" w:fill="FFFFFF"/>
            <w:vAlign w:val="center"/>
            <w:hideMark/>
          </w:tcPr>
          <w:p w14:paraId="51FAA6C8" w14:textId="77777777" w:rsidR="00975B74" w:rsidRDefault="00975B74" w:rsidP="00975B74">
            <w:pPr>
              <w:pStyle w:val="NoSpacing"/>
              <w:jc w:val="right"/>
              <w:rPr>
                <w:color w:val="212529"/>
              </w:rPr>
            </w:pPr>
            <w:proofErr w:type="spellStart"/>
            <w:r>
              <w:rPr>
                <w:color w:val="212529"/>
              </w:rPr>
              <w:t>cbi_</w:t>
            </w:r>
            <w:proofErr w:type="gramStart"/>
            <w:r>
              <w:rPr>
                <w:color w:val="212529"/>
              </w:rPr>
              <w:t>work:SPOS</w:t>
            </w:r>
            <w:proofErr w:type="gramEnd"/>
            <w:r>
              <w:rPr>
                <w:color w:val="212529"/>
              </w:rPr>
              <w:t>_score</w:t>
            </w:r>
            <w:proofErr w:type="spellEnd"/>
          </w:p>
        </w:tc>
        <w:tc>
          <w:tcPr>
            <w:tcW w:w="0" w:type="auto"/>
            <w:tcBorders>
              <w:bottom w:val="single" w:sz="4" w:space="0" w:color="auto"/>
            </w:tcBorders>
            <w:shd w:val="clear" w:color="auto" w:fill="FFFFFF"/>
            <w:vAlign w:val="center"/>
            <w:hideMark/>
          </w:tcPr>
          <w:p w14:paraId="17DD2AD7" w14:textId="77777777" w:rsidR="00975B74" w:rsidRDefault="00975B74" w:rsidP="00975B74">
            <w:pPr>
              <w:pStyle w:val="NoSpacing"/>
              <w:jc w:val="right"/>
              <w:rPr>
                <w:color w:val="212529"/>
              </w:rPr>
            </w:pPr>
            <w:r>
              <w:rPr>
                <w:color w:val="212529"/>
              </w:rPr>
              <w:t>-0.02</w:t>
            </w:r>
          </w:p>
        </w:tc>
        <w:tc>
          <w:tcPr>
            <w:tcW w:w="0" w:type="auto"/>
            <w:tcBorders>
              <w:bottom w:val="single" w:sz="4" w:space="0" w:color="auto"/>
            </w:tcBorders>
            <w:shd w:val="clear" w:color="auto" w:fill="FFFFFF"/>
            <w:vAlign w:val="center"/>
            <w:hideMark/>
          </w:tcPr>
          <w:p w14:paraId="1AC127F7" w14:textId="77777777" w:rsidR="00975B74" w:rsidRDefault="00975B74" w:rsidP="00975B74">
            <w:pPr>
              <w:pStyle w:val="NoSpacing"/>
              <w:jc w:val="right"/>
              <w:rPr>
                <w:color w:val="212529"/>
              </w:rPr>
            </w:pPr>
            <w:r>
              <w:rPr>
                <w:color w:val="212529"/>
              </w:rPr>
              <w:t>0.00</w:t>
            </w:r>
          </w:p>
        </w:tc>
        <w:tc>
          <w:tcPr>
            <w:tcW w:w="0" w:type="auto"/>
            <w:tcBorders>
              <w:bottom w:val="single" w:sz="4" w:space="0" w:color="auto"/>
            </w:tcBorders>
            <w:shd w:val="clear" w:color="auto" w:fill="FFFFFF"/>
            <w:vAlign w:val="center"/>
            <w:hideMark/>
          </w:tcPr>
          <w:p w14:paraId="7F26E87F" w14:textId="77777777" w:rsidR="00975B74" w:rsidRDefault="00975B74" w:rsidP="00975B74">
            <w:pPr>
              <w:pStyle w:val="NoSpacing"/>
              <w:jc w:val="right"/>
              <w:rPr>
                <w:color w:val="212529"/>
              </w:rPr>
            </w:pPr>
            <w:r>
              <w:rPr>
                <w:color w:val="212529"/>
              </w:rPr>
              <w:t>0.00</w:t>
            </w:r>
          </w:p>
        </w:tc>
        <w:tc>
          <w:tcPr>
            <w:tcW w:w="0" w:type="auto"/>
            <w:tcBorders>
              <w:bottom w:val="single" w:sz="4" w:space="0" w:color="auto"/>
            </w:tcBorders>
            <w:shd w:val="clear" w:color="auto" w:fill="FFFFFF"/>
            <w:vAlign w:val="center"/>
            <w:hideMark/>
          </w:tcPr>
          <w:p w14:paraId="12B25211" w14:textId="0F158910" w:rsidR="00975B74" w:rsidRDefault="00975B74" w:rsidP="00975B74">
            <w:pPr>
              <w:pStyle w:val="NoSpacing"/>
              <w:jc w:val="right"/>
              <w:rPr>
                <w:color w:val="212529"/>
              </w:rPr>
            </w:pPr>
            <w:r>
              <w:rPr>
                <w:color w:val="212529"/>
              </w:rPr>
              <w:t>-0.38</w:t>
            </w:r>
          </w:p>
        </w:tc>
        <w:tc>
          <w:tcPr>
            <w:tcW w:w="0" w:type="auto"/>
            <w:tcBorders>
              <w:bottom w:val="single" w:sz="4" w:space="0" w:color="auto"/>
            </w:tcBorders>
            <w:shd w:val="clear" w:color="auto" w:fill="FFFFFF"/>
            <w:vAlign w:val="center"/>
            <w:hideMark/>
          </w:tcPr>
          <w:p w14:paraId="5E030873" w14:textId="77777777" w:rsidR="00975B74" w:rsidRDefault="00975B74" w:rsidP="00975B74">
            <w:pPr>
              <w:pStyle w:val="NoSpacing"/>
              <w:jc w:val="right"/>
              <w:rPr>
                <w:color w:val="212529"/>
              </w:rPr>
            </w:pPr>
            <w:r>
              <w:rPr>
                <w:color w:val="212529"/>
              </w:rPr>
              <w:t>0.70</w:t>
            </w:r>
          </w:p>
        </w:tc>
      </w:tr>
    </w:tbl>
    <w:p w14:paraId="317A1B44" w14:textId="77777777" w:rsidR="00975B74" w:rsidRDefault="00975B74" w:rsidP="00975B74">
      <w:pPr>
        <w:pStyle w:val="NoSpacing"/>
      </w:pPr>
    </w:p>
    <w:p w14:paraId="70598368" w14:textId="5732407B" w:rsidR="00AF1A6A" w:rsidRPr="00B52BEB" w:rsidRDefault="00B52BEB" w:rsidP="00975B74">
      <w:pPr>
        <w:pStyle w:val="Heading1"/>
      </w:pPr>
      <w:commentRangeStart w:id="379"/>
      <w:r>
        <w:t>References</w:t>
      </w:r>
      <w:commentRangeEnd w:id="379"/>
      <w:r>
        <w:rPr>
          <w:rStyle w:val="CommentReference"/>
        </w:rPr>
        <w:commentReference w:id="379"/>
      </w:r>
    </w:p>
    <w:p w14:paraId="37EE3C5D" w14:textId="23BB0B3C" w:rsidR="00767064" w:rsidRPr="00767064" w:rsidRDefault="00B73FA4">
      <w:pPr>
        <w:pPrChange w:id="380" w:author="Deborah Apthorp" w:date="2025-12-17T15:19:00Z" w16du:dateUtc="2025-12-17T04:19:00Z">
          <w:pPr>
            <w:adjustRightInd w:val="0"/>
            <w:snapToGrid w:val="0"/>
            <w:ind w:left="720" w:hanging="720"/>
          </w:pPr>
        </w:pPrChange>
      </w:pPr>
      <w:r>
        <w:t>Berry</w:t>
      </w:r>
      <w:r w:rsidR="00767064">
        <w:t>, H. L., Bowen, K., &amp; Kjellstrom, T. (2010). Climate change and mental health: A causal</w:t>
      </w:r>
      <w:ins w:id="381" w:author="Deborah Apthorp" w:date="2025-12-17T10:00:00Z" w16du:dateUtc="2025-12-16T23:00:00Z">
        <w:r w:rsidR="00170D93">
          <w:t xml:space="preserve"> </w:t>
        </w:r>
      </w:ins>
      <w:r w:rsidR="007636BD">
        <w:t>p</w:t>
      </w:r>
      <w:r w:rsidR="00767064">
        <w:t xml:space="preserve">athways framework. International Journal of Public Health, 55, </w:t>
      </w:r>
      <w:r w:rsidR="007636BD">
        <w:t xml:space="preserve">123-132. </w:t>
      </w:r>
    </w:p>
    <w:p w14:paraId="60E065F8" w14:textId="0B4FC07E" w:rsidR="00C9254E" w:rsidRPr="00C9254E" w:rsidRDefault="001A79F3">
      <w:pPr>
        <w:pPrChange w:id="382" w:author="Deborah Apthorp" w:date="2025-12-17T15:19:00Z" w16du:dateUtc="2025-12-17T04:19:00Z">
          <w:pPr>
            <w:adjustRightInd w:val="0"/>
            <w:snapToGrid w:val="0"/>
            <w:ind w:left="720" w:hanging="720"/>
          </w:pPr>
        </w:pPrChange>
      </w:pPr>
      <w:r>
        <w:lastRenderedPageBreak/>
        <w:t xml:space="preserve">Calabria, L., &amp; Marks, E. (2024). A scoping review of the impact of eco-distress and coping </w:t>
      </w:r>
      <w:r w:rsidR="00454D2F">
        <w:t>w</w:t>
      </w:r>
      <w:r>
        <w:t>ith distress</w:t>
      </w:r>
      <w:r w:rsidR="00C9254E">
        <w:t xml:space="preserve"> on the mental health experiences of climate scientists. </w:t>
      </w:r>
      <w:r w:rsidR="00C9254E">
        <w:rPr>
          <w:i/>
          <w:iCs/>
        </w:rPr>
        <w:t>Frontiers in Psychology, 15,</w:t>
      </w:r>
      <w:r w:rsidR="00C9254E">
        <w:t xml:space="preserve"> 1351428. </w:t>
      </w:r>
      <w:r w:rsidR="00454D2F">
        <w:t xml:space="preserve">DOI: 10.3389/fpsyg.2024.1351428 </w:t>
      </w:r>
    </w:p>
    <w:p w14:paraId="1F9DA4D0" w14:textId="534595A6" w:rsidR="002B3A53" w:rsidRPr="00794188" w:rsidRDefault="002B3A53">
      <w:pPr>
        <w:pPrChange w:id="383" w:author="Deborah Apthorp" w:date="2025-12-17T15:19:00Z" w16du:dateUtc="2025-12-17T04:19:00Z">
          <w:pPr>
            <w:adjustRightInd w:val="0"/>
            <w:snapToGrid w:val="0"/>
            <w:ind w:left="720" w:hanging="720"/>
          </w:pPr>
        </w:pPrChange>
      </w:pPr>
      <w:r>
        <w:t xml:space="preserve">Clayton, S. (2018). Mental health risk and resilience among climate scientists. </w:t>
      </w:r>
      <w:r>
        <w:rPr>
          <w:i/>
          <w:iCs/>
        </w:rPr>
        <w:t>Nature Climate</w:t>
      </w:r>
      <w:ins w:id="384" w:author="Deborah Apthorp" w:date="2025-12-17T10:00:00Z" w16du:dateUtc="2025-12-16T23:00:00Z">
        <w:r w:rsidR="00170D93">
          <w:t xml:space="preserve"> </w:t>
        </w:r>
      </w:ins>
      <w:r w:rsidRPr="00E75273">
        <w:rPr>
          <w:i/>
          <w:iCs/>
        </w:rPr>
        <w:t>Change</w:t>
      </w:r>
      <w:r>
        <w:t xml:space="preserve">, </w:t>
      </w:r>
      <w:r w:rsidR="00794188">
        <w:t>8, 260-2</w:t>
      </w:r>
      <w:r w:rsidR="00AD3B9B">
        <w:t>6</w:t>
      </w:r>
      <w:r w:rsidR="00794188">
        <w:t xml:space="preserve">1. </w:t>
      </w:r>
    </w:p>
    <w:p w14:paraId="116382EB" w14:textId="230D1A29" w:rsidR="00DA7F73" w:rsidRPr="00DA7F73" w:rsidRDefault="00DA7F73">
      <w:pPr>
        <w:pPrChange w:id="385" w:author="Deborah Apthorp" w:date="2025-12-17T15:19:00Z" w16du:dateUtc="2025-12-17T04:19:00Z">
          <w:pPr>
            <w:adjustRightInd w:val="0"/>
            <w:snapToGrid w:val="0"/>
            <w:ind w:left="720" w:hanging="720"/>
          </w:pPr>
        </w:pPrChange>
      </w:pPr>
      <w:r>
        <w:t xml:space="preserve">Clayton, S. (2020). Climate anxiety: Psychological responses to climate change. </w:t>
      </w:r>
      <w:r>
        <w:rPr>
          <w:i/>
          <w:iCs/>
        </w:rPr>
        <w:t xml:space="preserve">Journal of </w:t>
      </w:r>
      <w:r w:rsidRPr="00E75273">
        <w:rPr>
          <w:i/>
          <w:iCs/>
        </w:rPr>
        <w:t>Anxiety Disorders</w:t>
      </w:r>
      <w:r>
        <w:t xml:space="preserve">, 74, </w:t>
      </w:r>
      <w:r w:rsidR="00C036E9">
        <w:t xml:space="preserve">102263. </w:t>
      </w:r>
    </w:p>
    <w:p w14:paraId="2A0BBA37" w14:textId="40CA3E14" w:rsidR="00317BAB" w:rsidRPr="00C37167" w:rsidRDefault="00A04218">
      <w:pPr>
        <w:pPrChange w:id="386" w:author="Deborah Apthorp" w:date="2025-12-17T15:19:00Z" w16du:dateUtc="2025-12-17T04:19:00Z">
          <w:pPr>
            <w:adjustRightInd w:val="0"/>
            <w:snapToGrid w:val="0"/>
            <w:ind w:left="720" w:hanging="720"/>
          </w:pPr>
        </w:pPrChange>
      </w:pPr>
      <w:r w:rsidRPr="00A04218">
        <w:t xml:space="preserve">Cosh, S. M., </w:t>
      </w:r>
      <w:r>
        <w:t xml:space="preserve">Ryan, R., Fallander, K., Robinson, K., </w:t>
      </w:r>
      <w:proofErr w:type="spellStart"/>
      <w:r>
        <w:t>Tognela</w:t>
      </w:r>
      <w:proofErr w:type="spellEnd"/>
      <w:r>
        <w:t>, J., Tully, P. J., &amp; Lykins, A. D.</w:t>
      </w:r>
      <w:ins w:id="387" w:author="Deborah Apthorp" w:date="2025-12-17T10:03:00Z" w16du:dateUtc="2025-12-16T23:03:00Z">
        <w:r w:rsidR="00170D93">
          <w:t xml:space="preserve"> </w:t>
        </w:r>
      </w:ins>
      <w:r w:rsidR="00C37167">
        <w:t xml:space="preserve">(2024). The relationship between climate change and mental health: A systematic review </w:t>
      </w:r>
      <w:r w:rsidR="00317BAB">
        <w:t>o</w:t>
      </w:r>
      <w:r w:rsidR="00C37167">
        <w:t>f the association between eco-anxiety, psychological distress, and symptoms of major</w:t>
      </w:r>
      <w:ins w:id="388" w:author="Deborah Apthorp" w:date="2025-12-17T10:03:00Z" w16du:dateUtc="2025-12-16T23:03:00Z">
        <w:r w:rsidR="00170D93">
          <w:t xml:space="preserve"> </w:t>
        </w:r>
      </w:ins>
      <w:r w:rsidR="00317BAB">
        <w:t>a</w:t>
      </w:r>
      <w:r w:rsidR="00C37167">
        <w:t xml:space="preserve">ffective disorders. </w:t>
      </w:r>
      <w:r w:rsidR="00C37167">
        <w:rPr>
          <w:i/>
          <w:iCs/>
        </w:rPr>
        <w:t>BMC Psychiatry, 24,</w:t>
      </w:r>
      <w:r w:rsidR="00C37167">
        <w:t xml:space="preserve"> </w:t>
      </w:r>
      <w:r w:rsidR="00317BAB">
        <w:t xml:space="preserve">833. </w:t>
      </w:r>
      <w:r w:rsidR="00170D93">
        <w:fldChar w:fldCharType="begin"/>
      </w:r>
      <w:r w:rsidR="00170D93">
        <w:instrText>HYPERLINK "</w:instrText>
      </w:r>
      <w:r w:rsidR="00170D93" w:rsidRPr="00E75273">
        <w:instrText>https://doi.org/10.1186/s12888-024-06274-1</w:instrText>
      </w:r>
      <w:r w:rsidR="00170D93">
        <w:instrText>"</w:instrText>
      </w:r>
      <w:r w:rsidR="00170D93">
        <w:fldChar w:fldCharType="separate"/>
      </w:r>
      <w:r w:rsidR="00170D93" w:rsidRPr="00170D93">
        <w:rPr>
          <w:rStyle w:val="Hyperlink"/>
        </w:rPr>
        <w:t>https://doi.org/10.1186/s12888-024-06274-1</w:t>
      </w:r>
      <w:ins w:id="389" w:author="Deborah Apthorp" w:date="2025-12-17T10:04:00Z" w16du:dateUtc="2025-12-16T23:04:00Z">
        <w:r w:rsidR="00170D93">
          <w:fldChar w:fldCharType="end"/>
        </w:r>
      </w:ins>
      <w:r w:rsidR="00317BAB">
        <w:t xml:space="preserve"> </w:t>
      </w:r>
    </w:p>
    <w:p w14:paraId="321655E0" w14:textId="6569CB47" w:rsidR="004A4223" w:rsidRPr="004A4223" w:rsidRDefault="00A675D5">
      <w:pPr>
        <w:pPrChange w:id="390" w:author="Deborah Apthorp" w:date="2025-12-17T15:19:00Z" w16du:dateUtc="2025-12-17T04:19:00Z">
          <w:pPr>
            <w:adjustRightInd w:val="0"/>
            <w:snapToGrid w:val="0"/>
            <w:ind w:left="720" w:hanging="720"/>
          </w:pPr>
        </w:pPrChange>
      </w:pPr>
      <w:r>
        <w:t>Crandon, T. J., Scott, J. G., Charlson, F. J., &amp; Thomas, H. J. (2022). A social-ecological</w:t>
      </w:r>
      <w:ins w:id="391" w:author="Deborah Apthorp" w:date="2025-12-17T10:04:00Z" w16du:dateUtc="2025-12-16T23:04:00Z">
        <w:r w:rsidR="00170D93">
          <w:t xml:space="preserve"> </w:t>
        </w:r>
      </w:ins>
      <w:r w:rsidR="004A4223">
        <w:t>p</w:t>
      </w:r>
      <w:r>
        <w:t xml:space="preserve">erspective on climate anxiety in children and adolescents. </w:t>
      </w:r>
      <w:r>
        <w:rPr>
          <w:i/>
          <w:iCs/>
        </w:rPr>
        <w:t>Nature Climate Change,</w:t>
      </w:r>
      <w:r w:rsidR="004A4223">
        <w:rPr>
          <w:i/>
          <w:iCs/>
        </w:rPr>
        <w:t xml:space="preserve"> 12,</w:t>
      </w:r>
      <w:ins w:id="392" w:author="Deborah Apthorp" w:date="2025-12-17T10:04:00Z" w16du:dateUtc="2025-12-16T23:04:00Z">
        <w:r w:rsidR="00170D93">
          <w:t xml:space="preserve"> </w:t>
        </w:r>
      </w:ins>
      <w:r w:rsidR="004A4223">
        <w:t xml:space="preserve">123-131. </w:t>
      </w:r>
    </w:p>
    <w:p w14:paraId="428F66DF" w14:textId="1748AE8A" w:rsidR="000D66E1" w:rsidRPr="000D66E1" w:rsidRDefault="000D66E1">
      <w:pPr>
        <w:pPrChange w:id="393" w:author="Deborah Apthorp" w:date="2025-12-17T15:19:00Z" w16du:dateUtc="2025-12-17T04:19:00Z">
          <w:pPr>
            <w:adjustRightInd w:val="0"/>
            <w:snapToGrid w:val="0"/>
            <w:ind w:left="720" w:hanging="720"/>
          </w:pPr>
        </w:pPrChange>
      </w:pPr>
      <w:r>
        <w:t>Doherty, T. J., &amp; Clayton, S. (2011). The psychological impacts of global climate change.</w:t>
      </w:r>
      <w:ins w:id="394" w:author="Deborah Apthorp" w:date="2025-12-17T11:55:00Z" w16du:dateUtc="2025-12-17T00:55:00Z">
        <w:r w:rsidR="001751AD">
          <w:t xml:space="preserve"> </w:t>
        </w:r>
      </w:ins>
      <w:r w:rsidRPr="00E75273">
        <w:rPr>
          <w:i/>
          <w:iCs/>
        </w:rPr>
        <w:t xml:space="preserve">American Psychologist, </w:t>
      </w:r>
      <w:r>
        <w:t xml:space="preserve">66, </w:t>
      </w:r>
      <w:r w:rsidR="000F635F">
        <w:t xml:space="preserve">265-276. </w:t>
      </w:r>
    </w:p>
    <w:p w14:paraId="74FABBE8" w14:textId="773F8F84" w:rsidR="009A5D60" w:rsidRPr="009A5D60" w:rsidRDefault="009A5D60">
      <w:pPr>
        <w:pPrChange w:id="395" w:author="Deborah Apthorp" w:date="2025-12-17T15:19:00Z" w16du:dateUtc="2025-12-17T04:19:00Z">
          <w:pPr>
            <w:adjustRightInd w:val="0"/>
            <w:snapToGrid w:val="0"/>
            <w:ind w:left="720" w:hanging="720"/>
          </w:pPr>
        </w:pPrChange>
      </w:pPr>
      <w:r>
        <w:t>Eisenberger, R., Huntington, R., Hutchison, S., &amp; Sowa, D. (1986). Perceived organizational</w:t>
      </w:r>
      <w:ins w:id="396" w:author="Deborah Apthorp" w:date="2025-12-17T10:05:00Z" w16du:dateUtc="2025-12-16T23:05:00Z">
        <w:r w:rsidR="00170D93">
          <w:t xml:space="preserve"> </w:t>
        </w:r>
      </w:ins>
      <w:r w:rsidR="00353351">
        <w:t>s</w:t>
      </w:r>
      <w:r>
        <w:t xml:space="preserve">upport. </w:t>
      </w:r>
      <w:r w:rsidRPr="001751AD">
        <w:rPr>
          <w:i/>
          <w:iCs/>
        </w:rPr>
        <w:t>Journal of Applied Psychology</w:t>
      </w:r>
      <w:r>
        <w:t xml:space="preserve">, 71, </w:t>
      </w:r>
      <w:r w:rsidR="00353351">
        <w:t xml:space="preserve">500-507. </w:t>
      </w:r>
    </w:p>
    <w:p w14:paraId="79099341" w14:textId="0E9E9C16" w:rsidR="00435448" w:rsidRPr="00951AF1" w:rsidRDefault="009F13F8">
      <w:pPr>
        <w:pPrChange w:id="397" w:author="Deborah Apthorp" w:date="2025-12-17T15:19:00Z" w16du:dateUtc="2025-12-17T04:19:00Z">
          <w:pPr>
            <w:adjustRightInd w:val="0"/>
            <w:snapToGrid w:val="0"/>
            <w:ind w:left="720" w:hanging="720"/>
          </w:pPr>
        </w:pPrChange>
      </w:pPr>
      <w:r>
        <w:t>Haddaway, N. R., &amp; Duggan, J. (</w:t>
      </w:r>
      <w:r w:rsidR="00435448">
        <w:t xml:space="preserve">2023). ‘Safe </w:t>
      </w:r>
      <w:proofErr w:type="gramStart"/>
      <w:r w:rsidR="00435448">
        <w:t>spaces’</w:t>
      </w:r>
      <w:proofErr w:type="gramEnd"/>
      <w:r w:rsidR="00435448">
        <w:t xml:space="preserve"> and community building for climate</w:t>
      </w:r>
      <w:ins w:id="398" w:author="Deborah Apthorp" w:date="2025-12-17T10:05:00Z" w16du:dateUtc="2025-12-16T23:05:00Z">
        <w:r w:rsidR="00FE31BB">
          <w:t xml:space="preserve"> </w:t>
        </w:r>
      </w:ins>
      <w:r w:rsidR="00951AF1">
        <w:t>s</w:t>
      </w:r>
      <w:r w:rsidR="00435448">
        <w:t xml:space="preserve">cientists, exploring emotions through a case study. </w:t>
      </w:r>
      <w:r w:rsidR="00435448">
        <w:rPr>
          <w:i/>
          <w:iCs/>
        </w:rPr>
        <w:t>Global Environmental Psychology,</w:t>
      </w:r>
      <w:ins w:id="399" w:author="Deborah Apthorp" w:date="2025-12-17T10:06:00Z" w16du:dateUtc="2025-12-16T23:06:00Z">
        <w:r w:rsidR="00FE31BB">
          <w:rPr>
            <w:i/>
            <w:iCs/>
          </w:rPr>
          <w:t xml:space="preserve"> </w:t>
        </w:r>
      </w:ins>
      <w:r w:rsidR="00951AF1">
        <w:rPr>
          <w:i/>
          <w:iCs/>
        </w:rPr>
        <w:t>1,</w:t>
      </w:r>
      <w:r w:rsidR="00951AF1">
        <w:t xml:space="preserve"> e11347. </w:t>
      </w:r>
      <w:r w:rsidR="00951AF1">
        <w:fldChar w:fldCharType="begin"/>
      </w:r>
      <w:r w:rsidR="00951AF1">
        <w:instrText>HYPERLINK "https://doi.org/10.5964/gep.11347"</w:instrText>
      </w:r>
      <w:r w:rsidR="00951AF1">
        <w:fldChar w:fldCharType="separate"/>
      </w:r>
      <w:r w:rsidR="00951AF1" w:rsidRPr="00717F45">
        <w:rPr>
          <w:rStyle w:val="Hyperlink"/>
        </w:rPr>
        <w:t>https://doi.org/10.5964/gep.11347</w:t>
      </w:r>
      <w:r w:rsidR="00951AF1">
        <w:fldChar w:fldCharType="end"/>
      </w:r>
      <w:r w:rsidR="00951AF1">
        <w:t xml:space="preserve"> </w:t>
      </w:r>
    </w:p>
    <w:p w14:paraId="29CB427E" w14:textId="06F70939" w:rsidR="00ED7684" w:rsidRDefault="00794188">
      <w:pPr>
        <w:pPrChange w:id="400" w:author="Deborah Apthorp" w:date="2025-12-17T15:19:00Z" w16du:dateUtc="2025-12-17T04:19:00Z">
          <w:pPr>
            <w:adjustRightInd w:val="0"/>
            <w:snapToGrid w:val="0"/>
            <w:ind w:left="720" w:hanging="720"/>
          </w:pPr>
        </w:pPrChange>
      </w:pPr>
      <w:r>
        <w:t>Head, L., &amp; Harada, T. (</w:t>
      </w:r>
      <w:r w:rsidR="00ED7684">
        <w:t>2017). Keeping the heart a long way from the brain: The emotional</w:t>
      </w:r>
      <w:ins w:id="401" w:author="Deborah Apthorp" w:date="2025-12-17T10:07:00Z" w16du:dateUtc="2025-12-16T23:07:00Z">
        <w:r w:rsidR="00FE31BB">
          <w:t xml:space="preserve"> </w:t>
        </w:r>
      </w:ins>
      <w:r w:rsidR="00BE5E73">
        <w:t>l</w:t>
      </w:r>
      <w:r w:rsidR="00ED7684">
        <w:t xml:space="preserve">abour of climate scientists. </w:t>
      </w:r>
      <w:r w:rsidR="00ED7684">
        <w:rPr>
          <w:i/>
          <w:iCs/>
        </w:rPr>
        <w:t>Emotion, Space and Society, 24,</w:t>
      </w:r>
      <w:r w:rsidR="00ED7684">
        <w:t xml:space="preserve"> 34-41. </w:t>
      </w:r>
    </w:p>
    <w:p w14:paraId="6A9539CF" w14:textId="42E1C63D" w:rsidR="00ED7684" w:rsidRPr="00ED7684" w:rsidRDefault="00ED7684">
      <w:pPr>
        <w:pPrChange w:id="402" w:author="Deborah Apthorp" w:date="2025-12-17T15:19:00Z" w16du:dateUtc="2025-12-17T04:19:00Z">
          <w:pPr>
            <w:adjustRightInd w:val="0"/>
            <w:snapToGrid w:val="0"/>
            <w:ind w:left="720" w:hanging="720"/>
          </w:pPr>
        </w:pPrChange>
      </w:pPr>
      <w:r>
        <w:tab/>
      </w:r>
      <w:r w:rsidR="00BE5E73">
        <w:fldChar w:fldCharType="begin"/>
      </w:r>
      <w:r w:rsidR="00BE5E73">
        <w:instrText>HYPERLINK "http://dx.doi.org/10.1016/j.emospa.2017.07.005"</w:instrText>
      </w:r>
      <w:r w:rsidR="00BE5E73">
        <w:fldChar w:fldCharType="separate"/>
      </w:r>
      <w:r w:rsidR="00BE5E73" w:rsidRPr="00717F45">
        <w:rPr>
          <w:rStyle w:val="Hyperlink"/>
        </w:rPr>
        <w:t>http://dx.doi.org/10.1016/j.emospa.2017.07.005</w:t>
      </w:r>
      <w:r w:rsidR="00BE5E73">
        <w:fldChar w:fldCharType="end"/>
      </w:r>
      <w:r w:rsidR="00BE5E73">
        <w:t xml:space="preserve"> </w:t>
      </w:r>
    </w:p>
    <w:p w14:paraId="0A74AA1E" w14:textId="6C563811" w:rsidR="00713032" w:rsidRPr="003C7F01" w:rsidRDefault="006A2C7A">
      <w:pPr>
        <w:pPrChange w:id="403" w:author="Deborah Apthorp" w:date="2025-12-17T15:19:00Z" w16du:dateUtc="2025-12-17T04:19:00Z">
          <w:pPr>
            <w:adjustRightInd w:val="0"/>
            <w:snapToGrid w:val="0"/>
            <w:ind w:left="720" w:hanging="720"/>
          </w:pPr>
        </w:pPrChange>
      </w:pPr>
      <w:r>
        <w:lastRenderedPageBreak/>
        <w:t>Hellman, C. M., Fuqua, D. R., &amp; Worley, J. (2006). A reliability generalization</w:t>
      </w:r>
      <w:r w:rsidR="003C7F01">
        <w:t xml:space="preserve"> study on the Survey of Perceived Organizational Support: The effects of mean age and number of</w:t>
      </w:r>
      <w:ins w:id="404" w:author="Deborah Apthorp" w:date="2025-12-17T10:08:00Z" w16du:dateUtc="2025-12-16T23:08:00Z">
        <w:r w:rsidR="00FE31BB">
          <w:t xml:space="preserve"> </w:t>
        </w:r>
      </w:ins>
      <w:r w:rsidR="005F7BD0">
        <w:t>i</w:t>
      </w:r>
      <w:r w:rsidR="003C7F01">
        <w:t xml:space="preserve">tems on score reliability. Educational and Psychological Measurement, 66, </w:t>
      </w:r>
      <w:r w:rsidR="00713032">
        <w:t>631-642.</w:t>
      </w:r>
      <w:ins w:id="405" w:author="Deborah Apthorp" w:date="2025-12-17T10:08:00Z" w16du:dateUtc="2025-12-16T23:08:00Z">
        <w:r w:rsidR="00FE31BB">
          <w:t xml:space="preserve"> </w:t>
        </w:r>
      </w:ins>
      <w:r w:rsidR="00713032">
        <w:t xml:space="preserve">DOI: 10.1177/0013164406288158 </w:t>
      </w:r>
    </w:p>
    <w:p w14:paraId="71506C62" w14:textId="45813BD7" w:rsidR="00DA2F25" w:rsidRPr="009174E2" w:rsidRDefault="00995714">
      <w:pPr>
        <w:pPrChange w:id="406" w:author="Deborah Apthorp" w:date="2025-12-17T15:19:00Z" w16du:dateUtc="2025-12-17T04:19:00Z">
          <w:pPr>
            <w:adjustRightInd w:val="0"/>
            <w:snapToGrid w:val="0"/>
            <w:ind w:left="720" w:hanging="720"/>
          </w:pPr>
        </w:pPrChange>
      </w:pPr>
      <w:r>
        <w:t>Henritze, E., Goldman, S., Simon, S., &amp; Brown, A. D. (</w:t>
      </w:r>
      <w:r w:rsidR="00DA2F25">
        <w:t xml:space="preserve">2023). Moral injury as an inclusive </w:t>
      </w:r>
      <w:r w:rsidR="003940B6">
        <w:t>m</w:t>
      </w:r>
      <w:r w:rsidR="00DA2F25">
        <w:t xml:space="preserve">ental health framework for addressing climate change distress and promoting </w:t>
      </w:r>
      <w:r w:rsidR="003940B6">
        <w:t>j</w:t>
      </w:r>
      <w:r w:rsidR="00DA2F25">
        <w:t xml:space="preserve">ustice-oriented care. </w:t>
      </w:r>
      <w:r w:rsidR="00DA2F25">
        <w:rPr>
          <w:i/>
          <w:iCs/>
        </w:rPr>
        <w:t>Lancet P</w:t>
      </w:r>
      <w:r w:rsidR="009174E2">
        <w:rPr>
          <w:i/>
          <w:iCs/>
        </w:rPr>
        <w:t>lanetary Health, 7,</w:t>
      </w:r>
      <w:r w:rsidR="009174E2">
        <w:t xml:space="preserve"> e238-e241. </w:t>
      </w:r>
    </w:p>
    <w:p w14:paraId="6329A053" w14:textId="2F363A31" w:rsidR="00053488" w:rsidRPr="00D00AC1" w:rsidRDefault="00BE29C3">
      <w:pPr>
        <w:pPrChange w:id="407" w:author="Deborah Apthorp" w:date="2025-12-17T15:19:00Z" w16du:dateUtc="2025-12-17T04:19:00Z">
          <w:pPr>
            <w:adjustRightInd w:val="0"/>
            <w:snapToGrid w:val="0"/>
            <w:ind w:left="720" w:hanging="720"/>
          </w:pPr>
        </w:pPrChange>
      </w:pPr>
      <w:r>
        <w:t xml:space="preserve">Hogg, T. L., Stanley, S. K., O’Brien, L. V., Wilson, M. S., </w:t>
      </w:r>
      <w:r w:rsidR="00053488">
        <w:t xml:space="preserve">&amp; </w:t>
      </w:r>
      <w:proofErr w:type="spellStart"/>
      <w:r w:rsidR="00053488">
        <w:t>Watsford</w:t>
      </w:r>
      <w:proofErr w:type="spellEnd"/>
      <w:r w:rsidR="00053488">
        <w:t>, C. R. (2021). The</w:t>
      </w:r>
      <w:ins w:id="408" w:author="Deborah Apthorp" w:date="2025-12-17T10:10:00Z" w16du:dateUtc="2025-12-16T23:10:00Z">
        <w:r w:rsidR="00FE31BB">
          <w:t xml:space="preserve"> </w:t>
        </w:r>
      </w:ins>
      <w:r w:rsidR="00053488">
        <w:t>Hogg Eco-Anxiety Scale: Development and validation of a multidimensional scale.</w:t>
      </w:r>
      <w:ins w:id="409" w:author="Deborah Apthorp" w:date="2025-12-17T10:10:00Z" w16du:dateUtc="2025-12-16T23:10:00Z">
        <w:r w:rsidR="00FE31BB">
          <w:t xml:space="preserve"> </w:t>
        </w:r>
      </w:ins>
      <w:r w:rsidR="00D00AC1">
        <w:rPr>
          <w:i/>
          <w:iCs/>
        </w:rPr>
        <w:t>Global Environmental Change, 71,</w:t>
      </w:r>
      <w:r w:rsidR="00D00AC1">
        <w:t xml:space="preserve"> 102391. DOI: 10.1016/j.gloenvcha</w:t>
      </w:r>
      <w:r w:rsidR="00E07B67">
        <w:t xml:space="preserve">.2021.102391 </w:t>
      </w:r>
    </w:p>
    <w:p w14:paraId="7C67BADF" w14:textId="562EF2A0" w:rsidR="00F4724F" w:rsidRPr="00F4724F" w:rsidRDefault="0064070E">
      <w:pPr>
        <w:pPrChange w:id="410" w:author="Deborah Apthorp" w:date="2025-12-17T15:19:00Z" w16du:dateUtc="2025-12-17T04:19:00Z">
          <w:pPr>
            <w:adjustRightInd w:val="0"/>
            <w:snapToGrid w:val="0"/>
            <w:ind w:left="720" w:hanging="720"/>
          </w:pPr>
        </w:pPrChange>
      </w:pPr>
      <w:proofErr w:type="spellStart"/>
      <w:r>
        <w:t>Jovarauskaite</w:t>
      </w:r>
      <w:proofErr w:type="spellEnd"/>
      <w:r>
        <w:t>, L., &amp; Bohm, G. (</w:t>
      </w:r>
      <w:r w:rsidR="00DA6365">
        <w:t>202</w:t>
      </w:r>
      <w:r w:rsidR="00185093">
        <w:t>1</w:t>
      </w:r>
      <w:r w:rsidR="00DA6365">
        <w:t xml:space="preserve">). The emotional engagement of climate experts is related </w:t>
      </w:r>
      <w:r w:rsidR="00A12376">
        <w:t>t</w:t>
      </w:r>
      <w:r w:rsidR="00DA6365">
        <w:t xml:space="preserve">o their climate change perceptions and coping strategies. </w:t>
      </w:r>
      <w:r w:rsidR="00DA6365">
        <w:rPr>
          <w:i/>
          <w:iCs/>
        </w:rPr>
        <w:t>Journal of Risk Research,</w:t>
      </w:r>
      <w:r w:rsidR="00185093">
        <w:rPr>
          <w:i/>
          <w:iCs/>
        </w:rPr>
        <w:t xml:space="preserve"> </w:t>
      </w:r>
      <w:r w:rsidR="00F4724F">
        <w:rPr>
          <w:i/>
          <w:iCs/>
        </w:rPr>
        <w:t>24,</w:t>
      </w:r>
      <w:ins w:id="411" w:author="Deborah Apthorp" w:date="2025-12-17T10:10:00Z" w16du:dateUtc="2025-12-16T23:10:00Z">
        <w:r w:rsidR="00FE31BB">
          <w:t xml:space="preserve"> </w:t>
        </w:r>
      </w:ins>
      <w:r w:rsidR="00F4724F">
        <w:t xml:space="preserve">941-957. DOI: 10.1080/13669877.2020.1779785 </w:t>
      </w:r>
    </w:p>
    <w:p w14:paraId="663AFB07" w14:textId="35C36D2B" w:rsidR="003B7446" w:rsidRPr="003B7446" w:rsidRDefault="00BC00E2">
      <w:pPr>
        <w:pPrChange w:id="412" w:author="Deborah Apthorp" w:date="2025-12-17T15:19:00Z" w16du:dateUtc="2025-12-17T04:19:00Z">
          <w:pPr>
            <w:adjustRightInd w:val="0"/>
            <w:snapToGrid w:val="0"/>
            <w:ind w:left="720" w:hanging="720"/>
          </w:pPr>
        </w:pPrChange>
      </w:pPr>
      <w:r>
        <w:t>Kristensen, T. S., Borritz, M., Villadsen, E., &amp; Christensen, K. B. (2005). The Copenhagen</w:t>
      </w:r>
      <w:r w:rsidR="00FE31BB">
        <w:t xml:space="preserve"> </w:t>
      </w:r>
      <w:r>
        <w:t xml:space="preserve">Burnout Inventory: A new tool for the assessment of burnout. </w:t>
      </w:r>
      <w:r w:rsidR="003B7446">
        <w:rPr>
          <w:i/>
          <w:iCs/>
        </w:rPr>
        <w:t>Work &amp; Stress, 19,</w:t>
      </w:r>
      <w:ins w:id="413" w:author="Deborah Apthorp" w:date="2025-12-17T10:11:00Z" w16du:dateUtc="2025-12-16T23:11:00Z">
        <w:r w:rsidR="00FE31BB">
          <w:t xml:space="preserve"> </w:t>
        </w:r>
      </w:ins>
      <w:r w:rsidR="003B7446">
        <w:t>192-207. DOI: 10.1080/0267</w:t>
      </w:r>
      <w:r w:rsidR="008F3B29">
        <w:t xml:space="preserve">8370500297720 </w:t>
      </w:r>
    </w:p>
    <w:p w14:paraId="11C22E72" w14:textId="0D4B90DD" w:rsidR="006B35FF" w:rsidRDefault="006B35FF">
      <w:pPr>
        <w:rPr>
          <w:i/>
          <w:iCs/>
        </w:rPr>
        <w:pPrChange w:id="414" w:author="Deborah Apthorp" w:date="2025-12-17T15:19:00Z" w16du:dateUtc="2025-12-17T04:19:00Z">
          <w:pPr>
            <w:adjustRightInd w:val="0"/>
            <w:snapToGrid w:val="0"/>
            <w:ind w:left="720" w:hanging="720"/>
          </w:pPr>
        </w:pPrChange>
      </w:pPr>
      <w:r>
        <w:t xml:space="preserve">Lovibond, S. H., &amp; Lovibond, P. F. (1995a). </w:t>
      </w:r>
      <w:r>
        <w:rPr>
          <w:i/>
          <w:iCs/>
        </w:rPr>
        <w:t>Manual for the Depression Anxiety &amp; Stress</w:t>
      </w:r>
    </w:p>
    <w:p w14:paraId="617C82A2" w14:textId="77777777" w:rsidR="006B35FF" w:rsidRDefault="006B35FF">
      <w:pPr>
        <w:pPrChange w:id="415" w:author="Deborah Apthorp" w:date="2025-12-17T15:19:00Z" w16du:dateUtc="2025-12-17T04:19:00Z">
          <w:pPr>
            <w:adjustRightInd w:val="0"/>
            <w:snapToGrid w:val="0"/>
            <w:ind w:left="720" w:hanging="720"/>
          </w:pPr>
        </w:pPrChange>
      </w:pPr>
      <w:r>
        <w:rPr>
          <w:i/>
          <w:iCs/>
        </w:rPr>
        <w:tab/>
        <w:t>Scales,</w:t>
      </w:r>
      <w:r>
        <w:t xml:space="preserve"> 2</w:t>
      </w:r>
      <w:r w:rsidRPr="00CB3EF6">
        <w:rPr>
          <w:vertAlign w:val="superscript"/>
        </w:rPr>
        <w:t>nd</w:t>
      </w:r>
      <w:r>
        <w:t xml:space="preserve"> ed., Sydney Psychological Foundation.</w:t>
      </w:r>
    </w:p>
    <w:p w14:paraId="47EFBED4" w14:textId="15B5C2D0" w:rsidR="006B35FF" w:rsidRDefault="006B35FF">
      <w:pPr>
        <w:pPrChange w:id="416" w:author="Deborah Apthorp" w:date="2025-12-17T15:19:00Z" w16du:dateUtc="2025-12-17T04:19:00Z">
          <w:pPr>
            <w:adjustRightInd w:val="0"/>
            <w:snapToGrid w:val="0"/>
            <w:ind w:left="720" w:hanging="720"/>
          </w:pPr>
        </w:pPrChange>
      </w:pPr>
      <w:r>
        <w:t xml:space="preserve">Lovibond, P. F., &amp; Lovibond, S. H. (1995b). The structure of negative emotional states: Comparison of the Depression Anxiety Stress Scales (DASS) with the Beck Depression and Anxiety Inventories. </w:t>
      </w:r>
      <w:r>
        <w:rPr>
          <w:i/>
          <w:iCs/>
        </w:rPr>
        <w:t>Behaviour Research and Therapy, 33,</w:t>
      </w:r>
      <w:r>
        <w:t xml:space="preserve"> 335-343.</w:t>
      </w:r>
      <w:ins w:id="417" w:author="Deborah Apthorp" w:date="2025-12-17T10:13:00Z" w16du:dateUtc="2025-12-16T23:13:00Z">
        <w:r w:rsidR="00FE31BB">
          <w:t xml:space="preserve"> </w:t>
        </w:r>
      </w:ins>
      <w:r w:rsidR="00FE31BB">
        <w:fldChar w:fldCharType="begin"/>
      </w:r>
      <w:r w:rsidR="00FE31BB">
        <w:instrText>HYPERLINK "</w:instrText>
      </w:r>
      <w:r w:rsidR="00FE31BB" w:rsidRPr="00E75273">
        <w:instrText>https://doi.org/10.1016/0005-7967(94)00075-U</w:instrText>
      </w:r>
      <w:r w:rsidR="00FE31BB">
        <w:instrText>"</w:instrText>
      </w:r>
      <w:r w:rsidR="00FE31BB">
        <w:fldChar w:fldCharType="separate"/>
      </w:r>
      <w:r w:rsidR="00FE31BB" w:rsidRPr="00FE31BB">
        <w:rPr>
          <w:rStyle w:val="Hyperlink"/>
        </w:rPr>
        <w:t>https://doi.org/10.1016/0005-7967(94)00075-U</w:t>
      </w:r>
      <w:ins w:id="418" w:author="Deborah Apthorp" w:date="2025-12-17T10:13:00Z" w16du:dateUtc="2025-12-16T23:13:00Z">
        <w:r w:rsidR="00FE31BB">
          <w:fldChar w:fldCharType="end"/>
        </w:r>
      </w:ins>
      <w:r>
        <w:t xml:space="preserve">  </w:t>
      </w:r>
    </w:p>
    <w:p w14:paraId="37FA78A5" w14:textId="35DC871B" w:rsidR="00332EE3" w:rsidRDefault="00332EE3">
      <w:pPr>
        <w:pPrChange w:id="419" w:author="Deborah Apthorp" w:date="2025-12-17T15:19:00Z" w16du:dateUtc="2025-12-17T04:19:00Z">
          <w:pPr>
            <w:adjustRightInd w:val="0"/>
            <w:snapToGrid w:val="0"/>
            <w:ind w:left="720" w:hanging="720"/>
          </w:pPr>
        </w:pPrChange>
      </w:pPr>
      <w:r>
        <w:lastRenderedPageBreak/>
        <w:t xml:space="preserve">Ojala, M., Cunsolo, A., </w:t>
      </w:r>
      <w:proofErr w:type="spellStart"/>
      <w:r>
        <w:t>Ogunbode</w:t>
      </w:r>
      <w:proofErr w:type="spellEnd"/>
      <w:r>
        <w:t xml:space="preserve">, C. A., &amp; Middleton, J. (2021). Anxiety, worry, and grief in a </w:t>
      </w:r>
      <w:r w:rsidR="00982586">
        <w:t>t</w:t>
      </w:r>
      <w:r>
        <w:t xml:space="preserve">ime of environmental and climate crisis: A narrative review. </w:t>
      </w:r>
      <w:r>
        <w:rPr>
          <w:i/>
          <w:iCs/>
        </w:rPr>
        <w:t>Annual Review of</w:t>
      </w:r>
      <w:ins w:id="420" w:author="Deborah Apthorp" w:date="2025-12-17T10:13:00Z" w16du:dateUtc="2025-12-16T23:13:00Z">
        <w:r w:rsidR="00FE31BB">
          <w:t xml:space="preserve"> </w:t>
        </w:r>
      </w:ins>
      <w:r w:rsidRPr="00E75273">
        <w:rPr>
          <w:i/>
          <w:iCs/>
        </w:rPr>
        <w:t>Environment and Resources</w:t>
      </w:r>
      <w:r>
        <w:t xml:space="preserve">, 46, </w:t>
      </w:r>
      <w:r w:rsidR="00982586">
        <w:t xml:space="preserve">35-58. </w:t>
      </w:r>
    </w:p>
    <w:p w14:paraId="4DCDBB95" w14:textId="3ABA4DCD" w:rsidR="00982586" w:rsidRPr="00332EE3" w:rsidRDefault="00982586">
      <w:pPr>
        <w:pPrChange w:id="421" w:author="Deborah Apthorp" w:date="2025-12-17T15:19:00Z" w16du:dateUtc="2025-12-17T04:19:00Z">
          <w:pPr>
            <w:adjustRightInd w:val="0"/>
            <w:snapToGrid w:val="0"/>
            <w:ind w:left="720" w:hanging="720"/>
          </w:pPr>
        </w:pPrChange>
      </w:pPr>
      <w:r>
        <w:tab/>
      </w:r>
      <w:r>
        <w:fldChar w:fldCharType="begin"/>
      </w:r>
      <w:r>
        <w:instrText>HYPERLINK "https://doi.org/10.1146/annurev-environ-012220-022716"</w:instrText>
      </w:r>
      <w:r>
        <w:fldChar w:fldCharType="separate"/>
      </w:r>
      <w:r w:rsidRPr="00717F45">
        <w:rPr>
          <w:rStyle w:val="Hyperlink"/>
        </w:rPr>
        <w:t>https://doi.org/10.1146/annurev-environ-012220-022716</w:t>
      </w:r>
      <w:r>
        <w:fldChar w:fldCharType="end"/>
      </w:r>
      <w:r>
        <w:t xml:space="preserve"> </w:t>
      </w:r>
    </w:p>
    <w:p w14:paraId="519A2F70" w14:textId="7D5B3461" w:rsidR="00247071" w:rsidRPr="00247071" w:rsidRDefault="00B506DF">
      <w:pPr>
        <w:pPrChange w:id="422" w:author="Deborah Apthorp" w:date="2025-12-17T15:19:00Z" w16du:dateUtc="2025-12-17T04:19:00Z">
          <w:pPr>
            <w:adjustRightInd w:val="0"/>
            <w:snapToGrid w:val="0"/>
            <w:ind w:left="720" w:hanging="720"/>
          </w:pPr>
        </w:pPrChange>
      </w:pPr>
      <w:r>
        <w:t xml:space="preserve">Paola, M., Rita, Z., &amp; Giuseppe, S. (2022). Evaluating meaningful work: Psychometric </w:t>
      </w:r>
      <w:r w:rsidR="00A12376">
        <w:t>p</w:t>
      </w:r>
      <w:r>
        <w:t xml:space="preserve">roperties </w:t>
      </w:r>
      <w:r w:rsidR="00247071">
        <w:t>of the work and meaning inventory (</w:t>
      </w:r>
      <w:del w:id="423" w:author="Deborah Apthorp" w:date="2025-12-17T11:59:00Z" w16du:dateUtc="2025-12-17T00:59:00Z">
        <w:r w:rsidR="00247071" w:rsidDel="001751AD">
          <w:delText>wami</w:delText>
        </w:r>
      </w:del>
      <w:ins w:id="424" w:author="Deborah Apthorp" w:date="2025-12-17T11:59:00Z" w16du:dateUtc="2025-12-17T00:59:00Z">
        <w:r w:rsidR="001751AD">
          <w:t>WAMI</w:t>
        </w:r>
      </w:ins>
      <w:r w:rsidR="00247071">
        <w:t xml:space="preserve">) in Italian context. </w:t>
      </w:r>
      <w:r w:rsidR="00247071">
        <w:rPr>
          <w:i/>
          <w:iCs/>
        </w:rPr>
        <w:t>Current</w:t>
      </w:r>
      <w:ins w:id="425" w:author="Deborah Apthorp" w:date="2025-12-17T10:14:00Z" w16du:dateUtc="2025-12-16T23:14:00Z">
        <w:r w:rsidR="00FE31BB">
          <w:t xml:space="preserve"> </w:t>
        </w:r>
      </w:ins>
      <w:r w:rsidR="00247071" w:rsidRPr="00FE31BB">
        <w:rPr>
          <w:i/>
          <w:iCs/>
          <w:rPrChange w:id="426" w:author="Deborah Apthorp" w:date="2025-12-17T10:14:00Z" w16du:dateUtc="2025-12-16T23:14:00Z">
            <w:rPr/>
          </w:rPrChange>
        </w:rPr>
        <w:t>Psychology</w:t>
      </w:r>
      <w:r w:rsidR="00247071" w:rsidRPr="00FE31BB">
        <w:rPr>
          <w:i/>
          <w:iCs/>
          <w:rPrChange w:id="427" w:author="Deborah Apthorp" w:date="2025-12-17T10:15:00Z" w16du:dateUtc="2025-12-16T23:15:00Z">
            <w:rPr/>
          </w:rPrChange>
        </w:rPr>
        <w:t>: A Journal for Diverse Perspectives on Diverse Psychological Issues</w:t>
      </w:r>
      <w:r w:rsidR="009645FB">
        <w:t>, 42,</w:t>
      </w:r>
      <w:ins w:id="428" w:author="Deborah Apthorp" w:date="2025-12-17T10:15:00Z" w16du:dateUtc="2025-12-16T23:15:00Z">
        <w:r w:rsidR="00FE31BB">
          <w:t xml:space="preserve"> </w:t>
        </w:r>
      </w:ins>
      <w:r w:rsidR="009645FB">
        <w:t xml:space="preserve">12756-12767. </w:t>
      </w:r>
      <w:r w:rsidR="00247071">
        <w:t>DOI: 10.1007/s12144-021-02</w:t>
      </w:r>
      <w:r w:rsidR="00A12376">
        <w:t xml:space="preserve">503-y </w:t>
      </w:r>
    </w:p>
    <w:p w14:paraId="2F5F0037" w14:textId="383A8C1A" w:rsidR="00F217A2" w:rsidRPr="00DB1132" w:rsidRDefault="00DE0584">
      <w:pPr>
        <w:pPrChange w:id="429" w:author="Deborah Apthorp" w:date="2025-12-17T15:19:00Z" w16du:dateUtc="2025-12-17T04:19:00Z">
          <w:pPr>
            <w:adjustRightInd w:val="0"/>
            <w:snapToGrid w:val="0"/>
            <w:ind w:left="720" w:hanging="720"/>
          </w:pPr>
        </w:pPrChange>
      </w:pPr>
      <w:r>
        <w:t>Perera, B. P. R., Wickremasinghe</w:t>
      </w:r>
      <w:r w:rsidR="00F217A2">
        <w:t>, A. R., &amp; De Za, T. A. P. (2025). Psychometric properties of the Warwick Edinburgh Mental Well-being Scale: A systematic review</w:t>
      </w:r>
      <w:r w:rsidR="00D225B2">
        <w:t xml:space="preserve">. </w:t>
      </w:r>
      <w:r w:rsidR="00D225B2">
        <w:rPr>
          <w:i/>
          <w:iCs/>
        </w:rPr>
        <w:t>Systematic Reviews,</w:t>
      </w:r>
      <w:ins w:id="430" w:author="Deborah Apthorp" w:date="2025-12-17T10:16:00Z" w16du:dateUtc="2025-12-16T23:16:00Z">
        <w:r w:rsidR="00246968">
          <w:rPr>
            <w:i/>
            <w:iCs/>
          </w:rPr>
          <w:t xml:space="preserve"> </w:t>
        </w:r>
      </w:ins>
      <w:r w:rsidR="00DB1132">
        <w:rPr>
          <w:i/>
          <w:iCs/>
        </w:rPr>
        <w:t>14,</w:t>
      </w:r>
      <w:r w:rsidR="00DB1132">
        <w:t xml:space="preserve"> 149. DOI: 10.1186/s13643</w:t>
      </w:r>
      <w:r w:rsidR="00293721">
        <w:t>-025-02897-x</w:t>
      </w:r>
      <w:r w:rsidR="00DB1132">
        <w:t xml:space="preserve"> </w:t>
      </w:r>
    </w:p>
    <w:p w14:paraId="468BFBCF" w14:textId="5DAC350B" w:rsidR="00FE221C" w:rsidRPr="00FE221C" w:rsidRDefault="00BE5E73">
      <w:pPr>
        <w:pPrChange w:id="431" w:author="Deborah Apthorp" w:date="2025-12-17T15:19:00Z" w16du:dateUtc="2025-12-17T04:19:00Z">
          <w:pPr>
            <w:adjustRightInd w:val="0"/>
            <w:snapToGrid w:val="0"/>
            <w:ind w:left="720" w:hanging="720"/>
          </w:pPr>
        </w:pPrChange>
      </w:pPr>
      <w:r>
        <w:t>Pihkala, P. (20</w:t>
      </w:r>
      <w:r w:rsidR="002C73A7">
        <w:t>20). The cost of bearing witness to the environmental crisis: Vicarious</w:t>
      </w:r>
      <w:ins w:id="432" w:author="Deborah Apthorp" w:date="2025-12-17T10:17:00Z" w16du:dateUtc="2025-12-16T23:17:00Z">
        <w:r w:rsidR="00246968">
          <w:t xml:space="preserve"> </w:t>
        </w:r>
      </w:ins>
      <w:r w:rsidR="00137095">
        <w:t>t</w:t>
      </w:r>
      <w:r w:rsidR="002C73A7">
        <w:t xml:space="preserve">raumatisation and dealing with secondary traumatic stress among environmental </w:t>
      </w:r>
      <w:ins w:id="433" w:author="Deborah Apthorp" w:date="2025-12-17T10:18:00Z" w16du:dateUtc="2025-12-16T23:18:00Z">
        <w:r w:rsidR="00246968">
          <w:t>r</w:t>
        </w:r>
      </w:ins>
      <w:r w:rsidR="002C73A7">
        <w:t>esearchers. Social Epist</w:t>
      </w:r>
      <w:r w:rsidR="00FE221C">
        <w:t>e</w:t>
      </w:r>
      <w:r w:rsidR="002C73A7">
        <w:t xml:space="preserve">mology: A </w:t>
      </w:r>
      <w:r w:rsidR="00FE221C">
        <w:t>Journal of Knowledge, Culture and Policy,</w:t>
      </w:r>
      <w:ins w:id="434" w:author="Deborah Apthorp" w:date="2025-12-17T10:18:00Z" w16du:dateUtc="2025-12-16T23:18:00Z">
        <w:r w:rsidR="00246968">
          <w:rPr>
            <w:i/>
            <w:iCs/>
          </w:rPr>
          <w:t xml:space="preserve"> </w:t>
        </w:r>
      </w:ins>
      <w:r w:rsidR="00FE221C">
        <w:rPr>
          <w:i/>
          <w:iCs/>
        </w:rPr>
        <w:t>34,</w:t>
      </w:r>
      <w:r w:rsidR="00FE221C">
        <w:t xml:space="preserve"> 86-100. </w:t>
      </w:r>
      <w:r w:rsidR="00137095">
        <w:fldChar w:fldCharType="begin"/>
      </w:r>
      <w:r w:rsidR="00137095">
        <w:instrText>HYPERLINK "https://doi.org/10.1080/02691728.2019.1681560"</w:instrText>
      </w:r>
      <w:r w:rsidR="00137095">
        <w:fldChar w:fldCharType="separate"/>
      </w:r>
      <w:r w:rsidR="00137095" w:rsidRPr="00717F45">
        <w:rPr>
          <w:rStyle w:val="Hyperlink"/>
        </w:rPr>
        <w:t>https://doi.org/10.1080/02691728.2019.1681560</w:t>
      </w:r>
      <w:r w:rsidR="00137095">
        <w:fldChar w:fldCharType="end"/>
      </w:r>
      <w:r w:rsidR="00137095">
        <w:t xml:space="preserve"> </w:t>
      </w:r>
    </w:p>
    <w:p w14:paraId="32AAAD6E" w14:textId="3BE62A6A" w:rsidR="004F7F9F" w:rsidRPr="004F7F9F" w:rsidRDefault="004F7F9F">
      <w:pPr>
        <w:pPrChange w:id="435" w:author="Deborah Apthorp" w:date="2025-12-17T15:19:00Z" w16du:dateUtc="2025-12-17T04:19:00Z">
          <w:pPr>
            <w:adjustRightInd w:val="0"/>
            <w:snapToGrid w:val="0"/>
            <w:ind w:left="720" w:hanging="720"/>
          </w:pPr>
        </w:pPrChange>
      </w:pPr>
      <w:r>
        <w:t>Renouf, J. S. (2021). Making sense of climate change—the lived experience of experts.</w:t>
      </w:r>
      <w:ins w:id="436" w:author="Deborah Apthorp" w:date="2025-12-17T10:19:00Z" w16du:dateUtc="2025-12-16T23:19:00Z">
        <w:r w:rsidR="00246968">
          <w:t xml:space="preserve"> </w:t>
        </w:r>
      </w:ins>
      <w:r>
        <w:rPr>
          <w:i/>
          <w:iCs/>
        </w:rPr>
        <w:t>Climatic Change, 164,</w:t>
      </w:r>
      <w:r>
        <w:t xml:space="preserve"> 14. </w:t>
      </w:r>
      <w:r w:rsidR="009F13F8">
        <w:fldChar w:fldCharType="begin"/>
      </w:r>
      <w:r w:rsidR="009F13F8">
        <w:instrText>HYPERLINK "https://doi.org/10.1007/s10584-021-02986-5"</w:instrText>
      </w:r>
      <w:r w:rsidR="009F13F8">
        <w:fldChar w:fldCharType="separate"/>
      </w:r>
      <w:r w:rsidR="009F13F8" w:rsidRPr="00717F45">
        <w:rPr>
          <w:rStyle w:val="Hyperlink"/>
        </w:rPr>
        <w:t>https://doi.org/10.1007/s10584-021-02986-5</w:t>
      </w:r>
      <w:r w:rsidR="009F13F8">
        <w:fldChar w:fldCharType="end"/>
      </w:r>
      <w:r w:rsidR="009F13F8">
        <w:t xml:space="preserve"> </w:t>
      </w:r>
    </w:p>
    <w:p w14:paraId="55D36D53" w14:textId="06E22AEB" w:rsidR="00054554" w:rsidRDefault="00054554">
      <w:pPr>
        <w:pPrChange w:id="437" w:author="Deborah Apthorp" w:date="2025-12-17T15:19:00Z" w16du:dateUtc="2025-12-17T04:19:00Z">
          <w:pPr>
            <w:adjustRightInd w:val="0"/>
            <w:snapToGrid w:val="0"/>
            <w:ind w:left="720" w:hanging="720"/>
          </w:pPr>
        </w:pPrChange>
      </w:pPr>
      <w:r>
        <w:t>Steger, M., Dik, B. J.</w:t>
      </w:r>
      <w:r w:rsidR="00CE7F93">
        <w:t>, &amp; Duffy, R. D.</w:t>
      </w:r>
      <w:r>
        <w:t xml:space="preserve"> (2012). Measuring meaningful work: The Work as</w:t>
      </w:r>
      <w:ins w:id="438" w:author="Deborah Apthorp" w:date="2025-12-17T10:19:00Z" w16du:dateUtc="2025-12-16T23:19:00Z">
        <w:r w:rsidR="00246968">
          <w:t xml:space="preserve"> </w:t>
        </w:r>
      </w:ins>
      <w:r>
        <w:t>Meaning Inventory</w:t>
      </w:r>
      <w:r w:rsidR="00CE7F93">
        <w:t xml:space="preserve"> </w:t>
      </w:r>
      <w:r>
        <w:t xml:space="preserve">(WAMI). </w:t>
      </w:r>
      <w:r>
        <w:rPr>
          <w:i/>
          <w:iCs/>
        </w:rPr>
        <w:t>Journal of Career Assessment, 20,</w:t>
      </w:r>
      <w:r>
        <w:t xml:space="preserve"> </w:t>
      </w:r>
      <w:r w:rsidR="00FF07CC">
        <w:t>322-337. DOI: 10.1177/1069072711436</w:t>
      </w:r>
      <w:r w:rsidR="00CE7F93">
        <w:t xml:space="preserve">160 </w:t>
      </w:r>
    </w:p>
    <w:p w14:paraId="670B074E" w14:textId="4DAC0D39" w:rsidR="00D52130" w:rsidRDefault="008546EC">
      <w:pPr>
        <w:pPrChange w:id="439" w:author="Deborah Apthorp" w:date="2025-12-17T15:19:00Z" w16du:dateUtc="2025-12-17T04:19:00Z">
          <w:pPr>
            <w:adjustRightInd w:val="0"/>
            <w:snapToGrid w:val="0"/>
            <w:ind w:left="720" w:hanging="720"/>
          </w:pPr>
        </w:pPrChange>
      </w:pPr>
      <w:r>
        <w:t>Tennant</w:t>
      </w:r>
      <w:r w:rsidR="00CA0CC9">
        <w:t>, R., Hiller, L., Fishwick, R., Platt, S., Joseph, S., Weich, S, Parkinson, J., Secker, J.,</w:t>
      </w:r>
      <w:ins w:id="440" w:author="Deborah Apthorp" w:date="2025-12-17T10:20:00Z" w16du:dateUtc="2025-12-16T23:20:00Z">
        <w:r w:rsidR="00246968">
          <w:t xml:space="preserve"> </w:t>
        </w:r>
      </w:ins>
      <w:r w:rsidR="00CA0CC9">
        <w:t xml:space="preserve">&amp; Stewart-Brown, S. (2007). The Warwick-Edinburgh Mental Well-being Scale </w:t>
      </w:r>
      <w:r w:rsidR="00CA0CC9">
        <w:lastRenderedPageBreak/>
        <w:t xml:space="preserve">(WEMWBS): Development and UK validation. </w:t>
      </w:r>
      <w:r w:rsidR="00CA0CC9">
        <w:rPr>
          <w:i/>
          <w:iCs/>
        </w:rPr>
        <w:t xml:space="preserve">Health and Quality of Life Outcomes, </w:t>
      </w:r>
      <w:r w:rsidR="00D52130">
        <w:rPr>
          <w:i/>
          <w:iCs/>
        </w:rPr>
        <w:t>5,</w:t>
      </w:r>
      <w:ins w:id="441" w:author="Deborah Apthorp" w:date="2025-12-17T10:20:00Z" w16du:dateUtc="2025-12-16T23:20:00Z">
        <w:r w:rsidR="00246968">
          <w:rPr>
            <w:i/>
            <w:iCs/>
          </w:rPr>
          <w:t xml:space="preserve"> </w:t>
        </w:r>
      </w:ins>
      <w:r w:rsidR="00D52130">
        <w:t xml:space="preserve">63. DOI: 10.1186/1477-7525-5-63 </w:t>
      </w:r>
    </w:p>
    <w:p w14:paraId="49A436D9" w14:textId="7ED5156E" w:rsidR="001A374E" w:rsidRDefault="001A374E">
      <w:pPr>
        <w:pPrChange w:id="442" w:author="Deborah Apthorp" w:date="2025-12-17T15:19:00Z" w16du:dateUtc="2025-12-17T04:19:00Z">
          <w:pPr>
            <w:adjustRightInd w:val="0"/>
            <w:snapToGrid w:val="0"/>
            <w:ind w:left="720" w:hanging="720"/>
          </w:pPr>
        </w:pPrChange>
      </w:pPr>
      <w:r>
        <w:t>Tollefson, J. (2021). Top climate scientists are sceptical that nations can rein in global warming.</w:t>
      </w:r>
      <w:ins w:id="443" w:author="Deborah Apthorp" w:date="2025-12-17T10:21:00Z" w16du:dateUtc="2025-12-16T23:21:00Z">
        <w:r w:rsidR="00246968">
          <w:t xml:space="preserve"> </w:t>
        </w:r>
      </w:ins>
      <w:r w:rsidRPr="00422BEA">
        <w:rPr>
          <w:i/>
          <w:iCs/>
        </w:rPr>
        <w:t>Nature</w:t>
      </w:r>
      <w:r>
        <w:t>, 599,</w:t>
      </w:r>
      <w:r w:rsidR="00C45208">
        <w:t xml:space="preserve"> 22-24. </w:t>
      </w:r>
    </w:p>
    <w:p w14:paraId="363E1C39" w14:textId="2C3A0E28" w:rsidR="00E579F4" w:rsidRDefault="00E579F4">
      <w:pPr>
        <w:rPr>
          <w:i/>
          <w:iCs/>
        </w:rPr>
        <w:pPrChange w:id="444" w:author="Deborah Apthorp" w:date="2025-12-17T15:19:00Z" w16du:dateUtc="2025-12-17T04:19:00Z">
          <w:pPr>
            <w:adjustRightInd w:val="0"/>
            <w:snapToGrid w:val="0"/>
            <w:ind w:left="720" w:hanging="720"/>
          </w:pPr>
        </w:pPrChange>
      </w:pPr>
      <w:r>
        <w:t>v</w:t>
      </w:r>
      <w:r w:rsidR="00D30ADD">
        <w:t>an Dijk, S., van Schie</w:t>
      </w:r>
      <w:r>
        <w:t>, K., Smeets, T., &amp; Mertens, G. (2025). Limited consensus on what</w:t>
      </w:r>
      <w:ins w:id="445" w:author="Deborah Apthorp" w:date="2025-12-17T10:21:00Z" w16du:dateUtc="2025-12-16T23:21:00Z">
        <w:r w:rsidR="00246968">
          <w:t xml:space="preserve"> </w:t>
        </w:r>
      </w:ins>
      <w:r>
        <w:t xml:space="preserve">climate anxiety is: Insights from content overlap analysis on 12 questionnaires. </w:t>
      </w:r>
      <w:r w:rsidR="00D02D07">
        <w:rPr>
          <w:i/>
          <w:iCs/>
        </w:rPr>
        <w:t>Journal</w:t>
      </w:r>
    </w:p>
    <w:p w14:paraId="4C97075C" w14:textId="3B207970" w:rsidR="00D02D07" w:rsidRPr="00D02D07" w:rsidRDefault="00D02D07">
      <w:pPr>
        <w:pPrChange w:id="446" w:author="Deborah Apthorp" w:date="2025-12-17T15:19:00Z" w16du:dateUtc="2025-12-17T04:19:00Z">
          <w:pPr>
            <w:adjustRightInd w:val="0"/>
            <w:snapToGrid w:val="0"/>
            <w:ind w:left="720" w:hanging="720"/>
          </w:pPr>
        </w:pPrChange>
      </w:pPr>
      <w:r>
        <w:rPr>
          <w:i/>
          <w:iCs/>
        </w:rPr>
        <w:t xml:space="preserve">of </w:t>
      </w:r>
      <w:proofErr w:type="gramStart"/>
      <w:r>
        <w:rPr>
          <w:i/>
          <w:iCs/>
        </w:rPr>
        <w:t>Anxiety Disorders</w:t>
      </w:r>
      <w:proofErr w:type="gramEnd"/>
      <w:r>
        <w:rPr>
          <w:i/>
          <w:iCs/>
        </w:rPr>
        <w:t>, 109,</w:t>
      </w:r>
      <w:r>
        <w:t xml:space="preserve"> 102957. </w:t>
      </w:r>
      <w:r w:rsidR="00404BB9">
        <w:fldChar w:fldCharType="begin"/>
      </w:r>
      <w:r w:rsidR="00404BB9">
        <w:instrText>HYPERLINK "https://doi.org/10.1016/j.janxdis.2024.102957"</w:instrText>
      </w:r>
      <w:r w:rsidR="00404BB9">
        <w:fldChar w:fldCharType="separate"/>
      </w:r>
      <w:r w:rsidR="00404BB9" w:rsidRPr="00717F45">
        <w:rPr>
          <w:rStyle w:val="Hyperlink"/>
        </w:rPr>
        <w:t>https://doi.org/10.1016/j.janxdis.2024.102957</w:t>
      </w:r>
      <w:r w:rsidR="00404BB9">
        <w:fldChar w:fldCharType="end"/>
      </w:r>
      <w:r w:rsidR="00404BB9">
        <w:t xml:space="preserve"> </w:t>
      </w:r>
    </w:p>
    <w:p w14:paraId="4DD62ED1" w14:textId="1F1F4949" w:rsidR="007B7055" w:rsidRPr="007B7055" w:rsidRDefault="00A45EF4">
      <w:pPr>
        <w:pPrChange w:id="447" w:author="Deborah Apthorp" w:date="2025-12-17T15:19:00Z" w16du:dateUtc="2025-12-17T04:19:00Z">
          <w:pPr>
            <w:adjustRightInd w:val="0"/>
            <w:snapToGrid w:val="0"/>
            <w:ind w:left="720" w:hanging="720"/>
          </w:pPr>
        </w:pPrChange>
      </w:pPr>
      <w:r>
        <w:t xml:space="preserve">Wang, S., Leviston, Z., Hurlstone, M., Lawrence, C., &amp; Walker, I. (2018). Emotions predict </w:t>
      </w:r>
      <w:r w:rsidR="001A374E">
        <w:t>p</w:t>
      </w:r>
      <w:r>
        <w:t>olicy support</w:t>
      </w:r>
      <w:r w:rsidR="007B7055">
        <w:t xml:space="preserve">: Why it matters how people feel about climate change. </w:t>
      </w:r>
      <w:r w:rsidR="007B7055">
        <w:rPr>
          <w:i/>
          <w:iCs/>
        </w:rPr>
        <w:t>Global Environmental Change, 50,</w:t>
      </w:r>
      <w:r w:rsidR="007B7055">
        <w:t xml:space="preserve"> 25-40. </w:t>
      </w:r>
      <w:r w:rsidR="001A374E">
        <w:fldChar w:fldCharType="begin"/>
      </w:r>
      <w:r w:rsidR="001A374E">
        <w:instrText>HYPERLINK "https://doi.org/10.1016/j.gloenvcha.2018.03.002"</w:instrText>
      </w:r>
      <w:r w:rsidR="001A374E">
        <w:fldChar w:fldCharType="separate"/>
      </w:r>
      <w:r w:rsidR="001A374E" w:rsidRPr="00717F45">
        <w:rPr>
          <w:rStyle w:val="Hyperlink"/>
        </w:rPr>
        <w:t>https://doi.org/10.1016/j.gloenvcha.2018.03.002</w:t>
      </w:r>
      <w:r w:rsidR="001A374E">
        <w:fldChar w:fldCharType="end"/>
      </w:r>
      <w:r w:rsidR="001A374E">
        <w:t xml:space="preserve"> </w:t>
      </w:r>
    </w:p>
    <w:p w14:paraId="04E42018" w14:textId="77777777" w:rsidR="00AC2981" w:rsidRPr="00AC2981" w:rsidRDefault="00AC2981">
      <w:pPr>
        <w:pPrChange w:id="448" w:author="Deborah Apthorp" w:date="2025-12-17T15:19:00Z" w16du:dateUtc="2025-12-17T04:19:00Z">
          <w:pPr>
            <w:adjustRightInd w:val="0"/>
            <w:snapToGrid w:val="0"/>
            <w:ind w:left="720" w:hanging="720"/>
          </w:pPr>
        </w:pPrChange>
      </w:pPr>
    </w:p>
    <w:sectPr w:rsidR="00AC2981" w:rsidRPr="00AC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my Lykins" w:date="2025-12-03T11:41:00Z" w:initials="AL">
    <w:p w14:paraId="2E4C2E0A" w14:textId="77777777" w:rsidR="00AF1A6A" w:rsidRDefault="00AF1A6A" w:rsidP="00975B74">
      <w:pPr>
        <w:pStyle w:val="CommentText"/>
      </w:pPr>
      <w:r>
        <w:rPr>
          <w:rStyle w:val="CommentReference"/>
        </w:rPr>
        <w:annotationRef/>
      </w:r>
      <w:r>
        <w:t>150 words, unreferenced</w:t>
      </w:r>
    </w:p>
  </w:comment>
  <w:comment w:id="8" w:author="Amy Lykins" w:date="2025-12-10T14:47:00Z" w:initials="AL">
    <w:p w14:paraId="7F83B978" w14:textId="77777777" w:rsidR="00276A1B" w:rsidRDefault="00276A1B" w:rsidP="00975B74">
      <w:pPr>
        <w:pStyle w:val="CommentText"/>
      </w:pPr>
      <w:r>
        <w:rPr>
          <w:rStyle w:val="CommentReference"/>
        </w:rPr>
        <w:annotationRef/>
      </w:r>
      <w:r>
        <w:t>No title, no subheadings)</w:t>
      </w:r>
    </w:p>
    <w:p w14:paraId="7B6F2F25" w14:textId="77777777" w:rsidR="00276A1B" w:rsidRDefault="00276A1B" w:rsidP="00975B74">
      <w:pPr>
        <w:pStyle w:val="CommentText"/>
      </w:pPr>
    </w:p>
    <w:p w14:paraId="57771CC5" w14:textId="77777777" w:rsidR="00276A1B" w:rsidRDefault="00276A1B" w:rsidP="00975B74">
      <w:pPr>
        <w:pStyle w:val="CommentText"/>
      </w:pPr>
      <w:r>
        <w:t>Main text: up to 3000 words excluding abstract, online Methods, references and figure legends</w:t>
      </w:r>
    </w:p>
  </w:comment>
  <w:comment w:id="9" w:author="Amy Lykins" w:date="2025-12-10T17:42:00Z" w:initials="AL">
    <w:p w14:paraId="116BA2E8" w14:textId="77777777" w:rsidR="00DD3B63" w:rsidRDefault="00DD3B63" w:rsidP="00975B74">
      <w:pPr>
        <w:pStyle w:val="CommentText"/>
      </w:pPr>
      <w:r>
        <w:rPr>
          <w:rStyle w:val="CommentReference"/>
        </w:rPr>
        <w:annotationRef/>
      </w:r>
      <w:r>
        <w:t>Suzie, anything else we’d like to comment on here?</w:t>
      </w:r>
    </w:p>
  </w:comment>
  <w:comment w:id="20" w:author="Deborah Apthorp" w:date="2025-12-11T11:31:00Z" w:initials="DA">
    <w:p w14:paraId="1F6989BA" w14:textId="77777777" w:rsidR="00E04123" w:rsidRDefault="00E04123" w:rsidP="00975B74">
      <w:r>
        <w:rPr>
          <w:rStyle w:val="CommentReference"/>
        </w:rPr>
        <w:annotationRef/>
      </w:r>
      <w:r>
        <w:t xml:space="preserve">You might need to say more about the construct of burnout to set this up. </w:t>
      </w:r>
    </w:p>
  </w:comment>
  <w:comment w:id="21" w:author="Amy Lykins" w:date="2025-12-10T18:01:00Z" w:initials="AL">
    <w:p w14:paraId="1E74D1BE" w14:textId="2FCC7F2C" w:rsidR="00580493" w:rsidRDefault="00580493" w:rsidP="00975B74">
      <w:pPr>
        <w:pStyle w:val="CommentText"/>
      </w:pPr>
      <w:r>
        <w:rPr>
          <w:rStyle w:val="CommentReference"/>
        </w:rPr>
        <w:annotationRef/>
      </w:r>
      <w:r>
        <w:t>Should we also emphasise here that we used standardised and validated assessments of these constructs, which is also a significant improvement on everything else that’s been done?</w:t>
      </w:r>
    </w:p>
  </w:comment>
  <w:comment w:id="22" w:author="Deborah Apthorp" w:date="2025-12-11T11:33:00Z" w:initials="DA">
    <w:p w14:paraId="03B937D8" w14:textId="77777777" w:rsidR="00E04123" w:rsidRDefault="00E04123" w:rsidP="00975B74">
      <w:r>
        <w:rPr>
          <w:rStyle w:val="CommentReference"/>
        </w:rPr>
        <w:annotationRef/>
      </w:r>
      <w:r>
        <w:t xml:space="preserve">It looks from the lit review as if most of the other stuff has been qualitative? You might want to go into that a bit more? Qual is all very well for exploring themes etc. but shouldn't be expected to generalise - so we want to emphasise that a bit more I think. </w:t>
      </w:r>
    </w:p>
  </w:comment>
  <w:comment w:id="41" w:author="Amy Lykins" w:date="2025-12-03T11:44:00Z" w:initials="AL">
    <w:p w14:paraId="386AE7D7" w14:textId="45C0D570" w:rsidR="00B52BEB" w:rsidRDefault="00B52BEB" w:rsidP="00975B74">
      <w:pPr>
        <w:pStyle w:val="CommentText"/>
      </w:pPr>
      <w:r>
        <w:rPr>
          <w:rStyle w:val="CommentReference"/>
        </w:rPr>
        <w:annotationRef/>
      </w:r>
      <w:r>
        <w:t>Up to 6 items (figures and/or tables). Subheadings fine. Can put other stuff in Supplementary Information. Tables submitted at end of document.</w:t>
      </w:r>
    </w:p>
  </w:comment>
  <w:comment w:id="96" w:author="Deborah Apthorp" w:date="2025-12-12T15:59:00Z" w:initials="DA">
    <w:p w14:paraId="2E015990" w14:textId="77777777" w:rsidR="00885DBA" w:rsidRDefault="00885DBA" w:rsidP="00975B74">
      <w:r>
        <w:rPr>
          <w:rStyle w:val="CommentReference"/>
        </w:rPr>
        <w:annotationRef/>
      </w:r>
      <w:r>
        <w:t xml:space="preserve">We did preregister this as a parametric t-test but actually the assumption of linearity isn't met... could report also as non-parametric? </w:t>
      </w:r>
    </w:p>
  </w:comment>
  <w:comment w:id="205" w:author="Amy Lykins" w:date="2025-12-03T11:43:00Z" w:initials="AL">
    <w:p w14:paraId="50560601" w14:textId="77777777" w:rsidR="00D53089" w:rsidRDefault="00D53089" w:rsidP="00975B74">
      <w:pPr>
        <w:pStyle w:val="CommentText"/>
      </w:pPr>
      <w:r>
        <w:rPr>
          <w:rStyle w:val="CommentReference"/>
        </w:rPr>
        <w:annotationRef/>
      </w:r>
      <w:r>
        <w:t>No subheadings</w:t>
      </w:r>
    </w:p>
  </w:comment>
  <w:comment w:id="207" w:author="Amy Lykins" w:date="2025-12-03T11:45:00Z" w:initials="AL">
    <w:p w14:paraId="4B4FD397" w14:textId="77777777" w:rsidR="00B52BEB" w:rsidRDefault="00B52BEB" w:rsidP="00975B74">
      <w:pPr>
        <w:pStyle w:val="CommentText"/>
      </w:pPr>
      <w:r>
        <w:rPr>
          <w:rStyle w:val="CommentReference"/>
        </w:rPr>
        <w:annotationRef/>
      </w:r>
      <w:r>
        <w:t>Up to 3000 words. Subheadings fine.</w:t>
      </w:r>
    </w:p>
  </w:comment>
  <w:comment w:id="217" w:author="Amy Lykins" w:date="2025-12-08T14:50:00Z" w:initials="AL">
    <w:p w14:paraId="7191F8BB" w14:textId="77777777" w:rsidR="00DD2850" w:rsidRDefault="00F82635" w:rsidP="00975B74">
      <w:pPr>
        <w:pStyle w:val="CommentText"/>
      </w:pPr>
      <w:r>
        <w:rPr>
          <w:rStyle w:val="CommentReference"/>
        </w:rPr>
        <w:annotationRef/>
      </w:r>
      <w:r w:rsidR="00DD2850">
        <w:t>Deborah, think we should break country reside/work down into continents or regions, given there were so many countries mentioned? Maybe a similar thing for type of employment and nature of work?</w:t>
      </w:r>
    </w:p>
  </w:comment>
  <w:comment w:id="220" w:author="Amy Lykins" w:date="2025-12-03T13:30:00Z" w:initials="AL">
    <w:p w14:paraId="3BA6891B" w14:textId="6F6AE9DF" w:rsidR="00B506DF" w:rsidRDefault="00B506DF" w:rsidP="00975B74">
      <w:pPr>
        <w:pStyle w:val="CommentText"/>
      </w:pPr>
      <w:r>
        <w:rPr>
          <w:rStyle w:val="CommentReference"/>
        </w:rPr>
        <w:annotationRef/>
      </w:r>
      <w:r>
        <w:t>Deborah, did we combine these scales in the analyses? If so, I’ll just delete this and write something supporting their combination as a measure of general psychological distress. Let me know.</w:t>
      </w:r>
    </w:p>
  </w:comment>
  <w:comment w:id="221" w:author="Deborah Apthorp" w:date="2025-12-11T11:35:00Z" w:initials="DA">
    <w:p w14:paraId="7C190FAE" w14:textId="77777777" w:rsidR="00E04123" w:rsidRDefault="00E04123" w:rsidP="00975B74">
      <w:r>
        <w:rPr>
          <w:rStyle w:val="CommentReference"/>
        </w:rPr>
        <w:annotationRef/>
      </w:r>
      <w:r>
        <w:t xml:space="preserve">No, we didn't, because we were interested in them separately. </w:t>
      </w:r>
    </w:p>
  </w:comment>
  <w:comment w:id="232" w:author="Deborah Apthorp" w:date="2025-12-11T11:48:00Z" w:initials="DA">
    <w:p w14:paraId="7F6284F6" w14:textId="77777777" w:rsidR="00375CD6" w:rsidRDefault="00375CD6" w:rsidP="00975B74">
      <w:r>
        <w:rPr>
          <w:rStyle w:val="CommentReference"/>
        </w:rPr>
        <w:annotationRef/>
      </w:r>
      <w:r>
        <w:t xml:space="preserve">We didn't break this down into subscales as I recall. </w:t>
      </w:r>
    </w:p>
  </w:comment>
  <w:comment w:id="234" w:author="Amy Lykins" w:date="2025-12-03T13:31:00Z" w:initials="AL">
    <w:p w14:paraId="712C9E4B" w14:textId="6A22DB2D" w:rsidR="00B506DF" w:rsidRDefault="00B506DF" w:rsidP="00975B74">
      <w:pPr>
        <w:pStyle w:val="CommentText"/>
      </w:pPr>
      <w:r>
        <w:rPr>
          <w:rStyle w:val="CommentReference"/>
        </w:rPr>
        <w:annotationRef/>
      </w:r>
      <w:r>
        <w:t xml:space="preserve">Break down into subscales if that’s how we used this measure. I can’t recall. </w:t>
      </w:r>
    </w:p>
  </w:comment>
  <w:comment w:id="236" w:author="Deborah Apthorp" w:date="2025-12-11T11:48:00Z" w:initials="DA">
    <w:p w14:paraId="3694D884" w14:textId="77777777" w:rsidR="00375CD6" w:rsidRDefault="00375CD6" w:rsidP="00975B74">
      <w:r>
        <w:rPr>
          <w:rStyle w:val="CommentReference"/>
        </w:rPr>
        <w:annotationRef/>
      </w:r>
      <w:r>
        <w:t xml:space="preserve">Eisenberger et al., 1986 is what I have </w:t>
      </w:r>
    </w:p>
  </w:comment>
  <w:comment w:id="255" w:author="Amy Lykins" w:date="2025-12-03T14:04:00Z" w:initials="AL">
    <w:p w14:paraId="36B00047" w14:textId="7DD3475B" w:rsidR="00031AB8" w:rsidRDefault="00031AB8" w:rsidP="00975B74">
      <w:pPr>
        <w:pStyle w:val="CommentText"/>
      </w:pPr>
      <w:r>
        <w:rPr>
          <w:rStyle w:val="CommentReference"/>
        </w:rPr>
        <w:annotationRef/>
      </w:r>
      <w:r>
        <w:t>Deborah</w:t>
      </w:r>
    </w:p>
  </w:comment>
  <w:comment w:id="379" w:author="Amy Lykins" w:date="2025-12-03T11:44:00Z" w:initials="AL">
    <w:p w14:paraId="2F714061" w14:textId="482E7736" w:rsidR="00C64EFC" w:rsidRDefault="00B52BEB" w:rsidP="00975B74">
      <w:pPr>
        <w:pStyle w:val="CommentText"/>
      </w:pPr>
      <w:r>
        <w:rPr>
          <w:rStyle w:val="CommentReference"/>
        </w:rPr>
        <w:annotationRef/>
      </w:r>
      <w:r w:rsidR="00C64EFC">
        <w:t>Up to 50. Numbered.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4C2E0A" w15:done="0"/>
  <w15:commentEx w15:paraId="57771CC5" w15:done="0"/>
  <w15:commentEx w15:paraId="116BA2E8" w15:done="0"/>
  <w15:commentEx w15:paraId="1F6989BA" w15:done="0"/>
  <w15:commentEx w15:paraId="1E74D1BE" w15:done="0"/>
  <w15:commentEx w15:paraId="03B937D8" w15:paraIdParent="1E74D1BE" w15:done="0"/>
  <w15:commentEx w15:paraId="386AE7D7" w15:done="0"/>
  <w15:commentEx w15:paraId="2E015990" w15:done="0"/>
  <w15:commentEx w15:paraId="50560601" w15:done="0"/>
  <w15:commentEx w15:paraId="4B4FD397" w15:done="0"/>
  <w15:commentEx w15:paraId="7191F8BB" w15:done="0"/>
  <w15:commentEx w15:paraId="3BA6891B" w15:done="0"/>
  <w15:commentEx w15:paraId="7C190FAE" w15:paraIdParent="3BA6891B" w15:done="0"/>
  <w15:commentEx w15:paraId="7F6284F6" w15:done="0"/>
  <w15:commentEx w15:paraId="712C9E4B" w15:done="0"/>
  <w15:commentEx w15:paraId="3694D884" w15:done="0"/>
  <w15:commentEx w15:paraId="36B00047" w15:done="0"/>
  <w15:commentEx w15:paraId="2F7140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45C41" w16cex:dateUtc="2025-12-03T00:41:00Z"/>
  <w16cex:commentExtensible w16cex:durableId="0B363492" w16cex:dateUtc="2025-12-10T03:47:00Z"/>
  <w16cex:commentExtensible w16cex:durableId="5BA58C4E" w16cex:dateUtc="2025-12-10T06:42:00Z"/>
  <w16cex:commentExtensible w16cex:durableId="54C41F2E" w16cex:dateUtc="2025-12-11T00:31:00Z"/>
  <w16cex:commentExtensible w16cex:durableId="3DDCBECE" w16cex:dateUtc="2025-12-10T07:01:00Z"/>
  <w16cex:commentExtensible w16cex:durableId="7CD5784E" w16cex:dateUtc="2025-12-11T00:33:00Z"/>
  <w16cex:commentExtensible w16cex:durableId="39861B21" w16cex:dateUtc="2025-12-03T00:44:00Z"/>
  <w16cex:commentExtensible w16cex:durableId="45788144" w16cex:dateUtc="2025-12-12T04:59:00Z"/>
  <w16cex:commentExtensible w16cex:durableId="759D52F5" w16cex:dateUtc="2025-12-03T00:43:00Z"/>
  <w16cex:commentExtensible w16cex:durableId="53FDEEFA" w16cex:dateUtc="2025-12-03T00:45:00Z"/>
  <w16cex:commentExtensible w16cex:durableId="6CD3A056" w16cex:dateUtc="2025-12-08T03:50:00Z"/>
  <w16cex:commentExtensible w16cex:durableId="113163F7" w16cex:dateUtc="2025-12-03T02:30:00Z"/>
  <w16cex:commentExtensible w16cex:durableId="282EA293" w16cex:dateUtc="2025-12-11T00:35:00Z"/>
  <w16cex:commentExtensible w16cex:durableId="49EFF898" w16cex:dateUtc="2025-12-11T00:48:00Z"/>
  <w16cex:commentExtensible w16cex:durableId="406D8809" w16cex:dateUtc="2025-12-03T02:31:00Z"/>
  <w16cex:commentExtensible w16cex:durableId="503C3333" w16cex:dateUtc="2025-12-11T00:48:00Z"/>
  <w16cex:commentExtensible w16cex:durableId="76872247" w16cex:dateUtc="2025-12-03T03:04:00Z"/>
  <w16cex:commentExtensible w16cex:durableId="512960D3" w16cex:dateUtc="2025-12-03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4C2E0A" w16cid:durableId="3B945C41"/>
  <w16cid:commentId w16cid:paraId="57771CC5" w16cid:durableId="0B363492"/>
  <w16cid:commentId w16cid:paraId="116BA2E8" w16cid:durableId="5BA58C4E"/>
  <w16cid:commentId w16cid:paraId="1F6989BA" w16cid:durableId="54C41F2E"/>
  <w16cid:commentId w16cid:paraId="1E74D1BE" w16cid:durableId="3DDCBECE"/>
  <w16cid:commentId w16cid:paraId="03B937D8" w16cid:durableId="7CD5784E"/>
  <w16cid:commentId w16cid:paraId="386AE7D7" w16cid:durableId="39861B21"/>
  <w16cid:commentId w16cid:paraId="2E015990" w16cid:durableId="45788144"/>
  <w16cid:commentId w16cid:paraId="50560601" w16cid:durableId="759D52F5"/>
  <w16cid:commentId w16cid:paraId="4B4FD397" w16cid:durableId="53FDEEFA"/>
  <w16cid:commentId w16cid:paraId="7191F8BB" w16cid:durableId="6CD3A056"/>
  <w16cid:commentId w16cid:paraId="3BA6891B" w16cid:durableId="113163F7"/>
  <w16cid:commentId w16cid:paraId="7C190FAE" w16cid:durableId="282EA293"/>
  <w16cid:commentId w16cid:paraId="7F6284F6" w16cid:durableId="49EFF898"/>
  <w16cid:commentId w16cid:paraId="712C9E4B" w16cid:durableId="406D8809"/>
  <w16cid:commentId w16cid:paraId="3694D884" w16cid:durableId="503C3333"/>
  <w16cid:commentId w16cid:paraId="36B00047" w16cid:durableId="76872247"/>
  <w16cid:commentId w16cid:paraId="2F714061" w16cid:durableId="512960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905"/>
    <w:multiLevelType w:val="hybridMultilevel"/>
    <w:tmpl w:val="DBA84A68"/>
    <w:lvl w:ilvl="0" w:tplc="84423C8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5224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Apthorp">
    <w15:presenceInfo w15:providerId="AD" w15:userId="S::dapthorp@une.edu.au::66d274be-9671-4bf5-8132-ff60a4338552"/>
  </w15:person>
  <w15:person w15:author="Amy Lykins">
    <w15:presenceInfo w15:providerId="Windows Live" w15:userId="0ac6d846be3b3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81"/>
    <w:rsid w:val="00001708"/>
    <w:rsid w:val="00005D84"/>
    <w:rsid w:val="00012747"/>
    <w:rsid w:val="000170A1"/>
    <w:rsid w:val="00023AF2"/>
    <w:rsid w:val="00026130"/>
    <w:rsid w:val="00031AB8"/>
    <w:rsid w:val="00032999"/>
    <w:rsid w:val="00053488"/>
    <w:rsid w:val="00054554"/>
    <w:rsid w:val="00054807"/>
    <w:rsid w:val="00064924"/>
    <w:rsid w:val="000649F0"/>
    <w:rsid w:val="00064E72"/>
    <w:rsid w:val="00071658"/>
    <w:rsid w:val="00077D7C"/>
    <w:rsid w:val="000A764F"/>
    <w:rsid w:val="000B487F"/>
    <w:rsid w:val="000D1389"/>
    <w:rsid w:val="000D534D"/>
    <w:rsid w:val="000D66E1"/>
    <w:rsid w:val="000E248F"/>
    <w:rsid w:val="000F5156"/>
    <w:rsid w:val="000F635F"/>
    <w:rsid w:val="0010029A"/>
    <w:rsid w:val="001075C1"/>
    <w:rsid w:val="001101F8"/>
    <w:rsid w:val="001161DF"/>
    <w:rsid w:val="0013662F"/>
    <w:rsid w:val="00137095"/>
    <w:rsid w:val="00143868"/>
    <w:rsid w:val="00170D93"/>
    <w:rsid w:val="001751AD"/>
    <w:rsid w:val="00183033"/>
    <w:rsid w:val="001846D8"/>
    <w:rsid w:val="00185093"/>
    <w:rsid w:val="001874DA"/>
    <w:rsid w:val="001943B8"/>
    <w:rsid w:val="001A223C"/>
    <w:rsid w:val="001A374E"/>
    <w:rsid w:val="001A3FA0"/>
    <w:rsid w:val="001A79F3"/>
    <w:rsid w:val="001B1B8D"/>
    <w:rsid w:val="001B296C"/>
    <w:rsid w:val="001D0CC3"/>
    <w:rsid w:val="001D1595"/>
    <w:rsid w:val="001D2641"/>
    <w:rsid w:val="001F4EDB"/>
    <w:rsid w:val="002217D2"/>
    <w:rsid w:val="002244AB"/>
    <w:rsid w:val="00224E27"/>
    <w:rsid w:val="002277BC"/>
    <w:rsid w:val="00232D7E"/>
    <w:rsid w:val="00242167"/>
    <w:rsid w:val="00246968"/>
    <w:rsid w:val="00247071"/>
    <w:rsid w:val="00251F6D"/>
    <w:rsid w:val="00262773"/>
    <w:rsid w:val="00263ECD"/>
    <w:rsid w:val="002716A0"/>
    <w:rsid w:val="00274047"/>
    <w:rsid w:val="00276A1B"/>
    <w:rsid w:val="00276D56"/>
    <w:rsid w:val="002860DE"/>
    <w:rsid w:val="00293721"/>
    <w:rsid w:val="002944C6"/>
    <w:rsid w:val="00297EE1"/>
    <w:rsid w:val="002A25C8"/>
    <w:rsid w:val="002B3A53"/>
    <w:rsid w:val="002C104F"/>
    <w:rsid w:val="002C73A7"/>
    <w:rsid w:val="002D2A39"/>
    <w:rsid w:val="002E017D"/>
    <w:rsid w:val="002E0B47"/>
    <w:rsid w:val="002E23F2"/>
    <w:rsid w:val="002E4A00"/>
    <w:rsid w:val="003045C1"/>
    <w:rsid w:val="0030555A"/>
    <w:rsid w:val="00310737"/>
    <w:rsid w:val="00317BAB"/>
    <w:rsid w:val="00332EE3"/>
    <w:rsid w:val="0033526F"/>
    <w:rsid w:val="00335D5E"/>
    <w:rsid w:val="00353351"/>
    <w:rsid w:val="0036014D"/>
    <w:rsid w:val="003659CB"/>
    <w:rsid w:val="00375CD6"/>
    <w:rsid w:val="003841E3"/>
    <w:rsid w:val="003861A0"/>
    <w:rsid w:val="00391E49"/>
    <w:rsid w:val="003940B6"/>
    <w:rsid w:val="003A7103"/>
    <w:rsid w:val="003A7CF7"/>
    <w:rsid w:val="003B64E5"/>
    <w:rsid w:val="003B7446"/>
    <w:rsid w:val="003C39C6"/>
    <w:rsid w:val="003C7F01"/>
    <w:rsid w:val="003D7112"/>
    <w:rsid w:val="003F0282"/>
    <w:rsid w:val="003F2D71"/>
    <w:rsid w:val="0040400B"/>
    <w:rsid w:val="00404BB9"/>
    <w:rsid w:val="00414276"/>
    <w:rsid w:val="00416779"/>
    <w:rsid w:val="00421E9E"/>
    <w:rsid w:val="00422BEA"/>
    <w:rsid w:val="0042550D"/>
    <w:rsid w:val="0043183E"/>
    <w:rsid w:val="00435448"/>
    <w:rsid w:val="00440990"/>
    <w:rsid w:val="004422A5"/>
    <w:rsid w:val="00444E0C"/>
    <w:rsid w:val="00453BEE"/>
    <w:rsid w:val="00454D2F"/>
    <w:rsid w:val="004717D5"/>
    <w:rsid w:val="004758AF"/>
    <w:rsid w:val="00476A7B"/>
    <w:rsid w:val="00484089"/>
    <w:rsid w:val="004850D4"/>
    <w:rsid w:val="004852AE"/>
    <w:rsid w:val="00485870"/>
    <w:rsid w:val="004909A8"/>
    <w:rsid w:val="0049129B"/>
    <w:rsid w:val="004964D5"/>
    <w:rsid w:val="00497BD5"/>
    <w:rsid w:val="004A4223"/>
    <w:rsid w:val="004A4F63"/>
    <w:rsid w:val="004A7414"/>
    <w:rsid w:val="004B7FC1"/>
    <w:rsid w:val="004C30A2"/>
    <w:rsid w:val="004C7FD9"/>
    <w:rsid w:val="004D0944"/>
    <w:rsid w:val="004F4FFD"/>
    <w:rsid w:val="004F7F9F"/>
    <w:rsid w:val="00500CA8"/>
    <w:rsid w:val="00505A09"/>
    <w:rsid w:val="005114A8"/>
    <w:rsid w:val="005129D4"/>
    <w:rsid w:val="005147C7"/>
    <w:rsid w:val="00516082"/>
    <w:rsid w:val="00527AA3"/>
    <w:rsid w:val="00532A48"/>
    <w:rsid w:val="00536FB6"/>
    <w:rsid w:val="00537506"/>
    <w:rsid w:val="00543811"/>
    <w:rsid w:val="0054555D"/>
    <w:rsid w:val="005551EE"/>
    <w:rsid w:val="00556809"/>
    <w:rsid w:val="00566083"/>
    <w:rsid w:val="00576B97"/>
    <w:rsid w:val="00577B93"/>
    <w:rsid w:val="00580493"/>
    <w:rsid w:val="00585CC7"/>
    <w:rsid w:val="00590003"/>
    <w:rsid w:val="00590720"/>
    <w:rsid w:val="005B2A97"/>
    <w:rsid w:val="005D0918"/>
    <w:rsid w:val="005D7000"/>
    <w:rsid w:val="005E35E0"/>
    <w:rsid w:val="005E5D11"/>
    <w:rsid w:val="005F124E"/>
    <w:rsid w:val="005F7BD0"/>
    <w:rsid w:val="006018CB"/>
    <w:rsid w:val="006061DF"/>
    <w:rsid w:val="00625665"/>
    <w:rsid w:val="00626F3C"/>
    <w:rsid w:val="00631DF9"/>
    <w:rsid w:val="0064070E"/>
    <w:rsid w:val="0066711E"/>
    <w:rsid w:val="00672398"/>
    <w:rsid w:val="00693D8C"/>
    <w:rsid w:val="006A2C7A"/>
    <w:rsid w:val="006A7E60"/>
    <w:rsid w:val="006B1280"/>
    <w:rsid w:val="006B35FF"/>
    <w:rsid w:val="006B5219"/>
    <w:rsid w:val="006C43F9"/>
    <w:rsid w:val="006E4154"/>
    <w:rsid w:val="006F0911"/>
    <w:rsid w:val="007033AD"/>
    <w:rsid w:val="00706F9C"/>
    <w:rsid w:val="00713032"/>
    <w:rsid w:val="00740028"/>
    <w:rsid w:val="00750EBF"/>
    <w:rsid w:val="007636BD"/>
    <w:rsid w:val="007654B1"/>
    <w:rsid w:val="00767064"/>
    <w:rsid w:val="00787A80"/>
    <w:rsid w:val="00793D81"/>
    <w:rsid w:val="00794188"/>
    <w:rsid w:val="007A1EB6"/>
    <w:rsid w:val="007B0D9E"/>
    <w:rsid w:val="007B49C2"/>
    <w:rsid w:val="007B7055"/>
    <w:rsid w:val="007C18C9"/>
    <w:rsid w:val="007C2FB5"/>
    <w:rsid w:val="007C717C"/>
    <w:rsid w:val="007D1DAB"/>
    <w:rsid w:val="007D6A9E"/>
    <w:rsid w:val="007E08D3"/>
    <w:rsid w:val="007E1B08"/>
    <w:rsid w:val="007E1CD6"/>
    <w:rsid w:val="007E780A"/>
    <w:rsid w:val="008017DC"/>
    <w:rsid w:val="00803765"/>
    <w:rsid w:val="008066BC"/>
    <w:rsid w:val="008332A2"/>
    <w:rsid w:val="00836598"/>
    <w:rsid w:val="008546EC"/>
    <w:rsid w:val="008602F4"/>
    <w:rsid w:val="008605A7"/>
    <w:rsid w:val="0086061C"/>
    <w:rsid w:val="008609BA"/>
    <w:rsid w:val="00876707"/>
    <w:rsid w:val="00885B53"/>
    <w:rsid w:val="00885DBA"/>
    <w:rsid w:val="0089470E"/>
    <w:rsid w:val="00896951"/>
    <w:rsid w:val="008A2E4D"/>
    <w:rsid w:val="008A5386"/>
    <w:rsid w:val="008B110A"/>
    <w:rsid w:val="008C0BFE"/>
    <w:rsid w:val="008C7606"/>
    <w:rsid w:val="008D34C2"/>
    <w:rsid w:val="008E2D1B"/>
    <w:rsid w:val="008E7ED0"/>
    <w:rsid w:val="008F0569"/>
    <w:rsid w:val="008F05BB"/>
    <w:rsid w:val="008F1EA7"/>
    <w:rsid w:val="008F33BE"/>
    <w:rsid w:val="008F3B29"/>
    <w:rsid w:val="008F6647"/>
    <w:rsid w:val="00912D8B"/>
    <w:rsid w:val="009174E2"/>
    <w:rsid w:val="00920E25"/>
    <w:rsid w:val="00923C07"/>
    <w:rsid w:val="009325F2"/>
    <w:rsid w:val="0094394F"/>
    <w:rsid w:val="00944AE4"/>
    <w:rsid w:val="00947204"/>
    <w:rsid w:val="00951AF1"/>
    <w:rsid w:val="00957061"/>
    <w:rsid w:val="009630E2"/>
    <w:rsid w:val="009645FB"/>
    <w:rsid w:val="009704AF"/>
    <w:rsid w:val="00975B74"/>
    <w:rsid w:val="00982586"/>
    <w:rsid w:val="0098296A"/>
    <w:rsid w:val="00986C31"/>
    <w:rsid w:val="00991009"/>
    <w:rsid w:val="009942D0"/>
    <w:rsid w:val="00995714"/>
    <w:rsid w:val="009967CA"/>
    <w:rsid w:val="009A5AF9"/>
    <w:rsid w:val="009A5D60"/>
    <w:rsid w:val="009B0DFB"/>
    <w:rsid w:val="009B1648"/>
    <w:rsid w:val="009C0021"/>
    <w:rsid w:val="009C4C58"/>
    <w:rsid w:val="009D5138"/>
    <w:rsid w:val="009D6AC9"/>
    <w:rsid w:val="009E0FF9"/>
    <w:rsid w:val="009F13F8"/>
    <w:rsid w:val="00A04218"/>
    <w:rsid w:val="00A11A55"/>
    <w:rsid w:val="00A12376"/>
    <w:rsid w:val="00A21CCB"/>
    <w:rsid w:val="00A251ED"/>
    <w:rsid w:val="00A25C7B"/>
    <w:rsid w:val="00A41099"/>
    <w:rsid w:val="00A422B6"/>
    <w:rsid w:val="00A44D8A"/>
    <w:rsid w:val="00A45359"/>
    <w:rsid w:val="00A45EF4"/>
    <w:rsid w:val="00A51A02"/>
    <w:rsid w:val="00A52A24"/>
    <w:rsid w:val="00A55E98"/>
    <w:rsid w:val="00A561AA"/>
    <w:rsid w:val="00A62BAB"/>
    <w:rsid w:val="00A675D5"/>
    <w:rsid w:val="00A71483"/>
    <w:rsid w:val="00A718C9"/>
    <w:rsid w:val="00A77F5D"/>
    <w:rsid w:val="00A8255A"/>
    <w:rsid w:val="00A864D6"/>
    <w:rsid w:val="00AB406A"/>
    <w:rsid w:val="00AB44EF"/>
    <w:rsid w:val="00AC092B"/>
    <w:rsid w:val="00AC10D3"/>
    <w:rsid w:val="00AC2981"/>
    <w:rsid w:val="00AC49DC"/>
    <w:rsid w:val="00AD0B1E"/>
    <w:rsid w:val="00AD12A8"/>
    <w:rsid w:val="00AD3B9B"/>
    <w:rsid w:val="00AD5C86"/>
    <w:rsid w:val="00AE0CFA"/>
    <w:rsid w:val="00AE6EBE"/>
    <w:rsid w:val="00AF1A6A"/>
    <w:rsid w:val="00AF290F"/>
    <w:rsid w:val="00B00B9A"/>
    <w:rsid w:val="00B17547"/>
    <w:rsid w:val="00B20913"/>
    <w:rsid w:val="00B22CF6"/>
    <w:rsid w:val="00B253C3"/>
    <w:rsid w:val="00B26FC3"/>
    <w:rsid w:val="00B277E2"/>
    <w:rsid w:val="00B33557"/>
    <w:rsid w:val="00B37711"/>
    <w:rsid w:val="00B46D08"/>
    <w:rsid w:val="00B506DF"/>
    <w:rsid w:val="00B52BEB"/>
    <w:rsid w:val="00B7014D"/>
    <w:rsid w:val="00B73FA4"/>
    <w:rsid w:val="00B81508"/>
    <w:rsid w:val="00B9024B"/>
    <w:rsid w:val="00BA0C6B"/>
    <w:rsid w:val="00BA0E13"/>
    <w:rsid w:val="00BA3EBC"/>
    <w:rsid w:val="00BA4F68"/>
    <w:rsid w:val="00BB18B9"/>
    <w:rsid w:val="00BC00E2"/>
    <w:rsid w:val="00BD186C"/>
    <w:rsid w:val="00BD671A"/>
    <w:rsid w:val="00BD75E4"/>
    <w:rsid w:val="00BE1FA4"/>
    <w:rsid w:val="00BE29C3"/>
    <w:rsid w:val="00BE5E73"/>
    <w:rsid w:val="00BF0D99"/>
    <w:rsid w:val="00BF17E7"/>
    <w:rsid w:val="00BF6F66"/>
    <w:rsid w:val="00C036E9"/>
    <w:rsid w:val="00C03E4C"/>
    <w:rsid w:val="00C12CDF"/>
    <w:rsid w:val="00C2579D"/>
    <w:rsid w:val="00C260D5"/>
    <w:rsid w:val="00C37167"/>
    <w:rsid w:val="00C45208"/>
    <w:rsid w:val="00C47E50"/>
    <w:rsid w:val="00C622C7"/>
    <w:rsid w:val="00C64EFC"/>
    <w:rsid w:val="00C82BE1"/>
    <w:rsid w:val="00C84BEE"/>
    <w:rsid w:val="00C9254E"/>
    <w:rsid w:val="00C928B2"/>
    <w:rsid w:val="00CA0CC9"/>
    <w:rsid w:val="00CA3C48"/>
    <w:rsid w:val="00CA5EC4"/>
    <w:rsid w:val="00CA6794"/>
    <w:rsid w:val="00CA724B"/>
    <w:rsid w:val="00CC13A9"/>
    <w:rsid w:val="00CC21E9"/>
    <w:rsid w:val="00CD4406"/>
    <w:rsid w:val="00CE7A86"/>
    <w:rsid w:val="00CE7F93"/>
    <w:rsid w:val="00CF0E8F"/>
    <w:rsid w:val="00CF7D88"/>
    <w:rsid w:val="00D00AC1"/>
    <w:rsid w:val="00D0127B"/>
    <w:rsid w:val="00D02D07"/>
    <w:rsid w:val="00D050F3"/>
    <w:rsid w:val="00D10129"/>
    <w:rsid w:val="00D21BC5"/>
    <w:rsid w:val="00D225B2"/>
    <w:rsid w:val="00D245ED"/>
    <w:rsid w:val="00D30ADD"/>
    <w:rsid w:val="00D4590F"/>
    <w:rsid w:val="00D45A4C"/>
    <w:rsid w:val="00D475B0"/>
    <w:rsid w:val="00D5154B"/>
    <w:rsid w:val="00D52130"/>
    <w:rsid w:val="00D53089"/>
    <w:rsid w:val="00D548D8"/>
    <w:rsid w:val="00D54ABA"/>
    <w:rsid w:val="00D60A88"/>
    <w:rsid w:val="00D6798B"/>
    <w:rsid w:val="00D72E88"/>
    <w:rsid w:val="00D736FA"/>
    <w:rsid w:val="00D77362"/>
    <w:rsid w:val="00D8088F"/>
    <w:rsid w:val="00D91220"/>
    <w:rsid w:val="00D92E5A"/>
    <w:rsid w:val="00D93A5A"/>
    <w:rsid w:val="00DA0D9F"/>
    <w:rsid w:val="00DA2F25"/>
    <w:rsid w:val="00DA6365"/>
    <w:rsid w:val="00DA7EB4"/>
    <w:rsid w:val="00DA7F73"/>
    <w:rsid w:val="00DB1132"/>
    <w:rsid w:val="00DD2850"/>
    <w:rsid w:val="00DD3B63"/>
    <w:rsid w:val="00DE0584"/>
    <w:rsid w:val="00DE11F7"/>
    <w:rsid w:val="00DE4E41"/>
    <w:rsid w:val="00DF6255"/>
    <w:rsid w:val="00E04123"/>
    <w:rsid w:val="00E07B67"/>
    <w:rsid w:val="00E124D3"/>
    <w:rsid w:val="00E20E3D"/>
    <w:rsid w:val="00E23E52"/>
    <w:rsid w:val="00E31A0F"/>
    <w:rsid w:val="00E3427D"/>
    <w:rsid w:val="00E421C5"/>
    <w:rsid w:val="00E4534A"/>
    <w:rsid w:val="00E45480"/>
    <w:rsid w:val="00E50883"/>
    <w:rsid w:val="00E579F4"/>
    <w:rsid w:val="00E62001"/>
    <w:rsid w:val="00E65C13"/>
    <w:rsid w:val="00E75273"/>
    <w:rsid w:val="00E815F3"/>
    <w:rsid w:val="00E86C01"/>
    <w:rsid w:val="00E90FBF"/>
    <w:rsid w:val="00EB3D4E"/>
    <w:rsid w:val="00EB4CAB"/>
    <w:rsid w:val="00EB535B"/>
    <w:rsid w:val="00EB7AE8"/>
    <w:rsid w:val="00EC1EDE"/>
    <w:rsid w:val="00EC2FFA"/>
    <w:rsid w:val="00ED4FEB"/>
    <w:rsid w:val="00ED7684"/>
    <w:rsid w:val="00EE0F41"/>
    <w:rsid w:val="00EE2EBA"/>
    <w:rsid w:val="00EE720E"/>
    <w:rsid w:val="00EF4D0F"/>
    <w:rsid w:val="00F155E0"/>
    <w:rsid w:val="00F160B8"/>
    <w:rsid w:val="00F217A2"/>
    <w:rsid w:val="00F275F5"/>
    <w:rsid w:val="00F307C9"/>
    <w:rsid w:val="00F34B61"/>
    <w:rsid w:val="00F35043"/>
    <w:rsid w:val="00F4724F"/>
    <w:rsid w:val="00F47F4B"/>
    <w:rsid w:val="00F54721"/>
    <w:rsid w:val="00F56E6D"/>
    <w:rsid w:val="00F57ADE"/>
    <w:rsid w:val="00F62263"/>
    <w:rsid w:val="00F677FA"/>
    <w:rsid w:val="00F8050A"/>
    <w:rsid w:val="00F82635"/>
    <w:rsid w:val="00F93911"/>
    <w:rsid w:val="00FA61B4"/>
    <w:rsid w:val="00FB1DDE"/>
    <w:rsid w:val="00FB6B15"/>
    <w:rsid w:val="00FC11B2"/>
    <w:rsid w:val="00FC5D1B"/>
    <w:rsid w:val="00FD146E"/>
    <w:rsid w:val="00FE0E4F"/>
    <w:rsid w:val="00FE13EB"/>
    <w:rsid w:val="00FE1EC7"/>
    <w:rsid w:val="00FE221C"/>
    <w:rsid w:val="00FE31BB"/>
    <w:rsid w:val="00FE5D3D"/>
    <w:rsid w:val="00FF07CC"/>
    <w:rsid w:val="00FF3DD0"/>
    <w:rsid w:val="00FF426B"/>
    <w:rsid w:val="00FF7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9FF5"/>
  <w15:chartTrackingRefBased/>
  <w15:docId w15:val="{FBADD091-9065-B844-B6DF-0A07FB14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B74"/>
    <w:pPr>
      <w:spacing w:line="480" w:lineRule="auto"/>
      <w:ind w:firstLine="720"/>
    </w:pPr>
    <w:rPr>
      <w:rFonts w:ascii="Times New Roman" w:eastAsia="Times New Roman" w:hAnsi="Times New Roman" w:cs="Times New Roman"/>
      <w:kern w:val="0"/>
      <w:sz w:val="24"/>
      <w:szCs w:val="24"/>
      <w:lang w:val="en-AU" w:eastAsia="en-GB"/>
      <w14:ligatures w14:val="none"/>
    </w:rPr>
  </w:style>
  <w:style w:type="paragraph" w:styleId="Heading1">
    <w:name w:val="heading 1"/>
    <w:basedOn w:val="Normal"/>
    <w:next w:val="Normal"/>
    <w:link w:val="Heading1Char"/>
    <w:uiPriority w:val="9"/>
    <w:qFormat/>
    <w:rsid w:val="003861A0"/>
    <w:pPr>
      <w:keepNext/>
      <w:keepLines/>
      <w:spacing w:before="360" w:after="80"/>
      <w:ind w:firstLine="0"/>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421E9E"/>
    <w:pPr>
      <w:keepNext/>
      <w:keepLines/>
      <w:spacing w:before="160" w:after="80"/>
      <w:ind w:firstLine="0"/>
      <w:outlineLvl w:val="1"/>
    </w:pPr>
    <w:rPr>
      <w:rFonts w:eastAsiaTheme="majorEastAsia"/>
      <w:i/>
      <w:iCs/>
      <w:color w:val="000000" w:themeColor="text1"/>
    </w:rPr>
  </w:style>
  <w:style w:type="paragraph" w:styleId="Heading3">
    <w:name w:val="heading 3"/>
    <w:basedOn w:val="Normal"/>
    <w:next w:val="Normal"/>
    <w:link w:val="Heading3Char"/>
    <w:uiPriority w:val="9"/>
    <w:semiHidden/>
    <w:unhideWhenUsed/>
    <w:qFormat/>
    <w:rsid w:val="00AC2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A0"/>
    <w:rPr>
      <w:rFonts w:ascii="Times New Roman" w:eastAsiaTheme="majorEastAsia" w:hAnsi="Times New Roman" w:cs="Times New Roman"/>
      <w:b/>
      <w:bCs/>
      <w:color w:val="000000" w:themeColor="text1"/>
      <w:sz w:val="24"/>
      <w:szCs w:val="24"/>
      <w:lang w:val="en-AU"/>
    </w:rPr>
  </w:style>
  <w:style w:type="character" w:customStyle="1" w:styleId="Heading2Char">
    <w:name w:val="Heading 2 Char"/>
    <w:basedOn w:val="DefaultParagraphFont"/>
    <w:link w:val="Heading2"/>
    <w:uiPriority w:val="9"/>
    <w:rsid w:val="00421E9E"/>
    <w:rPr>
      <w:rFonts w:ascii="Times New Roman" w:eastAsiaTheme="majorEastAsia" w:hAnsi="Times New Roman" w:cs="Times New Roman"/>
      <w:i/>
      <w:iCs/>
      <w:color w:val="000000" w:themeColor="text1"/>
      <w:sz w:val="24"/>
      <w:szCs w:val="24"/>
      <w:lang w:val="en-AU"/>
    </w:rPr>
  </w:style>
  <w:style w:type="character" w:customStyle="1" w:styleId="Heading3Char">
    <w:name w:val="Heading 3 Char"/>
    <w:basedOn w:val="DefaultParagraphFont"/>
    <w:link w:val="Heading3"/>
    <w:uiPriority w:val="9"/>
    <w:semiHidden/>
    <w:rsid w:val="00AC298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AC298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AC298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AC298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C298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C298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C298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3861A0"/>
    <w:pPr>
      <w:spacing w:after="80"/>
      <w:ind w:firstLine="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3861A0"/>
    <w:rPr>
      <w:rFonts w:ascii="Times New Roman" w:eastAsiaTheme="majorEastAsia" w:hAnsi="Times New Roman" w:cs="Times New Roman"/>
      <w:spacing w:val="-10"/>
      <w:kern w:val="28"/>
      <w:sz w:val="56"/>
      <w:szCs w:val="56"/>
      <w:lang w:val="en-AU"/>
    </w:rPr>
  </w:style>
  <w:style w:type="paragraph" w:styleId="Subtitle">
    <w:name w:val="Subtitle"/>
    <w:basedOn w:val="Normal"/>
    <w:next w:val="Normal"/>
    <w:link w:val="SubtitleChar"/>
    <w:uiPriority w:val="11"/>
    <w:qFormat/>
    <w:rsid w:val="00AC298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8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AC29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2981"/>
    <w:rPr>
      <w:i/>
      <w:iCs/>
      <w:color w:val="404040" w:themeColor="text1" w:themeTint="BF"/>
      <w:lang w:val="en-AU"/>
    </w:rPr>
  </w:style>
  <w:style w:type="paragraph" w:styleId="ListParagraph">
    <w:name w:val="List Paragraph"/>
    <w:basedOn w:val="Normal"/>
    <w:uiPriority w:val="34"/>
    <w:qFormat/>
    <w:rsid w:val="00AC2981"/>
    <w:pPr>
      <w:ind w:left="720"/>
      <w:contextualSpacing/>
    </w:pPr>
  </w:style>
  <w:style w:type="character" w:styleId="IntenseEmphasis">
    <w:name w:val="Intense Emphasis"/>
    <w:basedOn w:val="DefaultParagraphFont"/>
    <w:uiPriority w:val="21"/>
    <w:qFormat/>
    <w:rsid w:val="00AC2981"/>
    <w:rPr>
      <w:i/>
      <w:iCs/>
      <w:color w:val="0F4761" w:themeColor="accent1" w:themeShade="BF"/>
    </w:rPr>
  </w:style>
  <w:style w:type="paragraph" w:styleId="IntenseQuote">
    <w:name w:val="Intense Quote"/>
    <w:basedOn w:val="Normal"/>
    <w:next w:val="Normal"/>
    <w:link w:val="IntenseQuoteChar"/>
    <w:uiPriority w:val="30"/>
    <w:qFormat/>
    <w:rsid w:val="00AC2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81"/>
    <w:rPr>
      <w:i/>
      <w:iCs/>
      <w:color w:val="0F4761" w:themeColor="accent1" w:themeShade="BF"/>
      <w:lang w:val="en-AU"/>
    </w:rPr>
  </w:style>
  <w:style w:type="character" w:styleId="IntenseReference">
    <w:name w:val="Intense Reference"/>
    <w:basedOn w:val="DefaultParagraphFont"/>
    <w:uiPriority w:val="32"/>
    <w:qFormat/>
    <w:rsid w:val="00AC2981"/>
    <w:rPr>
      <w:b/>
      <w:bCs/>
      <w:smallCaps/>
      <w:color w:val="0F4761" w:themeColor="accent1" w:themeShade="BF"/>
      <w:spacing w:val="5"/>
    </w:rPr>
  </w:style>
  <w:style w:type="character" w:styleId="Hyperlink">
    <w:name w:val="Hyperlink"/>
    <w:basedOn w:val="DefaultParagraphFont"/>
    <w:uiPriority w:val="99"/>
    <w:unhideWhenUsed/>
    <w:rsid w:val="00626F3C"/>
    <w:rPr>
      <w:color w:val="467886" w:themeColor="hyperlink"/>
      <w:u w:val="single"/>
    </w:rPr>
  </w:style>
  <w:style w:type="character" w:styleId="UnresolvedMention">
    <w:name w:val="Unresolved Mention"/>
    <w:basedOn w:val="DefaultParagraphFont"/>
    <w:uiPriority w:val="99"/>
    <w:semiHidden/>
    <w:unhideWhenUsed/>
    <w:rsid w:val="00626F3C"/>
    <w:rPr>
      <w:color w:val="605E5C"/>
      <w:shd w:val="clear" w:color="auto" w:fill="E1DFDD"/>
    </w:rPr>
  </w:style>
  <w:style w:type="character" w:styleId="CommentReference">
    <w:name w:val="annotation reference"/>
    <w:basedOn w:val="DefaultParagraphFont"/>
    <w:uiPriority w:val="99"/>
    <w:semiHidden/>
    <w:unhideWhenUsed/>
    <w:rsid w:val="00AF1A6A"/>
    <w:rPr>
      <w:sz w:val="16"/>
      <w:szCs w:val="16"/>
    </w:rPr>
  </w:style>
  <w:style w:type="paragraph" w:styleId="CommentText">
    <w:name w:val="annotation text"/>
    <w:basedOn w:val="Normal"/>
    <w:link w:val="CommentTextChar"/>
    <w:uiPriority w:val="99"/>
    <w:unhideWhenUsed/>
    <w:rsid w:val="00AF1A6A"/>
    <w:rPr>
      <w:sz w:val="20"/>
      <w:szCs w:val="20"/>
    </w:rPr>
  </w:style>
  <w:style w:type="character" w:customStyle="1" w:styleId="CommentTextChar">
    <w:name w:val="Comment Text Char"/>
    <w:basedOn w:val="DefaultParagraphFont"/>
    <w:link w:val="CommentText"/>
    <w:uiPriority w:val="99"/>
    <w:rsid w:val="00AF1A6A"/>
    <w:rPr>
      <w:sz w:val="20"/>
      <w:szCs w:val="20"/>
      <w:lang w:val="en-AU"/>
    </w:rPr>
  </w:style>
  <w:style w:type="paragraph" w:styleId="CommentSubject">
    <w:name w:val="annotation subject"/>
    <w:basedOn w:val="CommentText"/>
    <w:next w:val="CommentText"/>
    <w:link w:val="CommentSubjectChar"/>
    <w:uiPriority w:val="99"/>
    <w:semiHidden/>
    <w:unhideWhenUsed/>
    <w:rsid w:val="00AF1A6A"/>
    <w:rPr>
      <w:b/>
      <w:bCs/>
    </w:rPr>
  </w:style>
  <w:style w:type="character" w:customStyle="1" w:styleId="CommentSubjectChar">
    <w:name w:val="Comment Subject Char"/>
    <w:basedOn w:val="CommentTextChar"/>
    <w:link w:val="CommentSubject"/>
    <w:uiPriority w:val="99"/>
    <w:semiHidden/>
    <w:rsid w:val="00AF1A6A"/>
    <w:rPr>
      <w:b/>
      <w:bCs/>
      <w:sz w:val="20"/>
      <w:szCs w:val="20"/>
      <w:lang w:val="en-AU"/>
    </w:rPr>
  </w:style>
  <w:style w:type="paragraph" w:styleId="Revision">
    <w:name w:val="Revision"/>
    <w:hidden/>
    <w:uiPriority w:val="99"/>
    <w:semiHidden/>
    <w:rsid w:val="00AC092B"/>
    <w:rPr>
      <w:lang w:val="en-AU"/>
    </w:rPr>
  </w:style>
  <w:style w:type="paragraph" w:styleId="Caption">
    <w:name w:val="caption"/>
    <w:basedOn w:val="NoSpacing"/>
    <w:next w:val="Normal"/>
    <w:uiPriority w:val="35"/>
    <w:unhideWhenUsed/>
    <w:qFormat/>
    <w:rsid w:val="00D53089"/>
    <w:pPr>
      <w:spacing w:after="200"/>
      <w:pPrChange w:id="0" w:author="Deborah Apthorp" w:date="2025-12-12T16:04:00Z">
        <w:pPr>
          <w:spacing w:after="200"/>
        </w:pPr>
      </w:pPrChange>
    </w:pPr>
    <w:rPr>
      <w:iCs/>
      <w:color w:val="0E2841" w:themeColor="text2"/>
      <w:szCs w:val="18"/>
      <w:rPrChange w:id="0" w:author="Deborah Apthorp" w:date="2025-12-12T16:04:00Z">
        <w:rPr>
          <w:rFonts w:eastAsiaTheme="minorHAnsi"/>
          <w:i/>
          <w:iCs/>
          <w:color w:val="0E2841" w:themeColor="text2"/>
          <w:kern w:val="2"/>
          <w:sz w:val="24"/>
          <w:szCs w:val="18"/>
          <w:lang w:val="en-AU" w:eastAsia="en-GB" w:bidi="ar-SA"/>
          <w14:ligatures w14:val="standardContextual"/>
        </w:rPr>
      </w:rPrChange>
    </w:rPr>
  </w:style>
  <w:style w:type="paragraph" w:styleId="NoSpacing">
    <w:name w:val="No Spacing"/>
    <w:uiPriority w:val="1"/>
    <w:qFormat/>
    <w:rsid w:val="00421E9E"/>
    <w:rPr>
      <w:rFonts w:ascii="Times New Roman" w:hAnsi="Times New Roman" w:cs="Times New Roman"/>
      <w:sz w:val="24"/>
      <w:szCs w:val="24"/>
      <w:lang w:val="en-AU" w:eastAsia="en-GB"/>
    </w:rPr>
  </w:style>
  <w:style w:type="character" w:styleId="FollowedHyperlink">
    <w:name w:val="FollowedHyperlink"/>
    <w:basedOn w:val="DefaultParagraphFont"/>
    <w:uiPriority w:val="99"/>
    <w:semiHidden/>
    <w:unhideWhenUsed/>
    <w:rsid w:val="00170D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isthishowyoufeel.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334C5-1102-4013-B8F2-34B8BE5D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23</Pages>
  <Words>5064</Words>
  <Characters>27400</Characters>
  <Application>Microsoft Office Word</Application>
  <DocSecurity>0</DocSecurity>
  <Lines>1014</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Deborah Apthorp</cp:lastModifiedBy>
  <cp:revision>4</cp:revision>
  <dcterms:created xsi:type="dcterms:W3CDTF">2025-12-03T00:30:00Z</dcterms:created>
  <dcterms:modified xsi:type="dcterms:W3CDTF">2026-01-28T01:37:00Z</dcterms:modified>
</cp:coreProperties>
</file>