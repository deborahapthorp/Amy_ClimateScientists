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802C4" w14:textId="77777777" w:rsidR="0027478C" w:rsidRPr="00D46E05" w:rsidRDefault="00D648C9" w:rsidP="006C32B6">
      <w:pPr>
        <w:jc w:val="center"/>
        <w:rPr>
          <w:rFonts w:asciiTheme="minorHAnsi" w:hAnsiTheme="minorHAnsi" w:cstheme="minorHAnsi"/>
          <w:sz w:val="22"/>
          <w:szCs w:val="22"/>
        </w:rPr>
      </w:pPr>
      <w:r w:rsidRPr="00D46E05">
        <w:rPr>
          <w:rFonts w:asciiTheme="minorHAnsi" w:hAnsiTheme="minorHAnsi" w:cstheme="minorHAnsi"/>
          <w:b/>
          <w:bCs/>
          <w:noProof/>
          <w:color w:val="003300"/>
          <w:sz w:val="22"/>
          <w:szCs w:val="22"/>
          <w:lang w:eastAsia="en-AU"/>
        </w:rPr>
        <w:drawing>
          <wp:inline distT="0" distB="0" distL="0" distR="0" wp14:anchorId="6D381ACE" wp14:editId="1C695024">
            <wp:extent cx="784860" cy="784860"/>
            <wp:effectExtent l="0" t="0" r="0" b="0"/>
            <wp:docPr id="4" name="Picture 4" descr="une_logo_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ne_logo_new"/>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784860" cy="784860"/>
                    </a:xfrm>
                    <a:prstGeom prst="rect">
                      <a:avLst/>
                    </a:prstGeom>
                    <a:noFill/>
                    <a:ln>
                      <a:noFill/>
                    </a:ln>
                  </pic:spPr>
                </pic:pic>
              </a:graphicData>
            </a:graphic>
          </wp:inline>
        </w:drawing>
      </w:r>
    </w:p>
    <w:p w14:paraId="312EDE4A" w14:textId="77777777" w:rsidR="008509CB" w:rsidRPr="00D46E05" w:rsidRDefault="008509CB" w:rsidP="0027478C">
      <w:pPr>
        <w:rPr>
          <w:rFonts w:asciiTheme="minorHAnsi" w:hAnsiTheme="minorHAnsi" w:cstheme="minorHAnsi"/>
          <w:sz w:val="22"/>
          <w:szCs w:val="22"/>
        </w:rPr>
      </w:pPr>
    </w:p>
    <w:tbl>
      <w:tblPr>
        <w:tblW w:w="9889" w:type="dxa"/>
        <w:shd w:val="clear" w:color="auto" w:fill="FFCC99"/>
        <w:tblLook w:val="0000" w:firstRow="0" w:lastRow="0" w:firstColumn="0" w:lastColumn="0" w:noHBand="0" w:noVBand="0"/>
      </w:tblPr>
      <w:tblGrid>
        <w:gridCol w:w="875"/>
        <w:gridCol w:w="1312"/>
        <w:gridCol w:w="2032"/>
        <w:gridCol w:w="1393"/>
        <w:gridCol w:w="1600"/>
        <w:gridCol w:w="2677"/>
      </w:tblGrid>
      <w:tr w:rsidR="0027478C" w:rsidRPr="00D46E05" w14:paraId="7057467A" w14:textId="77777777" w:rsidTr="00DB2173">
        <w:tc>
          <w:tcPr>
            <w:tcW w:w="875" w:type="dxa"/>
            <w:shd w:val="clear" w:color="auto" w:fill="FDE9D9"/>
          </w:tcPr>
          <w:p w14:paraId="6E12827D" w14:textId="77777777" w:rsidR="0027478C" w:rsidRPr="00D46E05" w:rsidRDefault="0027478C" w:rsidP="0002503C">
            <w:pPr>
              <w:rPr>
                <w:rFonts w:asciiTheme="minorHAnsi" w:hAnsiTheme="minorHAnsi" w:cstheme="minorHAnsi"/>
                <w:bCs/>
                <w:i/>
                <w:sz w:val="22"/>
                <w:szCs w:val="22"/>
              </w:rPr>
            </w:pPr>
            <w:r w:rsidRPr="00D46E05">
              <w:rPr>
                <w:rFonts w:asciiTheme="minorHAnsi" w:hAnsiTheme="minorHAnsi" w:cstheme="minorHAnsi"/>
                <w:bCs/>
                <w:i/>
                <w:sz w:val="22"/>
                <w:szCs w:val="22"/>
              </w:rPr>
              <w:t>Office use:</w:t>
            </w:r>
          </w:p>
        </w:tc>
        <w:tc>
          <w:tcPr>
            <w:tcW w:w="1312" w:type="dxa"/>
            <w:shd w:val="clear" w:color="auto" w:fill="FDE9D9"/>
          </w:tcPr>
          <w:p w14:paraId="5724EBCC" w14:textId="77777777" w:rsidR="0027478C" w:rsidRPr="00D46E05" w:rsidRDefault="0027478C" w:rsidP="0002503C">
            <w:pPr>
              <w:rPr>
                <w:rFonts w:asciiTheme="minorHAnsi" w:hAnsiTheme="minorHAnsi" w:cstheme="minorHAnsi"/>
                <w:b/>
                <w:bCs/>
                <w:sz w:val="22"/>
                <w:szCs w:val="22"/>
              </w:rPr>
            </w:pPr>
            <w:r w:rsidRPr="00D46E05">
              <w:rPr>
                <w:rFonts w:asciiTheme="minorHAnsi" w:hAnsiTheme="minorHAnsi" w:cstheme="minorHAnsi"/>
                <w:b/>
                <w:bCs/>
                <w:sz w:val="22"/>
                <w:szCs w:val="22"/>
              </w:rPr>
              <w:t>Reference Number</w:t>
            </w:r>
          </w:p>
        </w:tc>
        <w:tc>
          <w:tcPr>
            <w:tcW w:w="2032" w:type="dxa"/>
            <w:shd w:val="clear" w:color="auto" w:fill="FDE9D9"/>
          </w:tcPr>
          <w:p w14:paraId="3E76CAA6" w14:textId="77777777" w:rsidR="0027478C" w:rsidRPr="00D46E05" w:rsidRDefault="0027478C" w:rsidP="0002503C">
            <w:pPr>
              <w:rPr>
                <w:rFonts w:asciiTheme="minorHAnsi" w:hAnsiTheme="minorHAnsi" w:cstheme="minorHAnsi"/>
                <w:sz w:val="22"/>
                <w:szCs w:val="22"/>
              </w:rPr>
            </w:pPr>
          </w:p>
        </w:tc>
        <w:tc>
          <w:tcPr>
            <w:tcW w:w="1393" w:type="dxa"/>
            <w:shd w:val="clear" w:color="auto" w:fill="FDE9D9"/>
          </w:tcPr>
          <w:p w14:paraId="6E491E77" w14:textId="77777777" w:rsidR="0027478C" w:rsidRPr="00D46E05" w:rsidRDefault="0027478C" w:rsidP="00A04539">
            <w:pPr>
              <w:ind w:left="164"/>
              <w:rPr>
                <w:rFonts w:asciiTheme="minorHAnsi" w:hAnsiTheme="minorHAnsi" w:cstheme="minorHAnsi"/>
                <w:b/>
                <w:sz w:val="22"/>
                <w:szCs w:val="22"/>
              </w:rPr>
            </w:pPr>
            <w:r w:rsidRPr="00D46E05">
              <w:rPr>
                <w:rFonts w:asciiTheme="minorHAnsi" w:hAnsiTheme="minorHAnsi" w:cstheme="minorHAnsi"/>
                <w:b/>
                <w:sz w:val="22"/>
                <w:szCs w:val="22"/>
              </w:rPr>
              <w:t>Date Received</w:t>
            </w:r>
          </w:p>
        </w:tc>
        <w:tc>
          <w:tcPr>
            <w:tcW w:w="1600" w:type="dxa"/>
            <w:shd w:val="clear" w:color="auto" w:fill="FDE9D9"/>
          </w:tcPr>
          <w:p w14:paraId="0622A51C" w14:textId="77777777" w:rsidR="0027478C" w:rsidRPr="00D46E05" w:rsidRDefault="0027478C" w:rsidP="0002503C">
            <w:pPr>
              <w:rPr>
                <w:rFonts w:asciiTheme="minorHAnsi" w:hAnsiTheme="minorHAnsi" w:cstheme="minorHAnsi"/>
                <w:sz w:val="22"/>
                <w:szCs w:val="22"/>
              </w:rPr>
            </w:pPr>
          </w:p>
        </w:tc>
        <w:tc>
          <w:tcPr>
            <w:tcW w:w="2677" w:type="dxa"/>
            <w:shd w:val="clear" w:color="auto" w:fill="FDE9D9"/>
            <w:vAlign w:val="center"/>
          </w:tcPr>
          <w:p w14:paraId="7A24C99B" w14:textId="77777777" w:rsidR="0027478C" w:rsidRPr="00D46E05" w:rsidRDefault="0027478C" w:rsidP="0002503C">
            <w:pPr>
              <w:rPr>
                <w:rFonts w:asciiTheme="minorHAnsi" w:hAnsiTheme="minorHAnsi" w:cstheme="minorHAnsi"/>
                <w:sz w:val="22"/>
                <w:szCs w:val="22"/>
              </w:rPr>
            </w:pPr>
            <w:r w:rsidRPr="00D46E05">
              <w:rPr>
                <w:rFonts w:asciiTheme="minorHAnsi" w:hAnsiTheme="minorHAnsi" w:cstheme="minorHAnsi"/>
                <w:sz w:val="22"/>
                <w:szCs w:val="22"/>
              </w:rPr>
              <w:t xml:space="preserve">       </w:t>
            </w:r>
            <w:r w:rsidR="00EA0DB0" w:rsidRPr="00D46E05">
              <w:rPr>
                <w:rFonts w:asciiTheme="minorHAnsi" w:hAnsiTheme="minorHAnsi" w:cstheme="minorHAnsi"/>
                <w:sz w:val="22"/>
                <w:szCs w:val="22"/>
              </w:rPr>
              <w:t>E</w:t>
            </w:r>
            <w:r w:rsidRPr="00D46E05">
              <w:rPr>
                <w:rFonts w:asciiTheme="minorHAnsi" w:hAnsiTheme="minorHAnsi" w:cstheme="minorHAnsi"/>
                <w:sz w:val="22"/>
                <w:szCs w:val="22"/>
              </w:rPr>
              <w:t xml:space="preserve">1 </w:t>
            </w:r>
            <w:r w:rsidRPr="00D46E05">
              <w:rPr>
                <w:rFonts w:asciiTheme="minorHAnsi" w:hAnsiTheme="minorHAnsi" w:cstheme="minorHAnsi"/>
                <w:sz w:val="22"/>
                <w:szCs w:val="22"/>
              </w:rPr>
              <w:sym w:font="Wingdings" w:char="F071"/>
            </w:r>
            <w:r w:rsidR="00EA0DB0" w:rsidRPr="00D46E05">
              <w:rPr>
                <w:rFonts w:asciiTheme="minorHAnsi" w:hAnsiTheme="minorHAnsi" w:cstheme="minorHAnsi"/>
                <w:sz w:val="22"/>
                <w:szCs w:val="22"/>
              </w:rPr>
              <w:t xml:space="preserve">    E</w:t>
            </w:r>
            <w:r w:rsidRPr="00D46E05">
              <w:rPr>
                <w:rFonts w:asciiTheme="minorHAnsi" w:hAnsiTheme="minorHAnsi" w:cstheme="minorHAnsi"/>
                <w:sz w:val="22"/>
                <w:szCs w:val="22"/>
              </w:rPr>
              <w:t xml:space="preserve">2 </w:t>
            </w:r>
            <w:r w:rsidRPr="00D46E05">
              <w:rPr>
                <w:rFonts w:asciiTheme="minorHAnsi" w:hAnsiTheme="minorHAnsi" w:cstheme="minorHAnsi"/>
                <w:sz w:val="22"/>
                <w:szCs w:val="22"/>
              </w:rPr>
              <w:sym w:font="Wingdings" w:char="F071"/>
            </w:r>
            <w:r w:rsidR="00EA0DB0" w:rsidRPr="00D46E05">
              <w:rPr>
                <w:rFonts w:asciiTheme="minorHAnsi" w:hAnsiTheme="minorHAnsi" w:cstheme="minorHAnsi"/>
                <w:sz w:val="22"/>
                <w:szCs w:val="22"/>
              </w:rPr>
              <w:t xml:space="preserve">    E</w:t>
            </w:r>
            <w:r w:rsidRPr="00D46E05">
              <w:rPr>
                <w:rFonts w:asciiTheme="minorHAnsi" w:hAnsiTheme="minorHAnsi" w:cstheme="minorHAnsi"/>
                <w:sz w:val="22"/>
                <w:szCs w:val="22"/>
              </w:rPr>
              <w:t xml:space="preserve">3 </w:t>
            </w:r>
            <w:r w:rsidRPr="00D46E05">
              <w:rPr>
                <w:rFonts w:asciiTheme="minorHAnsi" w:hAnsiTheme="minorHAnsi" w:cstheme="minorHAnsi"/>
                <w:sz w:val="22"/>
                <w:szCs w:val="22"/>
              </w:rPr>
              <w:sym w:font="Wingdings" w:char="F071"/>
            </w:r>
          </w:p>
        </w:tc>
      </w:tr>
    </w:tbl>
    <w:p w14:paraId="5F37AA3C" w14:textId="77777777" w:rsidR="00FA48A8" w:rsidRPr="00D46E05" w:rsidRDefault="00FA48A8" w:rsidP="0027478C">
      <w:pPr>
        <w:jc w:val="right"/>
        <w:rPr>
          <w:rFonts w:asciiTheme="minorHAnsi" w:hAnsiTheme="minorHAnsi" w:cstheme="minorHAnsi"/>
          <w:sz w:val="22"/>
          <w:szCs w:val="22"/>
        </w:rPr>
      </w:pPr>
    </w:p>
    <w:tbl>
      <w:tblPr>
        <w:tblW w:w="9918" w:type="dxa"/>
        <w:shd w:val="clear" w:color="auto" w:fill="99FF99"/>
        <w:tblLook w:val="0000" w:firstRow="0" w:lastRow="0" w:firstColumn="0" w:lastColumn="0" w:noHBand="0" w:noVBand="0"/>
      </w:tblPr>
      <w:tblGrid>
        <w:gridCol w:w="9918"/>
      </w:tblGrid>
      <w:tr w:rsidR="0027478C" w:rsidRPr="00D46E05" w14:paraId="2F4293C9" w14:textId="77777777" w:rsidTr="00DB2173">
        <w:trPr>
          <w:cantSplit/>
          <w:trHeight w:val="1188"/>
        </w:trPr>
        <w:tc>
          <w:tcPr>
            <w:tcW w:w="9918" w:type="dxa"/>
            <w:shd w:val="clear" w:color="auto" w:fill="B8CCE4"/>
          </w:tcPr>
          <w:p w14:paraId="758A99A2" w14:textId="77777777" w:rsidR="0027478C" w:rsidRPr="00D46E05" w:rsidRDefault="0027478C" w:rsidP="00477A29">
            <w:pPr>
              <w:pStyle w:val="Heading1"/>
              <w:tabs>
                <w:tab w:val="left" w:pos="537"/>
                <w:tab w:val="left" w:pos="1126"/>
              </w:tabs>
              <w:spacing w:before="120"/>
              <w:ind w:left="113" w:hanging="113"/>
              <w:jc w:val="center"/>
              <w:rPr>
                <w:rFonts w:asciiTheme="minorHAnsi" w:hAnsiTheme="minorHAnsi" w:cstheme="minorHAnsi"/>
                <w:sz w:val="22"/>
                <w:szCs w:val="22"/>
              </w:rPr>
            </w:pPr>
            <w:r w:rsidRPr="00D46E05">
              <w:rPr>
                <w:rFonts w:asciiTheme="minorHAnsi" w:hAnsiTheme="minorHAnsi" w:cstheme="minorHAnsi"/>
                <w:sz w:val="22"/>
                <w:szCs w:val="22"/>
              </w:rPr>
              <w:t>Human Research Ethics Committee</w:t>
            </w:r>
          </w:p>
          <w:p w14:paraId="6134D3E3" w14:textId="77777777" w:rsidR="0027478C" w:rsidRPr="00D46E05" w:rsidRDefault="0027478C" w:rsidP="0002503C">
            <w:pPr>
              <w:jc w:val="center"/>
              <w:rPr>
                <w:rFonts w:asciiTheme="minorHAnsi" w:hAnsiTheme="minorHAnsi" w:cstheme="minorHAnsi"/>
                <w:sz w:val="22"/>
                <w:szCs w:val="22"/>
              </w:rPr>
            </w:pPr>
            <w:r w:rsidRPr="00D46E05">
              <w:rPr>
                <w:rFonts w:asciiTheme="minorHAnsi" w:hAnsiTheme="minorHAnsi" w:cstheme="minorHAnsi"/>
                <w:sz w:val="22"/>
                <w:szCs w:val="22"/>
              </w:rPr>
              <w:t>Ethics Approval for Research Involving Humans</w:t>
            </w:r>
          </w:p>
          <w:p w14:paraId="42B184DB" w14:textId="77777777" w:rsidR="0027478C" w:rsidRPr="00D46E05" w:rsidRDefault="0027478C" w:rsidP="0002503C">
            <w:pPr>
              <w:pStyle w:val="Heading3"/>
              <w:tabs>
                <w:tab w:val="left" w:pos="550"/>
                <w:tab w:val="left" w:pos="1080"/>
                <w:tab w:val="left" w:pos="1702"/>
                <w:tab w:val="left" w:pos="2225"/>
              </w:tabs>
              <w:spacing w:before="120"/>
              <w:ind w:left="227" w:hanging="227"/>
              <w:jc w:val="center"/>
              <w:rPr>
                <w:rFonts w:asciiTheme="minorHAnsi" w:hAnsiTheme="minorHAnsi" w:cstheme="minorHAnsi"/>
                <w:b w:val="0"/>
                <w:color w:val="000000"/>
                <w:sz w:val="22"/>
                <w:szCs w:val="22"/>
              </w:rPr>
            </w:pPr>
            <w:r w:rsidRPr="00D46E05">
              <w:rPr>
                <w:rFonts w:asciiTheme="minorHAnsi" w:hAnsiTheme="minorHAnsi" w:cstheme="minorHAnsi"/>
                <w:sz w:val="22"/>
                <w:szCs w:val="22"/>
              </w:rPr>
              <w:t>APPLICATION</w:t>
            </w:r>
            <w:r w:rsidR="006C32B6" w:rsidRPr="00D46E05">
              <w:rPr>
                <w:rFonts w:asciiTheme="minorHAnsi" w:hAnsiTheme="minorHAnsi" w:cstheme="minorHAnsi"/>
                <w:sz w:val="22"/>
                <w:szCs w:val="22"/>
              </w:rPr>
              <w:t xml:space="preserve"> FORM</w:t>
            </w:r>
            <w:r w:rsidR="000F1F6F" w:rsidRPr="00D46E05">
              <w:rPr>
                <w:rFonts w:asciiTheme="minorHAnsi" w:hAnsiTheme="minorHAnsi" w:cstheme="minorHAnsi"/>
                <w:sz w:val="22"/>
                <w:szCs w:val="22"/>
              </w:rPr>
              <w:t xml:space="preserve"> </w:t>
            </w:r>
            <w:r w:rsidRPr="00D46E05">
              <w:rPr>
                <w:rFonts w:asciiTheme="minorHAnsi" w:hAnsiTheme="minorHAnsi" w:cstheme="minorHAnsi"/>
                <w:sz w:val="22"/>
                <w:szCs w:val="22"/>
              </w:rPr>
              <w:t>- EXPEDITED REVIEW</w:t>
            </w:r>
          </w:p>
        </w:tc>
      </w:tr>
    </w:tbl>
    <w:p w14:paraId="282C51C6" w14:textId="77777777" w:rsidR="00320ED2" w:rsidRPr="00D46E05" w:rsidRDefault="00320ED2" w:rsidP="00320ED2">
      <w:pPr>
        <w:pStyle w:val="BlockText"/>
        <w:ind w:left="113" w:right="113"/>
        <w:jc w:val="both"/>
        <w:rPr>
          <w:rFonts w:asciiTheme="minorHAnsi" w:hAnsiTheme="minorHAnsi" w:cstheme="minorHAnsi"/>
          <w:b w:val="0"/>
          <w:bCs w:val="0"/>
          <w:color w:val="000000"/>
          <w:sz w:val="22"/>
          <w:szCs w:val="22"/>
          <w:lang w:val="en-AU"/>
        </w:rPr>
      </w:pPr>
    </w:p>
    <w:p w14:paraId="4749E4E8" w14:textId="77777777" w:rsidR="00320ED2" w:rsidRPr="00D46E05" w:rsidRDefault="00320ED2" w:rsidP="00320ED2">
      <w:pPr>
        <w:pStyle w:val="BlockText"/>
        <w:ind w:left="0" w:right="113"/>
        <w:jc w:val="both"/>
        <w:rPr>
          <w:rFonts w:asciiTheme="minorHAnsi" w:hAnsiTheme="minorHAnsi" w:cstheme="minorHAnsi"/>
          <w:bCs w:val="0"/>
          <w:vanish/>
          <w:color w:val="FF0000"/>
          <w:sz w:val="22"/>
          <w:szCs w:val="22"/>
          <w:lang w:val="en-AU"/>
        </w:rPr>
      </w:pPr>
      <w:r w:rsidRPr="00D46E05">
        <w:rPr>
          <w:rFonts w:asciiTheme="minorHAnsi" w:hAnsiTheme="minorHAnsi" w:cstheme="minorHAnsi"/>
          <w:bCs w:val="0"/>
          <w:vanish/>
          <w:color w:val="FF0000"/>
          <w:sz w:val="22"/>
          <w:szCs w:val="22"/>
          <w:lang w:val="en-AU"/>
        </w:rPr>
        <w:t xml:space="preserve">Throughout the application </w:t>
      </w:r>
      <w:hyperlink r:id="rId13" w:history="1">
        <w:r w:rsidRPr="00D46E05">
          <w:rPr>
            <w:rStyle w:val="Hyperlink"/>
            <w:rFonts w:asciiTheme="minorHAnsi" w:hAnsiTheme="minorHAnsi" w:cstheme="minorHAnsi"/>
            <w:bCs w:val="0"/>
            <w:vanish/>
            <w:sz w:val="22"/>
            <w:szCs w:val="22"/>
            <w:u w:val="none"/>
            <w:lang w:val="en-AU"/>
          </w:rPr>
          <w:t>N</w:t>
        </w:r>
        <w:r w:rsidR="001C552A" w:rsidRPr="00D46E05">
          <w:rPr>
            <w:rStyle w:val="Hyperlink"/>
            <w:rFonts w:asciiTheme="minorHAnsi" w:hAnsiTheme="minorHAnsi" w:cstheme="minorHAnsi"/>
            <w:bCs w:val="0"/>
            <w:vanish/>
            <w:sz w:val="22"/>
            <w:szCs w:val="22"/>
            <w:u w:val="none"/>
            <w:lang w:val="en-AU"/>
          </w:rPr>
          <w:t xml:space="preserve">ational </w:t>
        </w:r>
        <w:r w:rsidRPr="00D46E05">
          <w:rPr>
            <w:rStyle w:val="Hyperlink"/>
            <w:rFonts w:asciiTheme="minorHAnsi" w:hAnsiTheme="minorHAnsi" w:cstheme="minorHAnsi"/>
            <w:bCs w:val="0"/>
            <w:vanish/>
            <w:sz w:val="22"/>
            <w:szCs w:val="22"/>
            <w:u w:val="none"/>
            <w:lang w:val="en-AU"/>
          </w:rPr>
          <w:t>S</w:t>
        </w:r>
      </w:hyperlink>
      <w:r w:rsidR="001C552A" w:rsidRPr="00D46E05">
        <w:rPr>
          <w:rFonts w:asciiTheme="minorHAnsi" w:hAnsiTheme="minorHAnsi" w:cstheme="minorHAnsi"/>
          <w:bCs w:val="0"/>
          <w:vanish/>
          <w:color w:val="0000FF"/>
          <w:sz w:val="22"/>
          <w:szCs w:val="22"/>
          <w:lang w:val="en-AU"/>
        </w:rPr>
        <w:t>tatement (NS)</w:t>
      </w:r>
      <w:r w:rsidRPr="00D46E05">
        <w:rPr>
          <w:rFonts w:asciiTheme="minorHAnsi" w:hAnsiTheme="minorHAnsi" w:cstheme="minorHAnsi"/>
          <w:bCs w:val="0"/>
          <w:vanish/>
          <w:color w:val="FF0000"/>
          <w:sz w:val="22"/>
          <w:szCs w:val="22"/>
          <w:lang w:val="en-AU"/>
        </w:rPr>
        <w:t xml:space="preserve"> </w:t>
      </w:r>
      <w:r w:rsidR="00534BD7" w:rsidRPr="00D46E05">
        <w:rPr>
          <w:rFonts w:asciiTheme="minorHAnsi" w:hAnsiTheme="minorHAnsi" w:cstheme="minorHAnsi"/>
          <w:bCs w:val="0"/>
          <w:vanish/>
          <w:color w:val="FF0000"/>
          <w:sz w:val="22"/>
          <w:szCs w:val="22"/>
          <w:lang w:val="en-AU"/>
        </w:rPr>
        <w:t>hyperlinks refer</w:t>
      </w:r>
      <w:r w:rsidRPr="00D46E05">
        <w:rPr>
          <w:rFonts w:asciiTheme="minorHAnsi" w:hAnsiTheme="minorHAnsi" w:cstheme="minorHAnsi"/>
          <w:bCs w:val="0"/>
          <w:vanish/>
          <w:color w:val="FF0000"/>
          <w:sz w:val="22"/>
          <w:szCs w:val="22"/>
          <w:lang w:val="en-AU"/>
        </w:rPr>
        <w:t xml:space="preserve"> to </w:t>
      </w:r>
      <w:r w:rsidR="00534BD7" w:rsidRPr="00D46E05">
        <w:rPr>
          <w:rFonts w:asciiTheme="minorHAnsi" w:hAnsiTheme="minorHAnsi" w:cstheme="minorHAnsi"/>
          <w:bCs w:val="0"/>
          <w:vanish/>
          <w:color w:val="FF0000"/>
          <w:sz w:val="22"/>
          <w:szCs w:val="22"/>
          <w:lang w:val="en-AU"/>
        </w:rPr>
        <w:t xml:space="preserve">relevant sections of </w:t>
      </w:r>
      <w:r w:rsidRPr="00D46E05">
        <w:rPr>
          <w:rFonts w:asciiTheme="minorHAnsi" w:hAnsiTheme="minorHAnsi" w:cstheme="minorHAnsi"/>
          <w:bCs w:val="0"/>
          <w:vanish/>
          <w:color w:val="FF0000"/>
          <w:sz w:val="22"/>
          <w:szCs w:val="22"/>
          <w:lang w:val="en-AU"/>
        </w:rPr>
        <w:t xml:space="preserve">the </w:t>
      </w:r>
      <w:r w:rsidRPr="00D46E05">
        <w:rPr>
          <w:rFonts w:asciiTheme="minorHAnsi" w:hAnsiTheme="minorHAnsi" w:cstheme="minorHAnsi"/>
          <w:bCs w:val="0"/>
          <w:i/>
          <w:vanish/>
          <w:color w:val="FF0000"/>
          <w:sz w:val="22"/>
          <w:szCs w:val="22"/>
          <w:lang w:val="en-AU"/>
        </w:rPr>
        <w:t>National Statement on Ethical Conduct in Human Research, 20</w:t>
      </w:r>
      <w:r w:rsidR="00DB688C" w:rsidRPr="00D46E05">
        <w:rPr>
          <w:rFonts w:asciiTheme="minorHAnsi" w:hAnsiTheme="minorHAnsi" w:cstheme="minorHAnsi"/>
          <w:bCs w:val="0"/>
          <w:i/>
          <w:vanish/>
          <w:color w:val="FF0000"/>
          <w:sz w:val="22"/>
          <w:szCs w:val="22"/>
          <w:lang w:val="en-AU"/>
        </w:rPr>
        <w:t>15</w:t>
      </w:r>
      <w:r w:rsidRPr="00D46E05">
        <w:rPr>
          <w:rFonts w:asciiTheme="minorHAnsi" w:hAnsiTheme="minorHAnsi" w:cstheme="minorHAnsi"/>
          <w:bCs w:val="0"/>
          <w:vanish/>
          <w:color w:val="FF0000"/>
          <w:sz w:val="22"/>
          <w:szCs w:val="22"/>
          <w:lang w:val="en-AU"/>
        </w:rPr>
        <w:t>.</w:t>
      </w:r>
    </w:p>
    <w:p w14:paraId="78DF7929" w14:textId="77777777" w:rsidR="008509CB" w:rsidRPr="00D46E05" w:rsidRDefault="008509CB">
      <w:pPr>
        <w:pStyle w:val="BlockText"/>
        <w:ind w:left="113" w:right="113"/>
        <w:jc w:val="both"/>
        <w:rPr>
          <w:rFonts w:asciiTheme="minorHAnsi" w:hAnsiTheme="minorHAnsi" w:cstheme="minorHAnsi"/>
          <w:bCs w:val="0"/>
          <w:color w:val="000000"/>
          <w:sz w:val="22"/>
          <w:szCs w:val="22"/>
          <w:lang w:val="en-AU"/>
        </w:rPr>
      </w:pPr>
    </w:p>
    <w:p w14:paraId="303814C7" w14:textId="77777777" w:rsidR="00682CD3" w:rsidRPr="00D46E05" w:rsidRDefault="00682CD3" w:rsidP="00682CD3">
      <w:pPr>
        <w:pStyle w:val="Heading4"/>
        <w:rPr>
          <w:rFonts w:asciiTheme="minorHAnsi" w:hAnsiTheme="minorHAnsi" w:cstheme="minorHAnsi"/>
          <w:b w:val="0"/>
          <w:sz w:val="22"/>
          <w:szCs w:val="22"/>
        </w:rPr>
      </w:pPr>
      <w:bookmarkStart w:id="0" w:name="_PART_A_–"/>
      <w:bookmarkEnd w:id="0"/>
      <w:r w:rsidRPr="00D46E05">
        <w:rPr>
          <w:rFonts w:asciiTheme="minorHAnsi" w:hAnsiTheme="minorHAnsi" w:cstheme="minorHAnsi"/>
          <w:sz w:val="22"/>
          <w:szCs w:val="22"/>
        </w:rPr>
        <w:t>PART A –</w:t>
      </w:r>
      <w:r w:rsidR="00796644" w:rsidRPr="00D46E05">
        <w:rPr>
          <w:rFonts w:asciiTheme="minorHAnsi" w:hAnsiTheme="minorHAnsi" w:cstheme="minorHAnsi"/>
          <w:sz w:val="22"/>
          <w:szCs w:val="22"/>
        </w:rPr>
        <w:t xml:space="preserve"> </w:t>
      </w:r>
      <w:r w:rsidR="0042389C" w:rsidRPr="00D46E05">
        <w:rPr>
          <w:rFonts w:asciiTheme="minorHAnsi" w:hAnsiTheme="minorHAnsi" w:cstheme="minorHAnsi"/>
          <w:sz w:val="22"/>
          <w:szCs w:val="22"/>
        </w:rPr>
        <w:t>ELIGIBILITY</w:t>
      </w:r>
      <w:r w:rsidRPr="00D46E05">
        <w:rPr>
          <w:rFonts w:asciiTheme="minorHAnsi" w:hAnsiTheme="minorHAnsi" w:cstheme="minorHAnsi"/>
          <w:sz w:val="22"/>
          <w:szCs w:val="22"/>
        </w:rPr>
        <w:t xml:space="preserve"> FOR EXPEDITED </w:t>
      </w:r>
      <w:r w:rsidR="0076535C" w:rsidRPr="00D46E05">
        <w:rPr>
          <w:rFonts w:asciiTheme="minorHAnsi" w:hAnsiTheme="minorHAnsi" w:cstheme="minorHAnsi"/>
          <w:sz w:val="22"/>
          <w:szCs w:val="22"/>
        </w:rPr>
        <w:t xml:space="preserve">ETHICAL </w:t>
      </w:r>
      <w:r w:rsidRPr="00D46E05">
        <w:rPr>
          <w:rFonts w:asciiTheme="minorHAnsi" w:hAnsiTheme="minorHAnsi" w:cstheme="minorHAnsi"/>
          <w:sz w:val="22"/>
          <w:szCs w:val="22"/>
        </w:rPr>
        <w:t xml:space="preserve">REVIEW </w:t>
      </w:r>
    </w:p>
    <w:p w14:paraId="7281EBEF" w14:textId="77777777" w:rsidR="00DB688C" w:rsidRPr="00D46E05" w:rsidRDefault="00DB688C">
      <w:pPr>
        <w:pStyle w:val="BlockText"/>
        <w:ind w:left="113" w:right="113"/>
        <w:jc w:val="both"/>
        <w:rPr>
          <w:rFonts w:asciiTheme="minorHAnsi" w:hAnsiTheme="minorHAnsi" w:cstheme="minorHAnsi"/>
          <w:bCs w:val="0"/>
          <w:color w:val="000000"/>
          <w:sz w:val="22"/>
          <w:szCs w:val="22"/>
          <w:lang w:val="en-AU"/>
        </w:rPr>
      </w:pPr>
    </w:p>
    <w:p w14:paraId="7D452143" w14:textId="77777777" w:rsidR="00682CD3" w:rsidRPr="00D46E05" w:rsidRDefault="00682CD3">
      <w:pPr>
        <w:pStyle w:val="BlockText"/>
        <w:ind w:left="113" w:right="113"/>
        <w:jc w:val="both"/>
        <w:rPr>
          <w:rFonts w:asciiTheme="minorHAnsi" w:hAnsiTheme="minorHAnsi" w:cstheme="minorHAnsi"/>
          <w:bCs w:val="0"/>
          <w:color w:val="000000"/>
          <w:sz w:val="22"/>
          <w:szCs w:val="22"/>
          <w:lang w:val="en-AU"/>
        </w:rPr>
      </w:pPr>
      <w:r w:rsidRPr="00D46E05">
        <w:rPr>
          <w:rFonts w:asciiTheme="minorHAnsi" w:hAnsiTheme="minorHAnsi" w:cstheme="minorHAnsi"/>
          <w:bCs w:val="0"/>
          <w:color w:val="000000"/>
          <w:sz w:val="22"/>
          <w:szCs w:val="22"/>
          <w:lang w:val="en-AU"/>
        </w:rPr>
        <w:t xml:space="preserve">Does </w:t>
      </w:r>
      <w:r w:rsidR="003B1260" w:rsidRPr="00D46E05">
        <w:rPr>
          <w:rFonts w:asciiTheme="minorHAnsi" w:hAnsiTheme="minorHAnsi" w:cstheme="minorHAnsi"/>
          <w:bCs w:val="0"/>
          <w:color w:val="000000"/>
          <w:sz w:val="22"/>
          <w:szCs w:val="22"/>
          <w:lang w:val="en-AU"/>
        </w:rPr>
        <w:t>your resear</w:t>
      </w:r>
      <w:r w:rsidR="000D0E09" w:rsidRPr="00D46E05">
        <w:rPr>
          <w:rFonts w:asciiTheme="minorHAnsi" w:hAnsiTheme="minorHAnsi" w:cstheme="minorHAnsi"/>
          <w:bCs w:val="0"/>
          <w:color w:val="000000"/>
          <w:sz w:val="22"/>
          <w:szCs w:val="22"/>
          <w:lang w:val="en-AU"/>
        </w:rPr>
        <w:t>ch involve?</w:t>
      </w:r>
    </w:p>
    <w:p w14:paraId="601A07B1" w14:textId="77777777" w:rsidR="00E000DF" w:rsidRPr="00D46E05" w:rsidRDefault="008E1A79" w:rsidP="00987842">
      <w:pPr>
        <w:pStyle w:val="BlockText"/>
        <w:ind w:left="113" w:right="113"/>
        <w:jc w:val="right"/>
        <w:rPr>
          <w:rFonts w:asciiTheme="minorHAnsi" w:hAnsiTheme="minorHAnsi" w:cstheme="minorHAnsi"/>
          <w:bCs w:val="0"/>
          <w:i/>
          <w:color w:val="000000"/>
          <w:sz w:val="22"/>
          <w:szCs w:val="22"/>
          <w:lang w:val="en-AU"/>
        </w:rPr>
      </w:pPr>
      <w:r w:rsidRPr="00D46E05">
        <w:rPr>
          <w:rFonts w:asciiTheme="minorHAnsi" w:hAnsiTheme="minorHAnsi" w:cstheme="minorHAnsi"/>
          <w:bCs w:val="0"/>
          <w:i/>
          <w:color w:val="000000"/>
          <w:sz w:val="22"/>
          <w:szCs w:val="22"/>
          <w:lang w:val="en-AU"/>
        </w:rPr>
        <w:t>(insert X in box)</w:t>
      </w:r>
    </w:p>
    <w:tbl>
      <w:tblPr>
        <w:tblW w:w="9664"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99"/>
        <w:tblLayout w:type="fixed"/>
        <w:tblLook w:val="0000" w:firstRow="0" w:lastRow="0" w:firstColumn="0" w:lastColumn="0" w:noHBand="0" w:noVBand="0"/>
      </w:tblPr>
      <w:tblGrid>
        <w:gridCol w:w="709"/>
        <w:gridCol w:w="6520"/>
        <w:gridCol w:w="284"/>
        <w:gridCol w:w="668"/>
        <w:gridCol w:w="360"/>
        <w:gridCol w:w="245"/>
        <w:gridCol w:w="518"/>
        <w:gridCol w:w="360"/>
      </w:tblGrid>
      <w:tr w:rsidR="00186521" w:rsidRPr="00D46E05" w14:paraId="5D9C0A4B" w14:textId="77777777" w:rsidTr="00386A97">
        <w:trPr>
          <w:cantSplit/>
          <w:trHeight w:val="340"/>
        </w:trPr>
        <w:tc>
          <w:tcPr>
            <w:tcW w:w="709" w:type="dxa"/>
            <w:shd w:val="clear" w:color="auto" w:fill="CCC0D9"/>
            <w:vAlign w:val="center"/>
          </w:tcPr>
          <w:p w14:paraId="61A5F0FC" w14:textId="77777777" w:rsidR="00186521" w:rsidRPr="00D46E05" w:rsidRDefault="00186521" w:rsidP="00186521">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A1</w:t>
            </w:r>
          </w:p>
        </w:tc>
        <w:tc>
          <w:tcPr>
            <w:tcW w:w="6520" w:type="dxa"/>
            <w:shd w:val="clear" w:color="auto" w:fill="CCC0D9"/>
            <w:vAlign w:val="center"/>
          </w:tcPr>
          <w:p w14:paraId="361ACBAA" w14:textId="77777777" w:rsidR="00186521" w:rsidRPr="00D46E05" w:rsidRDefault="00186521" w:rsidP="00186521">
            <w:pPr>
              <w:rPr>
                <w:rFonts w:asciiTheme="minorHAnsi" w:hAnsiTheme="minorHAnsi" w:cstheme="minorHAnsi"/>
                <w:sz w:val="22"/>
                <w:szCs w:val="22"/>
              </w:rPr>
            </w:pPr>
            <w:r w:rsidRPr="00D46E05">
              <w:rPr>
                <w:rFonts w:asciiTheme="minorHAnsi" w:hAnsiTheme="minorHAnsi" w:cstheme="minorHAnsi"/>
                <w:sz w:val="22"/>
                <w:szCs w:val="22"/>
              </w:rPr>
              <w:t xml:space="preserve">Exposure of participants to ionising radiation  </w:t>
            </w:r>
          </w:p>
        </w:tc>
        <w:tc>
          <w:tcPr>
            <w:tcW w:w="284" w:type="dxa"/>
            <w:tcBorders>
              <w:top w:val="nil"/>
              <w:bottom w:val="nil"/>
            </w:tcBorders>
            <w:shd w:val="clear" w:color="auto" w:fill="auto"/>
          </w:tcPr>
          <w:p w14:paraId="3D04039D" w14:textId="77777777" w:rsidR="00186521" w:rsidRPr="00D46E05" w:rsidRDefault="00186521" w:rsidP="0018652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668" w:type="dxa"/>
            <w:shd w:val="clear" w:color="auto" w:fill="CCC0D9"/>
            <w:vAlign w:val="center"/>
          </w:tcPr>
          <w:p w14:paraId="5E0B631E" w14:textId="77777777" w:rsidR="00186521" w:rsidRPr="00D46E05" w:rsidRDefault="00186521" w:rsidP="0018652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tc>
        <w:tc>
          <w:tcPr>
            <w:tcW w:w="360" w:type="dxa"/>
            <w:shd w:val="clear" w:color="auto" w:fill="CCC0D9"/>
            <w:vAlign w:val="center"/>
          </w:tcPr>
          <w:p w14:paraId="75E661DE" w14:textId="77777777" w:rsidR="00186521" w:rsidRPr="00D46E05" w:rsidRDefault="00186521" w:rsidP="0018652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245" w:type="dxa"/>
            <w:tcBorders>
              <w:top w:val="nil"/>
              <w:bottom w:val="nil"/>
            </w:tcBorders>
            <w:shd w:val="clear" w:color="auto" w:fill="auto"/>
            <w:vAlign w:val="center"/>
          </w:tcPr>
          <w:p w14:paraId="2245780A" w14:textId="77777777" w:rsidR="00186521" w:rsidRPr="00D46E05" w:rsidRDefault="00186521" w:rsidP="0018652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518" w:type="dxa"/>
            <w:shd w:val="clear" w:color="auto" w:fill="CCC0D9"/>
            <w:vAlign w:val="center"/>
          </w:tcPr>
          <w:p w14:paraId="5E1ACACF" w14:textId="77777777" w:rsidR="00186521" w:rsidRPr="00D46E05" w:rsidRDefault="00186521" w:rsidP="0018652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tc>
        <w:tc>
          <w:tcPr>
            <w:tcW w:w="360" w:type="dxa"/>
            <w:shd w:val="clear" w:color="auto" w:fill="CCC0D9"/>
            <w:vAlign w:val="center"/>
          </w:tcPr>
          <w:p w14:paraId="44E3435C" w14:textId="4239D0BD" w:rsidR="00186521" w:rsidRPr="00D46E05" w:rsidRDefault="007A16ED" w:rsidP="0018652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Pr>
                <w:rFonts w:asciiTheme="minorHAnsi" w:hAnsiTheme="minorHAnsi" w:cstheme="minorHAnsi"/>
                <w:spacing w:val="-2"/>
                <w:sz w:val="22"/>
                <w:szCs w:val="22"/>
              </w:rPr>
              <w:t>X</w:t>
            </w:r>
          </w:p>
        </w:tc>
      </w:tr>
    </w:tbl>
    <w:p w14:paraId="4643D256" w14:textId="77777777" w:rsidR="00186521" w:rsidRPr="00D46E05" w:rsidRDefault="00186521" w:rsidP="00186521">
      <w:pPr>
        <w:pStyle w:val="1AutoList7"/>
        <w:ind w:left="113" w:right="113"/>
        <w:rPr>
          <w:rFonts w:asciiTheme="minorHAnsi" w:hAnsiTheme="minorHAnsi" w:cstheme="minorHAnsi"/>
          <w:bCs/>
          <w:color w:val="000000"/>
          <w:sz w:val="22"/>
          <w:szCs w:val="22"/>
        </w:rPr>
      </w:pPr>
    </w:p>
    <w:tbl>
      <w:tblPr>
        <w:tblW w:w="9664"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99"/>
        <w:tblLayout w:type="fixed"/>
        <w:tblLook w:val="0000" w:firstRow="0" w:lastRow="0" w:firstColumn="0" w:lastColumn="0" w:noHBand="0" w:noVBand="0"/>
      </w:tblPr>
      <w:tblGrid>
        <w:gridCol w:w="709"/>
        <w:gridCol w:w="6520"/>
        <w:gridCol w:w="284"/>
        <w:gridCol w:w="668"/>
        <w:gridCol w:w="360"/>
        <w:gridCol w:w="245"/>
        <w:gridCol w:w="518"/>
        <w:gridCol w:w="360"/>
      </w:tblGrid>
      <w:tr w:rsidR="00186521" w:rsidRPr="00D46E05" w14:paraId="11DEF0A2" w14:textId="77777777" w:rsidTr="00DB2173">
        <w:trPr>
          <w:cantSplit/>
          <w:trHeight w:val="340"/>
        </w:trPr>
        <w:tc>
          <w:tcPr>
            <w:tcW w:w="709" w:type="dxa"/>
            <w:shd w:val="clear" w:color="auto" w:fill="C6D9F1"/>
            <w:vAlign w:val="center"/>
          </w:tcPr>
          <w:p w14:paraId="32E90715" w14:textId="77777777" w:rsidR="00186521" w:rsidRPr="00D46E05" w:rsidRDefault="00186521" w:rsidP="00186521">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A2</w:t>
            </w:r>
          </w:p>
        </w:tc>
        <w:tc>
          <w:tcPr>
            <w:tcW w:w="6520" w:type="dxa"/>
            <w:shd w:val="clear" w:color="auto" w:fill="C6D9F1"/>
            <w:vAlign w:val="center"/>
          </w:tcPr>
          <w:p w14:paraId="30C1824D" w14:textId="77777777" w:rsidR="00186521" w:rsidRPr="00D46E05" w:rsidRDefault="00186521" w:rsidP="00186521">
            <w:pPr>
              <w:rPr>
                <w:rFonts w:asciiTheme="minorHAnsi" w:hAnsiTheme="minorHAnsi" w:cstheme="minorHAnsi"/>
                <w:sz w:val="22"/>
                <w:szCs w:val="22"/>
              </w:rPr>
            </w:pPr>
            <w:r w:rsidRPr="00D46E05">
              <w:rPr>
                <w:rFonts w:asciiTheme="minorHAnsi" w:hAnsiTheme="minorHAnsi" w:cstheme="minorHAnsi"/>
                <w:sz w:val="22"/>
                <w:szCs w:val="22"/>
              </w:rPr>
              <w:t xml:space="preserve">Accessing personally identifiable information or records without specific consent from the individuals to whom the information or records relate </w:t>
            </w:r>
          </w:p>
        </w:tc>
        <w:tc>
          <w:tcPr>
            <w:tcW w:w="284" w:type="dxa"/>
            <w:tcBorders>
              <w:top w:val="nil"/>
              <w:bottom w:val="nil"/>
            </w:tcBorders>
            <w:shd w:val="clear" w:color="auto" w:fill="auto"/>
          </w:tcPr>
          <w:p w14:paraId="0AB09D5E" w14:textId="77777777" w:rsidR="00186521" w:rsidRPr="00D46E05" w:rsidRDefault="00186521" w:rsidP="0018652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668" w:type="dxa"/>
            <w:shd w:val="clear" w:color="auto" w:fill="C6D9F1"/>
            <w:vAlign w:val="center"/>
          </w:tcPr>
          <w:p w14:paraId="3491C703" w14:textId="77777777" w:rsidR="00186521" w:rsidRPr="00D46E05" w:rsidRDefault="00186521" w:rsidP="0018652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tc>
        <w:tc>
          <w:tcPr>
            <w:tcW w:w="360" w:type="dxa"/>
            <w:shd w:val="clear" w:color="auto" w:fill="C6D9F1"/>
            <w:vAlign w:val="center"/>
          </w:tcPr>
          <w:p w14:paraId="578C89D7" w14:textId="77777777" w:rsidR="00186521" w:rsidRPr="00D46E05" w:rsidRDefault="00186521" w:rsidP="0018652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245" w:type="dxa"/>
            <w:tcBorders>
              <w:top w:val="nil"/>
              <w:bottom w:val="nil"/>
            </w:tcBorders>
            <w:shd w:val="clear" w:color="auto" w:fill="auto"/>
            <w:vAlign w:val="center"/>
          </w:tcPr>
          <w:p w14:paraId="4590EF72" w14:textId="77777777" w:rsidR="00186521" w:rsidRPr="00D46E05" w:rsidRDefault="00186521" w:rsidP="0018652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518" w:type="dxa"/>
            <w:shd w:val="clear" w:color="auto" w:fill="C6D9F1"/>
            <w:vAlign w:val="center"/>
          </w:tcPr>
          <w:p w14:paraId="643EC94B" w14:textId="77777777" w:rsidR="00186521" w:rsidRPr="00D46E05" w:rsidRDefault="00186521" w:rsidP="0018652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tc>
        <w:tc>
          <w:tcPr>
            <w:tcW w:w="360" w:type="dxa"/>
            <w:shd w:val="clear" w:color="auto" w:fill="C6D9F1"/>
            <w:vAlign w:val="center"/>
          </w:tcPr>
          <w:p w14:paraId="57BD3D21" w14:textId="3F09A8B8" w:rsidR="00186521" w:rsidRPr="00D46E05" w:rsidRDefault="007A16ED" w:rsidP="0018652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Pr>
                <w:rFonts w:asciiTheme="minorHAnsi" w:hAnsiTheme="minorHAnsi" w:cstheme="minorHAnsi"/>
                <w:spacing w:val="-2"/>
                <w:sz w:val="22"/>
                <w:szCs w:val="22"/>
              </w:rPr>
              <w:t>X</w:t>
            </w:r>
          </w:p>
        </w:tc>
      </w:tr>
    </w:tbl>
    <w:p w14:paraId="30C241EE" w14:textId="77777777" w:rsidR="00186521" w:rsidRPr="00D46E05" w:rsidRDefault="00186521" w:rsidP="00543F43">
      <w:pPr>
        <w:pStyle w:val="1AutoList7"/>
        <w:ind w:left="284" w:right="113" w:firstLine="0"/>
        <w:jc w:val="left"/>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Either in the course of identifying/selecting people for recruitment or during data collection.  Excludes material in the public domain</w:t>
      </w:r>
    </w:p>
    <w:p w14:paraId="27682174" w14:textId="77777777" w:rsidR="00186521" w:rsidRPr="00D46E05" w:rsidRDefault="00186521" w:rsidP="00186521">
      <w:pPr>
        <w:pStyle w:val="1AutoList7"/>
        <w:tabs>
          <w:tab w:val="left" w:pos="1440"/>
        </w:tabs>
        <w:ind w:left="1440" w:right="113" w:hanging="1440"/>
        <w:rPr>
          <w:rFonts w:asciiTheme="minorHAnsi" w:hAnsiTheme="minorHAnsi" w:cstheme="minorHAnsi"/>
          <w:bCs/>
          <w:color w:val="000000"/>
          <w:sz w:val="22"/>
          <w:szCs w:val="22"/>
        </w:rPr>
      </w:pPr>
    </w:p>
    <w:tbl>
      <w:tblPr>
        <w:tblW w:w="9664"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99"/>
        <w:tblLayout w:type="fixed"/>
        <w:tblLook w:val="0000" w:firstRow="0" w:lastRow="0" w:firstColumn="0" w:lastColumn="0" w:noHBand="0" w:noVBand="0"/>
      </w:tblPr>
      <w:tblGrid>
        <w:gridCol w:w="709"/>
        <w:gridCol w:w="6520"/>
        <w:gridCol w:w="284"/>
        <w:gridCol w:w="668"/>
        <w:gridCol w:w="360"/>
        <w:gridCol w:w="245"/>
        <w:gridCol w:w="518"/>
        <w:gridCol w:w="360"/>
      </w:tblGrid>
      <w:tr w:rsidR="00186521" w:rsidRPr="00D46E05" w14:paraId="1482E83A" w14:textId="77777777" w:rsidTr="00386A97">
        <w:trPr>
          <w:cantSplit/>
          <w:trHeight w:val="340"/>
        </w:trPr>
        <w:tc>
          <w:tcPr>
            <w:tcW w:w="709" w:type="dxa"/>
            <w:shd w:val="clear" w:color="auto" w:fill="CCC0D9"/>
            <w:vAlign w:val="center"/>
          </w:tcPr>
          <w:p w14:paraId="60D81862" w14:textId="77777777" w:rsidR="00186521" w:rsidRPr="00D46E05" w:rsidRDefault="00186521" w:rsidP="00186521">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A3</w:t>
            </w:r>
          </w:p>
        </w:tc>
        <w:tc>
          <w:tcPr>
            <w:tcW w:w="6520" w:type="dxa"/>
            <w:shd w:val="clear" w:color="auto" w:fill="CCC0D9"/>
            <w:vAlign w:val="center"/>
          </w:tcPr>
          <w:p w14:paraId="5D2C5F1C" w14:textId="77777777" w:rsidR="00186521" w:rsidRPr="00D46E05" w:rsidRDefault="00186521" w:rsidP="00186521">
            <w:pPr>
              <w:rPr>
                <w:rFonts w:asciiTheme="minorHAnsi" w:hAnsiTheme="minorHAnsi" w:cstheme="minorHAnsi"/>
                <w:sz w:val="22"/>
                <w:szCs w:val="22"/>
              </w:rPr>
            </w:pPr>
            <w:r w:rsidRPr="00D46E05">
              <w:rPr>
                <w:rFonts w:asciiTheme="minorHAnsi" w:hAnsiTheme="minorHAnsi" w:cstheme="minorHAnsi"/>
                <w:sz w:val="22"/>
                <w:szCs w:val="22"/>
              </w:rPr>
              <w:t xml:space="preserve">Use of drugs; alternative or complementary therapies or care; or surgical or other therapeutic or diagnostic procedures and devices </w:t>
            </w:r>
          </w:p>
        </w:tc>
        <w:tc>
          <w:tcPr>
            <w:tcW w:w="284" w:type="dxa"/>
            <w:tcBorders>
              <w:top w:val="nil"/>
              <w:bottom w:val="nil"/>
            </w:tcBorders>
            <w:shd w:val="clear" w:color="auto" w:fill="auto"/>
          </w:tcPr>
          <w:p w14:paraId="0A49AA83" w14:textId="77777777" w:rsidR="00186521" w:rsidRPr="00D46E05" w:rsidRDefault="00186521" w:rsidP="0018652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668" w:type="dxa"/>
            <w:shd w:val="clear" w:color="auto" w:fill="CCC0D9"/>
            <w:vAlign w:val="center"/>
          </w:tcPr>
          <w:p w14:paraId="471F284D" w14:textId="77777777" w:rsidR="00186521" w:rsidRPr="00D46E05" w:rsidRDefault="00186521" w:rsidP="0018652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tc>
        <w:tc>
          <w:tcPr>
            <w:tcW w:w="360" w:type="dxa"/>
            <w:shd w:val="clear" w:color="auto" w:fill="CCC0D9"/>
            <w:vAlign w:val="center"/>
          </w:tcPr>
          <w:p w14:paraId="1159DB1B" w14:textId="77777777" w:rsidR="00186521" w:rsidRPr="00D46E05" w:rsidRDefault="00186521" w:rsidP="0018652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245" w:type="dxa"/>
            <w:tcBorders>
              <w:top w:val="nil"/>
              <w:bottom w:val="nil"/>
            </w:tcBorders>
            <w:shd w:val="clear" w:color="auto" w:fill="auto"/>
            <w:vAlign w:val="center"/>
          </w:tcPr>
          <w:p w14:paraId="3F375913" w14:textId="77777777" w:rsidR="00186521" w:rsidRPr="00D46E05" w:rsidRDefault="00186521" w:rsidP="0018652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518" w:type="dxa"/>
            <w:shd w:val="clear" w:color="auto" w:fill="CCC0D9"/>
            <w:vAlign w:val="center"/>
          </w:tcPr>
          <w:p w14:paraId="49610591" w14:textId="77777777" w:rsidR="00186521" w:rsidRPr="00D46E05" w:rsidRDefault="00186521" w:rsidP="0018652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tc>
        <w:tc>
          <w:tcPr>
            <w:tcW w:w="360" w:type="dxa"/>
            <w:shd w:val="clear" w:color="auto" w:fill="CCC0D9"/>
            <w:vAlign w:val="center"/>
          </w:tcPr>
          <w:p w14:paraId="2A1F7973" w14:textId="709A6E50" w:rsidR="00186521" w:rsidRPr="00D46E05" w:rsidRDefault="007A16ED" w:rsidP="0018652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Pr>
                <w:rFonts w:asciiTheme="minorHAnsi" w:hAnsiTheme="minorHAnsi" w:cstheme="minorHAnsi"/>
                <w:spacing w:val="-2"/>
                <w:sz w:val="22"/>
                <w:szCs w:val="22"/>
              </w:rPr>
              <w:t>X</w:t>
            </w:r>
          </w:p>
        </w:tc>
      </w:tr>
    </w:tbl>
    <w:p w14:paraId="7D13BC6D" w14:textId="77777777" w:rsidR="00186521" w:rsidRPr="00D46E05" w:rsidRDefault="00186521" w:rsidP="00186521">
      <w:pPr>
        <w:pStyle w:val="1AutoList7"/>
        <w:ind w:left="1440" w:right="113" w:hanging="1440"/>
        <w:rPr>
          <w:rFonts w:asciiTheme="minorHAnsi" w:hAnsiTheme="minorHAnsi" w:cstheme="minorHAnsi"/>
          <w:bCs/>
          <w:color w:val="000000"/>
          <w:sz w:val="22"/>
          <w:szCs w:val="22"/>
        </w:rPr>
      </w:pPr>
    </w:p>
    <w:tbl>
      <w:tblPr>
        <w:tblW w:w="9664"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99"/>
        <w:tblLayout w:type="fixed"/>
        <w:tblLook w:val="0000" w:firstRow="0" w:lastRow="0" w:firstColumn="0" w:lastColumn="0" w:noHBand="0" w:noVBand="0"/>
      </w:tblPr>
      <w:tblGrid>
        <w:gridCol w:w="709"/>
        <w:gridCol w:w="6520"/>
        <w:gridCol w:w="284"/>
        <w:gridCol w:w="668"/>
        <w:gridCol w:w="360"/>
        <w:gridCol w:w="245"/>
        <w:gridCol w:w="518"/>
        <w:gridCol w:w="360"/>
      </w:tblGrid>
      <w:tr w:rsidR="00186521" w:rsidRPr="00D46E05" w14:paraId="1B4AC9FB" w14:textId="77777777" w:rsidTr="00DB2173">
        <w:trPr>
          <w:cantSplit/>
          <w:trHeight w:val="340"/>
        </w:trPr>
        <w:tc>
          <w:tcPr>
            <w:tcW w:w="709" w:type="dxa"/>
            <w:shd w:val="clear" w:color="auto" w:fill="C6D9F1"/>
            <w:vAlign w:val="center"/>
          </w:tcPr>
          <w:p w14:paraId="7930AD1C" w14:textId="77777777" w:rsidR="00186521" w:rsidRPr="00D46E05" w:rsidRDefault="00186521" w:rsidP="00186521">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A4</w:t>
            </w:r>
          </w:p>
        </w:tc>
        <w:tc>
          <w:tcPr>
            <w:tcW w:w="6520" w:type="dxa"/>
            <w:shd w:val="clear" w:color="auto" w:fill="C6D9F1"/>
            <w:vAlign w:val="center"/>
          </w:tcPr>
          <w:p w14:paraId="5B6E139D" w14:textId="77777777" w:rsidR="00186521" w:rsidRPr="00D46E05" w:rsidRDefault="00186521" w:rsidP="00186521">
            <w:pPr>
              <w:rPr>
                <w:rFonts w:asciiTheme="minorHAnsi" w:hAnsiTheme="minorHAnsi" w:cstheme="minorHAnsi"/>
                <w:sz w:val="22"/>
                <w:szCs w:val="22"/>
              </w:rPr>
            </w:pPr>
            <w:r w:rsidRPr="00D46E05">
              <w:rPr>
                <w:rFonts w:asciiTheme="minorHAnsi" w:hAnsiTheme="minorHAnsi" w:cstheme="minorHAnsi"/>
                <w:sz w:val="22"/>
                <w:szCs w:val="22"/>
              </w:rPr>
              <w:t xml:space="preserve">An innovation or intervention which is not standard practice in the study population  </w:t>
            </w:r>
            <w:hyperlink r:id="rId14" w:history="1"/>
          </w:p>
        </w:tc>
        <w:tc>
          <w:tcPr>
            <w:tcW w:w="284" w:type="dxa"/>
            <w:tcBorders>
              <w:top w:val="nil"/>
              <w:bottom w:val="nil"/>
            </w:tcBorders>
            <w:shd w:val="clear" w:color="auto" w:fill="auto"/>
          </w:tcPr>
          <w:p w14:paraId="28F36566" w14:textId="77777777" w:rsidR="00186521" w:rsidRPr="00D46E05" w:rsidRDefault="00186521" w:rsidP="0018652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668" w:type="dxa"/>
            <w:shd w:val="clear" w:color="auto" w:fill="C6D9F1"/>
            <w:vAlign w:val="center"/>
          </w:tcPr>
          <w:p w14:paraId="1C85BB18" w14:textId="77777777" w:rsidR="00186521" w:rsidRPr="00D46E05" w:rsidRDefault="00186521" w:rsidP="0018652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tc>
        <w:tc>
          <w:tcPr>
            <w:tcW w:w="360" w:type="dxa"/>
            <w:shd w:val="clear" w:color="auto" w:fill="C6D9F1"/>
            <w:vAlign w:val="center"/>
          </w:tcPr>
          <w:p w14:paraId="516754AB" w14:textId="77777777" w:rsidR="00186521" w:rsidRPr="00D46E05" w:rsidRDefault="00186521" w:rsidP="0018652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245" w:type="dxa"/>
            <w:tcBorders>
              <w:top w:val="nil"/>
              <w:bottom w:val="nil"/>
            </w:tcBorders>
            <w:shd w:val="clear" w:color="auto" w:fill="auto"/>
            <w:vAlign w:val="center"/>
          </w:tcPr>
          <w:p w14:paraId="042812DE" w14:textId="77777777" w:rsidR="00186521" w:rsidRPr="00D46E05" w:rsidRDefault="00186521" w:rsidP="0018652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518" w:type="dxa"/>
            <w:shd w:val="clear" w:color="auto" w:fill="C6D9F1"/>
            <w:vAlign w:val="center"/>
          </w:tcPr>
          <w:p w14:paraId="106893F6" w14:textId="77777777" w:rsidR="00186521" w:rsidRPr="00D46E05" w:rsidRDefault="00186521" w:rsidP="0018652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tc>
        <w:tc>
          <w:tcPr>
            <w:tcW w:w="360" w:type="dxa"/>
            <w:shd w:val="clear" w:color="auto" w:fill="C6D9F1"/>
            <w:vAlign w:val="center"/>
          </w:tcPr>
          <w:p w14:paraId="1700F885" w14:textId="6F86DA3C" w:rsidR="00186521" w:rsidRPr="00D46E05" w:rsidRDefault="007A16ED" w:rsidP="0018652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Pr>
                <w:rFonts w:asciiTheme="minorHAnsi" w:hAnsiTheme="minorHAnsi" w:cstheme="minorHAnsi"/>
                <w:spacing w:val="-2"/>
                <w:sz w:val="22"/>
                <w:szCs w:val="22"/>
              </w:rPr>
              <w:t>X</w:t>
            </w:r>
          </w:p>
        </w:tc>
      </w:tr>
    </w:tbl>
    <w:p w14:paraId="1F33567C" w14:textId="77777777" w:rsidR="001C552A" w:rsidRPr="00D46E05" w:rsidRDefault="001C552A" w:rsidP="00543F43">
      <w:pPr>
        <w:pStyle w:val="1AutoList7"/>
        <w:ind w:left="284" w:right="113" w:firstLine="0"/>
        <w:jc w:val="left"/>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 xml:space="preserve">This is the systematic testing of a novel technique or method which is different to established practice.  It normally involves a comparison between the new and the existing using research methods like randomisation to avoid or reduce bias.   For example, the trialling of new educational teaching and learning strategies outside those adopted by the governing educational authority, the testing of a new safety protocol aimed to reduce workplace injuries, or a comparison of new diagnostic or therapeutic methods against established techniques or best practice guidelines.  </w:t>
      </w:r>
      <w:r w:rsidRPr="00D46E05">
        <w:rPr>
          <w:rFonts w:asciiTheme="minorHAnsi" w:hAnsiTheme="minorHAnsi" w:cstheme="minorHAnsi"/>
          <w:vanish/>
          <w:color w:val="0000FF"/>
          <w:sz w:val="22"/>
          <w:szCs w:val="22"/>
          <w:lang w:val="en-US"/>
        </w:rPr>
        <w:t>The ethical issue is whether participants might be disadvantaged or harmed by the intervention as opposed to participants who are exposed to the established and accepted set of conditions.</w:t>
      </w:r>
    </w:p>
    <w:p w14:paraId="0F89A4A6" w14:textId="77777777" w:rsidR="00186521" w:rsidRPr="00D46E05" w:rsidRDefault="00186521" w:rsidP="00186521">
      <w:pPr>
        <w:pStyle w:val="BlockText"/>
        <w:ind w:left="113" w:right="113"/>
        <w:jc w:val="both"/>
        <w:rPr>
          <w:rFonts w:asciiTheme="minorHAnsi" w:hAnsiTheme="minorHAnsi" w:cstheme="minorHAnsi"/>
          <w:bCs w:val="0"/>
          <w:color w:val="000000"/>
          <w:sz w:val="22"/>
          <w:szCs w:val="22"/>
          <w:lang w:val="en-AU"/>
        </w:rPr>
      </w:pPr>
    </w:p>
    <w:tbl>
      <w:tblPr>
        <w:tblW w:w="9664"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99"/>
        <w:tblLayout w:type="fixed"/>
        <w:tblLook w:val="0000" w:firstRow="0" w:lastRow="0" w:firstColumn="0" w:lastColumn="0" w:noHBand="0" w:noVBand="0"/>
      </w:tblPr>
      <w:tblGrid>
        <w:gridCol w:w="709"/>
        <w:gridCol w:w="6520"/>
        <w:gridCol w:w="284"/>
        <w:gridCol w:w="668"/>
        <w:gridCol w:w="360"/>
        <w:gridCol w:w="245"/>
        <w:gridCol w:w="518"/>
        <w:gridCol w:w="360"/>
      </w:tblGrid>
      <w:tr w:rsidR="00186521" w:rsidRPr="00D46E05" w14:paraId="442E8297" w14:textId="77777777" w:rsidTr="00386A97">
        <w:trPr>
          <w:cantSplit/>
          <w:trHeight w:val="340"/>
        </w:trPr>
        <w:tc>
          <w:tcPr>
            <w:tcW w:w="709" w:type="dxa"/>
            <w:shd w:val="clear" w:color="auto" w:fill="CCC0D9"/>
            <w:vAlign w:val="center"/>
          </w:tcPr>
          <w:p w14:paraId="2E7E205D" w14:textId="77777777" w:rsidR="00186521" w:rsidRPr="00D46E05" w:rsidRDefault="00186521" w:rsidP="00186521">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A5</w:t>
            </w:r>
          </w:p>
        </w:tc>
        <w:tc>
          <w:tcPr>
            <w:tcW w:w="6520" w:type="dxa"/>
            <w:shd w:val="clear" w:color="auto" w:fill="CCC0D9"/>
            <w:vAlign w:val="center"/>
          </w:tcPr>
          <w:p w14:paraId="37AC6222" w14:textId="77777777" w:rsidR="00186521" w:rsidRPr="00D46E05" w:rsidRDefault="00186521" w:rsidP="00186521">
            <w:pPr>
              <w:rPr>
                <w:rFonts w:asciiTheme="minorHAnsi" w:hAnsiTheme="minorHAnsi" w:cstheme="minorHAnsi"/>
                <w:sz w:val="22"/>
                <w:szCs w:val="22"/>
              </w:rPr>
            </w:pPr>
            <w:r w:rsidRPr="00D46E05">
              <w:rPr>
                <w:rFonts w:asciiTheme="minorHAnsi" w:hAnsiTheme="minorHAnsi" w:cstheme="minorHAnsi"/>
                <w:sz w:val="22"/>
                <w:szCs w:val="22"/>
              </w:rPr>
              <w:t xml:space="preserve">Accessing human tissue samples without specific consent from the individuals from whom the tissue was collected (this </w:t>
            </w:r>
            <w:proofErr w:type="gramStart"/>
            <w:r w:rsidRPr="00D46E05">
              <w:rPr>
                <w:rFonts w:asciiTheme="minorHAnsi" w:hAnsiTheme="minorHAnsi" w:cstheme="minorHAnsi"/>
                <w:sz w:val="22"/>
                <w:szCs w:val="22"/>
              </w:rPr>
              <w:t>includes  cell</w:t>
            </w:r>
            <w:proofErr w:type="gramEnd"/>
            <w:r w:rsidRPr="00D46E05">
              <w:rPr>
                <w:rFonts w:asciiTheme="minorHAnsi" w:hAnsiTheme="minorHAnsi" w:cstheme="minorHAnsi"/>
                <w:sz w:val="22"/>
                <w:szCs w:val="22"/>
              </w:rPr>
              <w:t xml:space="preserve"> lines other than those acquired commercially)  </w:t>
            </w:r>
          </w:p>
        </w:tc>
        <w:tc>
          <w:tcPr>
            <w:tcW w:w="284" w:type="dxa"/>
            <w:tcBorders>
              <w:top w:val="nil"/>
              <w:bottom w:val="nil"/>
            </w:tcBorders>
            <w:shd w:val="clear" w:color="auto" w:fill="auto"/>
          </w:tcPr>
          <w:p w14:paraId="6B3D7DBA" w14:textId="77777777" w:rsidR="00186521" w:rsidRPr="00D46E05" w:rsidRDefault="00186521" w:rsidP="0018652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668" w:type="dxa"/>
            <w:shd w:val="clear" w:color="auto" w:fill="CCC0D9"/>
            <w:vAlign w:val="center"/>
          </w:tcPr>
          <w:p w14:paraId="310D3E6F" w14:textId="77777777" w:rsidR="00186521" w:rsidRPr="00D46E05" w:rsidRDefault="00186521" w:rsidP="0018652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tc>
        <w:tc>
          <w:tcPr>
            <w:tcW w:w="360" w:type="dxa"/>
            <w:shd w:val="clear" w:color="auto" w:fill="CCC0D9"/>
            <w:vAlign w:val="center"/>
          </w:tcPr>
          <w:p w14:paraId="6420F786" w14:textId="77777777" w:rsidR="00186521" w:rsidRPr="00D46E05" w:rsidRDefault="00186521" w:rsidP="0018652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245" w:type="dxa"/>
            <w:tcBorders>
              <w:top w:val="nil"/>
              <w:bottom w:val="nil"/>
            </w:tcBorders>
            <w:shd w:val="clear" w:color="auto" w:fill="auto"/>
            <w:vAlign w:val="center"/>
          </w:tcPr>
          <w:p w14:paraId="5FC4A94B" w14:textId="77777777" w:rsidR="00186521" w:rsidRPr="00D46E05" w:rsidRDefault="00186521" w:rsidP="0018652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518" w:type="dxa"/>
            <w:shd w:val="clear" w:color="auto" w:fill="CCC0D9"/>
            <w:vAlign w:val="center"/>
          </w:tcPr>
          <w:p w14:paraId="169F8561" w14:textId="77777777" w:rsidR="00186521" w:rsidRPr="00D46E05" w:rsidRDefault="00186521" w:rsidP="0018652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tc>
        <w:tc>
          <w:tcPr>
            <w:tcW w:w="360" w:type="dxa"/>
            <w:shd w:val="clear" w:color="auto" w:fill="CCC0D9"/>
            <w:vAlign w:val="center"/>
          </w:tcPr>
          <w:p w14:paraId="00CC99A2" w14:textId="236F34A6" w:rsidR="00186521" w:rsidRPr="00D46E05" w:rsidRDefault="007A16ED" w:rsidP="0018652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Pr>
                <w:rFonts w:asciiTheme="minorHAnsi" w:hAnsiTheme="minorHAnsi" w:cstheme="minorHAnsi"/>
                <w:spacing w:val="-2"/>
                <w:sz w:val="22"/>
                <w:szCs w:val="22"/>
              </w:rPr>
              <w:t>X</w:t>
            </w:r>
          </w:p>
        </w:tc>
      </w:tr>
    </w:tbl>
    <w:p w14:paraId="4754B12D" w14:textId="77777777" w:rsidR="001C552A" w:rsidRPr="00D46E05" w:rsidRDefault="001C552A" w:rsidP="00543F43">
      <w:pPr>
        <w:pStyle w:val="1AutoList7"/>
        <w:tabs>
          <w:tab w:val="clear" w:pos="720"/>
        </w:tabs>
        <w:ind w:left="284" w:right="113" w:firstLine="0"/>
        <w:jc w:val="left"/>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Either in the course of identifying/selecting people for recruitment or during data collection.</w:t>
      </w:r>
    </w:p>
    <w:p w14:paraId="171DD3E2" w14:textId="77777777" w:rsidR="00186521" w:rsidRPr="00D46E05" w:rsidRDefault="00186521" w:rsidP="00FC3322">
      <w:pPr>
        <w:pStyle w:val="BlockText"/>
        <w:ind w:left="0" w:right="113"/>
        <w:jc w:val="both"/>
        <w:rPr>
          <w:rFonts w:asciiTheme="minorHAnsi" w:hAnsiTheme="minorHAnsi" w:cstheme="minorHAnsi"/>
          <w:bCs w:val="0"/>
          <w:color w:val="000000"/>
          <w:sz w:val="22"/>
          <w:szCs w:val="22"/>
          <w:lang w:val="en-AU"/>
        </w:rPr>
      </w:pPr>
    </w:p>
    <w:tbl>
      <w:tblPr>
        <w:tblW w:w="9664"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99"/>
        <w:tblLayout w:type="fixed"/>
        <w:tblLook w:val="0000" w:firstRow="0" w:lastRow="0" w:firstColumn="0" w:lastColumn="0" w:noHBand="0" w:noVBand="0"/>
      </w:tblPr>
      <w:tblGrid>
        <w:gridCol w:w="709"/>
        <w:gridCol w:w="6520"/>
        <w:gridCol w:w="284"/>
        <w:gridCol w:w="668"/>
        <w:gridCol w:w="360"/>
        <w:gridCol w:w="245"/>
        <w:gridCol w:w="518"/>
        <w:gridCol w:w="360"/>
      </w:tblGrid>
      <w:tr w:rsidR="00186521" w:rsidRPr="00D46E05" w14:paraId="11EC7E34" w14:textId="77777777" w:rsidTr="00DB2173">
        <w:trPr>
          <w:cantSplit/>
          <w:trHeight w:val="340"/>
        </w:trPr>
        <w:tc>
          <w:tcPr>
            <w:tcW w:w="709" w:type="dxa"/>
            <w:shd w:val="clear" w:color="auto" w:fill="C6D9F1"/>
            <w:vAlign w:val="center"/>
          </w:tcPr>
          <w:p w14:paraId="6E5631FB" w14:textId="77777777" w:rsidR="00186521" w:rsidRPr="00D46E05" w:rsidRDefault="00186521" w:rsidP="00186521">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A6</w:t>
            </w:r>
          </w:p>
        </w:tc>
        <w:tc>
          <w:tcPr>
            <w:tcW w:w="6520" w:type="dxa"/>
            <w:shd w:val="clear" w:color="auto" w:fill="C6D9F1"/>
            <w:vAlign w:val="center"/>
          </w:tcPr>
          <w:p w14:paraId="7BC862D1" w14:textId="77777777" w:rsidR="00186521" w:rsidRPr="00D46E05" w:rsidRDefault="00186521" w:rsidP="00186521">
            <w:pPr>
              <w:rPr>
                <w:rFonts w:asciiTheme="minorHAnsi" w:hAnsiTheme="minorHAnsi" w:cstheme="minorHAnsi"/>
                <w:sz w:val="22"/>
                <w:szCs w:val="22"/>
              </w:rPr>
            </w:pPr>
            <w:r w:rsidRPr="00D46E05">
              <w:rPr>
                <w:rFonts w:asciiTheme="minorHAnsi" w:hAnsiTheme="minorHAnsi" w:cstheme="minorHAnsi"/>
                <w:sz w:val="22"/>
                <w:szCs w:val="22"/>
              </w:rPr>
              <w:t xml:space="preserve">Human genetic studies  </w:t>
            </w:r>
          </w:p>
        </w:tc>
        <w:tc>
          <w:tcPr>
            <w:tcW w:w="284" w:type="dxa"/>
            <w:tcBorders>
              <w:top w:val="nil"/>
              <w:bottom w:val="nil"/>
            </w:tcBorders>
            <w:shd w:val="clear" w:color="auto" w:fill="auto"/>
          </w:tcPr>
          <w:p w14:paraId="5183D6B3" w14:textId="77777777" w:rsidR="00186521" w:rsidRPr="00D46E05" w:rsidRDefault="00186521" w:rsidP="0018652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668" w:type="dxa"/>
            <w:shd w:val="clear" w:color="auto" w:fill="C6D9F1"/>
            <w:vAlign w:val="center"/>
          </w:tcPr>
          <w:p w14:paraId="49D064B9" w14:textId="77777777" w:rsidR="00186521" w:rsidRPr="00D46E05" w:rsidRDefault="00186521" w:rsidP="0018652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tc>
        <w:tc>
          <w:tcPr>
            <w:tcW w:w="360" w:type="dxa"/>
            <w:shd w:val="clear" w:color="auto" w:fill="C6D9F1"/>
            <w:vAlign w:val="center"/>
          </w:tcPr>
          <w:p w14:paraId="5AB4E2EC" w14:textId="77777777" w:rsidR="00186521" w:rsidRPr="00D46E05" w:rsidRDefault="00186521" w:rsidP="0018652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245" w:type="dxa"/>
            <w:tcBorders>
              <w:top w:val="nil"/>
              <w:bottom w:val="nil"/>
            </w:tcBorders>
            <w:shd w:val="clear" w:color="auto" w:fill="auto"/>
            <w:vAlign w:val="center"/>
          </w:tcPr>
          <w:p w14:paraId="68727024" w14:textId="77777777" w:rsidR="00186521" w:rsidRPr="00D46E05" w:rsidRDefault="00186521" w:rsidP="0018652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518" w:type="dxa"/>
            <w:shd w:val="clear" w:color="auto" w:fill="C6D9F1"/>
            <w:vAlign w:val="center"/>
          </w:tcPr>
          <w:p w14:paraId="09451150" w14:textId="77777777" w:rsidR="00186521" w:rsidRPr="00D46E05" w:rsidRDefault="00186521" w:rsidP="0018652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tc>
        <w:tc>
          <w:tcPr>
            <w:tcW w:w="360" w:type="dxa"/>
            <w:shd w:val="clear" w:color="auto" w:fill="C6D9F1"/>
            <w:vAlign w:val="center"/>
          </w:tcPr>
          <w:p w14:paraId="39B5E3AF" w14:textId="7C4379BA" w:rsidR="00186521" w:rsidRPr="00D46E05" w:rsidRDefault="007A16ED" w:rsidP="0018652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Pr>
                <w:rFonts w:asciiTheme="minorHAnsi" w:hAnsiTheme="minorHAnsi" w:cstheme="minorHAnsi"/>
                <w:spacing w:val="-2"/>
                <w:sz w:val="22"/>
                <w:szCs w:val="22"/>
              </w:rPr>
              <w:t>X</w:t>
            </w:r>
          </w:p>
        </w:tc>
      </w:tr>
    </w:tbl>
    <w:p w14:paraId="38B24B43" w14:textId="77777777" w:rsidR="00186521" w:rsidRPr="00D46E05" w:rsidRDefault="00186521" w:rsidP="00186521">
      <w:pPr>
        <w:pStyle w:val="1AutoList7"/>
        <w:ind w:left="113" w:right="113" w:hanging="113"/>
        <w:rPr>
          <w:rFonts w:asciiTheme="minorHAnsi" w:hAnsiTheme="minorHAnsi" w:cstheme="minorHAnsi"/>
          <w:bCs/>
          <w:color w:val="000000"/>
          <w:sz w:val="22"/>
          <w:szCs w:val="22"/>
        </w:rPr>
      </w:pPr>
    </w:p>
    <w:tbl>
      <w:tblPr>
        <w:tblW w:w="9664"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99"/>
        <w:tblLayout w:type="fixed"/>
        <w:tblLook w:val="0000" w:firstRow="0" w:lastRow="0" w:firstColumn="0" w:lastColumn="0" w:noHBand="0" w:noVBand="0"/>
      </w:tblPr>
      <w:tblGrid>
        <w:gridCol w:w="709"/>
        <w:gridCol w:w="6520"/>
        <w:gridCol w:w="284"/>
        <w:gridCol w:w="668"/>
        <w:gridCol w:w="360"/>
        <w:gridCol w:w="245"/>
        <w:gridCol w:w="518"/>
        <w:gridCol w:w="360"/>
      </w:tblGrid>
      <w:tr w:rsidR="00186521" w:rsidRPr="00D46E05" w14:paraId="3D490250" w14:textId="77777777" w:rsidTr="00386A97">
        <w:trPr>
          <w:cantSplit/>
          <w:trHeight w:val="340"/>
        </w:trPr>
        <w:tc>
          <w:tcPr>
            <w:tcW w:w="709" w:type="dxa"/>
            <w:shd w:val="clear" w:color="auto" w:fill="CCC0D9"/>
            <w:vAlign w:val="center"/>
          </w:tcPr>
          <w:p w14:paraId="2AFE0FED" w14:textId="77777777" w:rsidR="00186521" w:rsidRPr="00D46E05" w:rsidRDefault="00186521" w:rsidP="00186521">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A7</w:t>
            </w:r>
          </w:p>
        </w:tc>
        <w:tc>
          <w:tcPr>
            <w:tcW w:w="6520" w:type="dxa"/>
            <w:shd w:val="clear" w:color="auto" w:fill="CCC0D9"/>
            <w:vAlign w:val="center"/>
          </w:tcPr>
          <w:p w14:paraId="6FB5AE9E" w14:textId="77777777" w:rsidR="00186521" w:rsidRPr="00D46E05" w:rsidRDefault="00186521" w:rsidP="00186521">
            <w:pPr>
              <w:rPr>
                <w:rFonts w:asciiTheme="minorHAnsi" w:hAnsiTheme="minorHAnsi" w:cstheme="minorHAnsi"/>
                <w:sz w:val="22"/>
                <w:szCs w:val="22"/>
              </w:rPr>
            </w:pPr>
            <w:r w:rsidRPr="00D46E05">
              <w:rPr>
                <w:rFonts w:asciiTheme="minorHAnsi" w:hAnsiTheme="minorHAnsi" w:cstheme="minorHAnsi"/>
                <w:sz w:val="22"/>
                <w:szCs w:val="22"/>
              </w:rPr>
              <w:t xml:space="preserve">Human stem cells  </w:t>
            </w:r>
          </w:p>
        </w:tc>
        <w:tc>
          <w:tcPr>
            <w:tcW w:w="284" w:type="dxa"/>
            <w:tcBorders>
              <w:top w:val="nil"/>
              <w:bottom w:val="nil"/>
            </w:tcBorders>
            <w:shd w:val="clear" w:color="auto" w:fill="auto"/>
          </w:tcPr>
          <w:p w14:paraId="27F8D418" w14:textId="77777777" w:rsidR="00186521" w:rsidRPr="00D46E05" w:rsidRDefault="00186521" w:rsidP="0018652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668" w:type="dxa"/>
            <w:shd w:val="clear" w:color="auto" w:fill="CCC0D9"/>
            <w:vAlign w:val="center"/>
          </w:tcPr>
          <w:p w14:paraId="0FED5764" w14:textId="77777777" w:rsidR="00186521" w:rsidRPr="00D46E05" w:rsidRDefault="00186521" w:rsidP="0018652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tc>
        <w:tc>
          <w:tcPr>
            <w:tcW w:w="360" w:type="dxa"/>
            <w:shd w:val="clear" w:color="auto" w:fill="CCC0D9"/>
            <w:vAlign w:val="center"/>
          </w:tcPr>
          <w:p w14:paraId="1F3E536C" w14:textId="77777777" w:rsidR="00186521" w:rsidRPr="00D46E05" w:rsidRDefault="00186521" w:rsidP="0018652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245" w:type="dxa"/>
            <w:tcBorders>
              <w:top w:val="nil"/>
              <w:bottom w:val="nil"/>
            </w:tcBorders>
            <w:shd w:val="clear" w:color="auto" w:fill="auto"/>
            <w:vAlign w:val="center"/>
          </w:tcPr>
          <w:p w14:paraId="351323A3" w14:textId="77777777" w:rsidR="00186521" w:rsidRPr="00D46E05" w:rsidRDefault="00186521" w:rsidP="0018652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518" w:type="dxa"/>
            <w:shd w:val="clear" w:color="auto" w:fill="CCC0D9"/>
            <w:vAlign w:val="center"/>
          </w:tcPr>
          <w:p w14:paraId="3A4AF00B" w14:textId="77777777" w:rsidR="00186521" w:rsidRPr="00D46E05" w:rsidRDefault="00186521" w:rsidP="0018652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tc>
        <w:tc>
          <w:tcPr>
            <w:tcW w:w="360" w:type="dxa"/>
            <w:shd w:val="clear" w:color="auto" w:fill="CCC0D9"/>
            <w:vAlign w:val="center"/>
          </w:tcPr>
          <w:p w14:paraId="67E7A8F1" w14:textId="43A1C1F7" w:rsidR="00186521" w:rsidRPr="00D46E05" w:rsidRDefault="007A16ED" w:rsidP="0018652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Pr>
                <w:rFonts w:asciiTheme="minorHAnsi" w:hAnsiTheme="minorHAnsi" w:cstheme="minorHAnsi"/>
                <w:spacing w:val="-2"/>
                <w:sz w:val="22"/>
                <w:szCs w:val="22"/>
              </w:rPr>
              <w:t>X</w:t>
            </w:r>
          </w:p>
        </w:tc>
      </w:tr>
    </w:tbl>
    <w:p w14:paraId="34EA8BF5" w14:textId="77777777" w:rsidR="00186521" w:rsidRPr="00D46E05" w:rsidRDefault="00186521" w:rsidP="00186521">
      <w:pPr>
        <w:pStyle w:val="BlockText"/>
        <w:ind w:left="113" w:right="113"/>
        <w:jc w:val="both"/>
        <w:rPr>
          <w:rFonts w:asciiTheme="minorHAnsi" w:hAnsiTheme="minorHAnsi" w:cstheme="minorHAnsi"/>
          <w:bCs w:val="0"/>
          <w:color w:val="000000"/>
          <w:sz w:val="22"/>
          <w:szCs w:val="22"/>
          <w:lang w:val="en-AU"/>
        </w:rPr>
      </w:pPr>
    </w:p>
    <w:tbl>
      <w:tblPr>
        <w:tblW w:w="9664"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99"/>
        <w:tblLayout w:type="fixed"/>
        <w:tblLook w:val="0000" w:firstRow="0" w:lastRow="0" w:firstColumn="0" w:lastColumn="0" w:noHBand="0" w:noVBand="0"/>
      </w:tblPr>
      <w:tblGrid>
        <w:gridCol w:w="709"/>
        <w:gridCol w:w="6520"/>
        <w:gridCol w:w="284"/>
        <w:gridCol w:w="668"/>
        <w:gridCol w:w="360"/>
        <w:gridCol w:w="245"/>
        <w:gridCol w:w="518"/>
        <w:gridCol w:w="360"/>
      </w:tblGrid>
      <w:tr w:rsidR="00186521" w:rsidRPr="00D46E05" w14:paraId="62328617" w14:textId="77777777" w:rsidTr="00DB2173">
        <w:trPr>
          <w:cantSplit/>
          <w:trHeight w:val="340"/>
        </w:trPr>
        <w:tc>
          <w:tcPr>
            <w:tcW w:w="709" w:type="dxa"/>
            <w:shd w:val="clear" w:color="auto" w:fill="C6D9F1"/>
            <w:vAlign w:val="center"/>
          </w:tcPr>
          <w:p w14:paraId="25080821" w14:textId="77777777" w:rsidR="00186521" w:rsidRPr="00D46E05" w:rsidRDefault="00186521" w:rsidP="00186521">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A8</w:t>
            </w:r>
          </w:p>
        </w:tc>
        <w:tc>
          <w:tcPr>
            <w:tcW w:w="6520" w:type="dxa"/>
            <w:shd w:val="clear" w:color="auto" w:fill="C6D9F1"/>
            <w:vAlign w:val="center"/>
          </w:tcPr>
          <w:p w14:paraId="402C9076" w14:textId="77777777" w:rsidR="00186521" w:rsidRPr="00D46E05" w:rsidRDefault="00186521" w:rsidP="00186521">
            <w:pPr>
              <w:rPr>
                <w:rFonts w:asciiTheme="minorHAnsi" w:hAnsiTheme="minorHAnsi" w:cstheme="minorHAnsi"/>
                <w:sz w:val="22"/>
                <w:szCs w:val="22"/>
              </w:rPr>
            </w:pPr>
            <w:r w:rsidRPr="00D46E05">
              <w:rPr>
                <w:rFonts w:asciiTheme="minorHAnsi" w:hAnsiTheme="minorHAnsi" w:cstheme="minorHAnsi"/>
                <w:sz w:val="22"/>
                <w:szCs w:val="22"/>
              </w:rPr>
              <w:t xml:space="preserve">Focusing on women who are pregnant, and/or research involving the human foetus  </w:t>
            </w:r>
          </w:p>
        </w:tc>
        <w:tc>
          <w:tcPr>
            <w:tcW w:w="284" w:type="dxa"/>
            <w:tcBorders>
              <w:top w:val="nil"/>
              <w:bottom w:val="nil"/>
            </w:tcBorders>
            <w:shd w:val="clear" w:color="auto" w:fill="auto"/>
          </w:tcPr>
          <w:p w14:paraId="08AEDABC" w14:textId="77777777" w:rsidR="00186521" w:rsidRPr="00D46E05" w:rsidRDefault="00186521" w:rsidP="0018652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668" w:type="dxa"/>
            <w:shd w:val="clear" w:color="auto" w:fill="C6D9F1"/>
            <w:vAlign w:val="center"/>
          </w:tcPr>
          <w:p w14:paraId="370A05EF" w14:textId="77777777" w:rsidR="00186521" w:rsidRPr="00D46E05" w:rsidRDefault="00186521" w:rsidP="0018652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tc>
        <w:tc>
          <w:tcPr>
            <w:tcW w:w="360" w:type="dxa"/>
            <w:shd w:val="clear" w:color="auto" w:fill="C6D9F1"/>
            <w:vAlign w:val="center"/>
          </w:tcPr>
          <w:p w14:paraId="16927F0A" w14:textId="77777777" w:rsidR="00186521" w:rsidRPr="00D46E05" w:rsidRDefault="00186521" w:rsidP="0018652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245" w:type="dxa"/>
            <w:tcBorders>
              <w:top w:val="nil"/>
              <w:bottom w:val="nil"/>
            </w:tcBorders>
            <w:shd w:val="clear" w:color="auto" w:fill="auto"/>
            <w:vAlign w:val="center"/>
          </w:tcPr>
          <w:p w14:paraId="0D20549D" w14:textId="77777777" w:rsidR="00186521" w:rsidRPr="00D46E05" w:rsidRDefault="00186521" w:rsidP="0018652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518" w:type="dxa"/>
            <w:shd w:val="clear" w:color="auto" w:fill="C6D9F1"/>
            <w:vAlign w:val="center"/>
          </w:tcPr>
          <w:p w14:paraId="2C5AC46F" w14:textId="77777777" w:rsidR="00186521" w:rsidRPr="00D46E05" w:rsidRDefault="00186521" w:rsidP="0018652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tc>
        <w:tc>
          <w:tcPr>
            <w:tcW w:w="360" w:type="dxa"/>
            <w:shd w:val="clear" w:color="auto" w:fill="C6D9F1"/>
            <w:vAlign w:val="center"/>
          </w:tcPr>
          <w:p w14:paraId="312E8F0C" w14:textId="2F9B0210" w:rsidR="00186521" w:rsidRPr="00D46E05" w:rsidRDefault="007A16ED" w:rsidP="0018652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Pr>
                <w:rFonts w:asciiTheme="minorHAnsi" w:hAnsiTheme="minorHAnsi" w:cstheme="minorHAnsi"/>
                <w:spacing w:val="-2"/>
                <w:sz w:val="22"/>
                <w:szCs w:val="22"/>
              </w:rPr>
              <w:t>X</w:t>
            </w:r>
          </w:p>
        </w:tc>
      </w:tr>
    </w:tbl>
    <w:p w14:paraId="474F0C2D" w14:textId="77777777" w:rsidR="00186521" w:rsidRPr="00D46E05" w:rsidRDefault="00186521" w:rsidP="00186521">
      <w:pPr>
        <w:pStyle w:val="1AutoList7"/>
        <w:ind w:left="113" w:right="113" w:hanging="113"/>
        <w:rPr>
          <w:rFonts w:asciiTheme="minorHAnsi" w:hAnsiTheme="minorHAnsi" w:cstheme="minorHAnsi"/>
          <w:bCs/>
          <w:color w:val="000000"/>
          <w:sz w:val="22"/>
          <w:szCs w:val="22"/>
        </w:rPr>
      </w:pPr>
    </w:p>
    <w:tbl>
      <w:tblPr>
        <w:tblW w:w="9664"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99"/>
        <w:tblLayout w:type="fixed"/>
        <w:tblLook w:val="0000" w:firstRow="0" w:lastRow="0" w:firstColumn="0" w:lastColumn="0" w:noHBand="0" w:noVBand="0"/>
      </w:tblPr>
      <w:tblGrid>
        <w:gridCol w:w="709"/>
        <w:gridCol w:w="6520"/>
        <w:gridCol w:w="284"/>
        <w:gridCol w:w="668"/>
        <w:gridCol w:w="360"/>
        <w:gridCol w:w="245"/>
        <w:gridCol w:w="518"/>
        <w:gridCol w:w="360"/>
      </w:tblGrid>
      <w:tr w:rsidR="00186521" w:rsidRPr="00D46E05" w14:paraId="0BAB1D57" w14:textId="77777777" w:rsidTr="00386A97">
        <w:trPr>
          <w:cantSplit/>
          <w:trHeight w:val="340"/>
        </w:trPr>
        <w:tc>
          <w:tcPr>
            <w:tcW w:w="709" w:type="dxa"/>
            <w:shd w:val="clear" w:color="auto" w:fill="CCC0D9"/>
            <w:vAlign w:val="center"/>
          </w:tcPr>
          <w:p w14:paraId="3E9302CC" w14:textId="77777777" w:rsidR="00186521" w:rsidRPr="00D46E05" w:rsidRDefault="00186521" w:rsidP="00186521">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lastRenderedPageBreak/>
              <w:t>A9</w:t>
            </w:r>
          </w:p>
        </w:tc>
        <w:tc>
          <w:tcPr>
            <w:tcW w:w="6520" w:type="dxa"/>
            <w:shd w:val="clear" w:color="auto" w:fill="CCC0D9"/>
            <w:vAlign w:val="center"/>
          </w:tcPr>
          <w:p w14:paraId="28DF2DE4" w14:textId="77777777" w:rsidR="00186521" w:rsidRPr="00D46E05" w:rsidRDefault="00186521" w:rsidP="00186521">
            <w:pPr>
              <w:rPr>
                <w:rFonts w:asciiTheme="minorHAnsi" w:hAnsiTheme="minorHAnsi" w:cstheme="minorHAnsi"/>
                <w:sz w:val="22"/>
                <w:szCs w:val="22"/>
              </w:rPr>
            </w:pPr>
            <w:r w:rsidRPr="00D46E05">
              <w:rPr>
                <w:rFonts w:asciiTheme="minorHAnsi" w:hAnsiTheme="minorHAnsi" w:cstheme="minorHAnsi"/>
                <w:sz w:val="22"/>
                <w:szCs w:val="22"/>
              </w:rPr>
              <w:t xml:space="preserve">People who are highly dependent on medical care and who may be unable to give consent, e.g. unconscious or too ill  </w:t>
            </w:r>
            <w:hyperlink r:id="rId15" w:history="1"/>
          </w:p>
        </w:tc>
        <w:tc>
          <w:tcPr>
            <w:tcW w:w="284" w:type="dxa"/>
            <w:tcBorders>
              <w:top w:val="nil"/>
              <w:bottom w:val="nil"/>
            </w:tcBorders>
            <w:shd w:val="clear" w:color="auto" w:fill="auto"/>
          </w:tcPr>
          <w:p w14:paraId="14F05F3E" w14:textId="77777777" w:rsidR="00186521" w:rsidRPr="00D46E05" w:rsidRDefault="00186521" w:rsidP="0018652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668" w:type="dxa"/>
            <w:shd w:val="clear" w:color="auto" w:fill="CCC0D9"/>
            <w:vAlign w:val="center"/>
          </w:tcPr>
          <w:p w14:paraId="64829813" w14:textId="77777777" w:rsidR="00186521" w:rsidRPr="00D46E05" w:rsidRDefault="00186521" w:rsidP="0018652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tc>
        <w:tc>
          <w:tcPr>
            <w:tcW w:w="360" w:type="dxa"/>
            <w:shd w:val="clear" w:color="auto" w:fill="CCC0D9"/>
            <w:vAlign w:val="center"/>
          </w:tcPr>
          <w:p w14:paraId="011106D8" w14:textId="77777777" w:rsidR="00186521" w:rsidRPr="00D46E05" w:rsidRDefault="00186521" w:rsidP="0018652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245" w:type="dxa"/>
            <w:tcBorders>
              <w:top w:val="nil"/>
              <w:bottom w:val="nil"/>
            </w:tcBorders>
            <w:shd w:val="clear" w:color="auto" w:fill="auto"/>
            <w:vAlign w:val="center"/>
          </w:tcPr>
          <w:p w14:paraId="05403C34" w14:textId="77777777" w:rsidR="00186521" w:rsidRPr="00D46E05" w:rsidRDefault="00186521" w:rsidP="0018652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518" w:type="dxa"/>
            <w:shd w:val="clear" w:color="auto" w:fill="CCC0D9"/>
            <w:vAlign w:val="center"/>
          </w:tcPr>
          <w:p w14:paraId="0C523F0F" w14:textId="77777777" w:rsidR="00186521" w:rsidRPr="00D46E05" w:rsidRDefault="00186521" w:rsidP="0018652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tc>
        <w:tc>
          <w:tcPr>
            <w:tcW w:w="360" w:type="dxa"/>
            <w:shd w:val="clear" w:color="auto" w:fill="CCC0D9"/>
            <w:vAlign w:val="center"/>
          </w:tcPr>
          <w:p w14:paraId="4A49C8DA" w14:textId="68AAF7C7" w:rsidR="00186521" w:rsidRPr="00D46E05" w:rsidRDefault="007A16ED" w:rsidP="0018652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Pr>
                <w:rFonts w:asciiTheme="minorHAnsi" w:hAnsiTheme="minorHAnsi" w:cstheme="minorHAnsi"/>
                <w:spacing w:val="-2"/>
                <w:sz w:val="22"/>
                <w:szCs w:val="22"/>
              </w:rPr>
              <w:t>X</w:t>
            </w:r>
          </w:p>
        </w:tc>
      </w:tr>
    </w:tbl>
    <w:p w14:paraId="3E914F13" w14:textId="77777777" w:rsidR="00186521" w:rsidRPr="00D46E05" w:rsidRDefault="00186521" w:rsidP="00186521">
      <w:pPr>
        <w:pStyle w:val="BlockText"/>
        <w:ind w:left="113" w:right="113"/>
        <w:jc w:val="both"/>
        <w:rPr>
          <w:rFonts w:asciiTheme="minorHAnsi" w:hAnsiTheme="minorHAnsi" w:cstheme="minorHAnsi"/>
          <w:bCs w:val="0"/>
          <w:color w:val="000000"/>
          <w:sz w:val="22"/>
          <w:szCs w:val="22"/>
          <w:lang w:val="en-AU"/>
        </w:rPr>
      </w:pPr>
    </w:p>
    <w:tbl>
      <w:tblPr>
        <w:tblW w:w="9664"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99"/>
        <w:tblLayout w:type="fixed"/>
        <w:tblLook w:val="0000" w:firstRow="0" w:lastRow="0" w:firstColumn="0" w:lastColumn="0" w:noHBand="0" w:noVBand="0"/>
      </w:tblPr>
      <w:tblGrid>
        <w:gridCol w:w="709"/>
        <w:gridCol w:w="6520"/>
        <w:gridCol w:w="284"/>
        <w:gridCol w:w="668"/>
        <w:gridCol w:w="360"/>
        <w:gridCol w:w="245"/>
        <w:gridCol w:w="518"/>
        <w:gridCol w:w="360"/>
      </w:tblGrid>
      <w:tr w:rsidR="00186521" w:rsidRPr="00D46E05" w14:paraId="0B58DDFC" w14:textId="77777777" w:rsidTr="00DB2173">
        <w:trPr>
          <w:cantSplit/>
          <w:trHeight w:val="340"/>
        </w:trPr>
        <w:tc>
          <w:tcPr>
            <w:tcW w:w="709" w:type="dxa"/>
            <w:shd w:val="clear" w:color="auto" w:fill="C6D9F1"/>
            <w:vAlign w:val="center"/>
          </w:tcPr>
          <w:p w14:paraId="679355C8" w14:textId="77777777" w:rsidR="00186521" w:rsidRPr="00D46E05" w:rsidRDefault="00186521" w:rsidP="00186521">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A10</w:t>
            </w:r>
          </w:p>
        </w:tc>
        <w:tc>
          <w:tcPr>
            <w:tcW w:w="6520" w:type="dxa"/>
            <w:shd w:val="clear" w:color="auto" w:fill="C6D9F1"/>
            <w:vAlign w:val="center"/>
          </w:tcPr>
          <w:p w14:paraId="1A4EB73F" w14:textId="77777777" w:rsidR="00186521" w:rsidRPr="00D46E05" w:rsidRDefault="00186521" w:rsidP="00186521">
            <w:pPr>
              <w:rPr>
                <w:rFonts w:asciiTheme="minorHAnsi" w:hAnsiTheme="minorHAnsi" w:cstheme="minorHAnsi"/>
                <w:sz w:val="22"/>
                <w:szCs w:val="22"/>
              </w:rPr>
            </w:pPr>
            <w:r w:rsidRPr="00D46E05">
              <w:rPr>
                <w:rFonts w:asciiTheme="minorHAnsi" w:hAnsiTheme="minorHAnsi" w:cstheme="minorHAnsi"/>
                <w:sz w:val="22"/>
                <w:szCs w:val="22"/>
              </w:rPr>
              <w:t xml:space="preserve">Focusing on people with a cognitive impairment, an intellectual disability, or a mental illness </w:t>
            </w:r>
          </w:p>
        </w:tc>
        <w:tc>
          <w:tcPr>
            <w:tcW w:w="284" w:type="dxa"/>
            <w:tcBorders>
              <w:top w:val="nil"/>
              <w:bottom w:val="nil"/>
            </w:tcBorders>
            <w:shd w:val="clear" w:color="auto" w:fill="auto"/>
          </w:tcPr>
          <w:p w14:paraId="58D89A57" w14:textId="77777777" w:rsidR="00186521" w:rsidRPr="00D46E05" w:rsidRDefault="00186521" w:rsidP="0018652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668" w:type="dxa"/>
            <w:shd w:val="clear" w:color="auto" w:fill="C6D9F1"/>
            <w:vAlign w:val="center"/>
          </w:tcPr>
          <w:p w14:paraId="08A5ED20" w14:textId="77777777" w:rsidR="00186521" w:rsidRPr="00D46E05" w:rsidRDefault="00186521" w:rsidP="0018652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tc>
        <w:tc>
          <w:tcPr>
            <w:tcW w:w="360" w:type="dxa"/>
            <w:shd w:val="clear" w:color="auto" w:fill="C6D9F1"/>
            <w:vAlign w:val="center"/>
          </w:tcPr>
          <w:p w14:paraId="60869F38" w14:textId="77777777" w:rsidR="00186521" w:rsidRPr="00D46E05" w:rsidRDefault="00186521" w:rsidP="0018652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245" w:type="dxa"/>
            <w:tcBorders>
              <w:top w:val="nil"/>
              <w:bottom w:val="nil"/>
            </w:tcBorders>
            <w:shd w:val="clear" w:color="auto" w:fill="auto"/>
            <w:vAlign w:val="center"/>
          </w:tcPr>
          <w:p w14:paraId="279702D5" w14:textId="77777777" w:rsidR="00186521" w:rsidRPr="00D46E05" w:rsidRDefault="00186521" w:rsidP="0018652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518" w:type="dxa"/>
            <w:shd w:val="clear" w:color="auto" w:fill="C6D9F1"/>
            <w:vAlign w:val="center"/>
          </w:tcPr>
          <w:p w14:paraId="675476E6" w14:textId="77777777" w:rsidR="00186521" w:rsidRPr="00D46E05" w:rsidRDefault="00186521" w:rsidP="0018652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tc>
        <w:tc>
          <w:tcPr>
            <w:tcW w:w="360" w:type="dxa"/>
            <w:shd w:val="clear" w:color="auto" w:fill="C6D9F1"/>
            <w:vAlign w:val="center"/>
          </w:tcPr>
          <w:p w14:paraId="2E62475F" w14:textId="01F07094" w:rsidR="00186521" w:rsidRPr="00D46E05" w:rsidRDefault="007A16ED" w:rsidP="0018652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Pr>
                <w:rFonts w:asciiTheme="minorHAnsi" w:hAnsiTheme="minorHAnsi" w:cstheme="minorHAnsi"/>
                <w:spacing w:val="-2"/>
                <w:sz w:val="22"/>
                <w:szCs w:val="22"/>
              </w:rPr>
              <w:t>X</w:t>
            </w:r>
          </w:p>
        </w:tc>
      </w:tr>
    </w:tbl>
    <w:p w14:paraId="6B48B12F" w14:textId="77777777" w:rsidR="00186521" w:rsidRPr="00D46E05" w:rsidRDefault="00186521" w:rsidP="00186521">
      <w:pPr>
        <w:pStyle w:val="BlockText"/>
        <w:ind w:left="113" w:right="113"/>
        <w:jc w:val="both"/>
        <w:rPr>
          <w:rFonts w:asciiTheme="minorHAnsi" w:hAnsiTheme="minorHAnsi" w:cstheme="minorHAnsi"/>
          <w:bCs w:val="0"/>
          <w:color w:val="000000"/>
          <w:sz w:val="22"/>
          <w:szCs w:val="22"/>
          <w:lang w:val="en-AU"/>
        </w:rPr>
      </w:pPr>
    </w:p>
    <w:tbl>
      <w:tblPr>
        <w:tblW w:w="9664"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99"/>
        <w:tblLayout w:type="fixed"/>
        <w:tblLook w:val="0000" w:firstRow="0" w:lastRow="0" w:firstColumn="0" w:lastColumn="0" w:noHBand="0" w:noVBand="0"/>
      </w:tblPr>
      <w:tblGrid>
        <w:gridCol w:w="709"/>
        <w:gridCol w:w="6520"/>
        <w:gridCol w:w="284"/>
        <w:gridCol w:w="668"/>
        <w:gridCol w:w="360"/>
        <w:gridCol w:w="245"/>
        <w:gridCol w:w="518"/>
        <w:gridCol w:w="360"/>
      </w:tblGrid>
      <w:tr w:rsidR="00186521" w:rsidRPr="00D46E05" w14:paraId="2169817A" w14:textId="77777777" w:rsidTr="00386A97">
        <w:trPr>
          <w:cantSplit/>
          <w:trHeight w:val="340"/>
        </w:trPr>
        <w:tc>
          <w:tcPr>
            <w:tcW w:w="709" w:type="dxa"/>
            <w:shd w:val="clear" w:color="auto" w:fill="CCC0D9"/>
            <w:vAlign w:val="center"/>
          </w:tcPr>
          <w:p w14:paraId="5EC25175" w14:textId="77777777" w:rsidR="00186521" w:rsidRPr="00D46E05" w:rsidRDefault="00186521" w:rsidP="00186521">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A11</w:t>
            </w:r>
          </w:p>
        </w:tc>
        <w:tc>
          <w:tcPr>
            <w:tcW w:w="6520" w:type="dxa"/>
            <w:shd w:val="clear" w:color="auto" w:fill="CCC0D9"/>
            <w:vAlign w:val="center"/>
          </w:tcPr>
          <w:p w14:paraId="5FBBD93B" w14:textId="001B84BC" w:rsidR="00186521" w:rsidRPr="00D46E05" w:rsidRDefault="00186521" w:rsidP="00186521">
            <w:pPr>
              <w:rPr>
                <w:rFonts w:asciiTheme="minorHAnsi" w:hAnsiTheme="minorHAnsi" w:cstheme="minorHAnsi"/>
                <w:sz w:val="22"/>
                <w:szCs w:val="22"/>
              </w:rPr>
            </w:pPr>
            <w:r w:rsidRPr="00D46E05">
              <w:rPr>
                <w:rFonts w:asciiTheme="minorHAnsi" w:hAnsiTheme="minorHAnsi" w:cstheme="minorHAnsi"/>
                <w:sz w:val="22"/>
                <w:szCs w:val="22"/>
              </w:rPr>
              <w:t xml:space="preserve">Focusing on illegal activity or the likelihood of discovering an illegal activity </w:t>
            </w:r>
          </w:p>
        </w:tc>
        <w:tc>
          <w:tcPr>
            <w:tcW w:w="284" w:type="dxa"/>
            <w:tcBorders>
              <w:top w:val="nil"/>
              <w:bottom w:val="nil"/>
            </w:tcBorders>
            <w:shd w:val="clear" w:color="auto" w:fill="auto"/>
          </w:tcPr>
          <w:p w14:paraId="4489A392" w14:textId="77777777" w:rsidR="00186521" w:rsidRPr="00D46E05" w:rsidRDefault="00186521" w:rsidP="0018652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668" w:type="dxa"/>
            <w:shd w:val="clear" w:color="auto" w:fill="CCC0D9"/>
            <w:vAlign w:val="center"/>
          </w:tcPr>
          <w:p w14:paraId="6F54EA88" w14:textId="77777777" w:rsidR="00186521" w:rsidRPr="00D46E05" w:rsidRDefault="00186521" w:rsidP="0018652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tc>
        <w:tc>
          <w:tcPr>
            <w:tcW w:w="360" w:type="dxa"/>
            <w:shd w:val="clear" w:color="auto" w:fill="CCC0D9"/>
            <w:vAlign w:val="center"/>
          </w:tcPr>
          <w:p w14:paraId="27B66316" w14:textId="77777777" w:rsidR="00186521" w:rsidRPr="00D46E05" w:rsidRDefault="00186521" w:rsidP="0018652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245" w:type="dxa"/>
            <w:tcBorders>
              <w:top w:val="nil"/>
              <w:bottom w:val="nil"/>
            </w:tcBorders>
            <w:shd w:val="clear" w:color="auto" w:fill="auto"/>
            <w:vAlign w:val="center"/>
          </w:tcPr>
          <w:p w14:paraId="1B040A40" w14:textId="77777777" w:rsidR="00186521" w:rsidRPr="00D46E05" w:rsidRDefault="00186521" w:rsidP="0018652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518" w:type="dxa"/>
            <w:shd w:val="clear" w:color="auto" w:fill="CCC0D9"/>
            <w:vAlign w:val="center"/>
          </w:tcPr>
          <w:p w14:paraId="050A0921" w14:textId="77777777" w:rsidR="00186521" w:rsidRPr="00D46E05" w:rsidRDefault="00186521" w:rsidP="0018652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tc>
        <w:tc>
          <w:tcPr>
            <w:tcW w:w="360" w:type="dxa"/>
            <w:shd w:val="clear" w:color="auto" w:fill="CCC0D9"/>
            <w:vAlign w:val="center"/>
          </w:tcPr>
          <w:p w14:paraId="6D0CDC3A" w14:textId="3ABFBECC" w:rsidR="00186521" w:rsidRPr="00D46E05" w:rsidRDefault="007A16ED" w:rsidP="0018652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Pr>
                <w:rFonts w:asciiTheme="minorHAnsi" w:hAnsiTheme="minorHAnsi" w:cstheme="minorHAnsi"/>
                <w:spacing w:val="-2"/>
                <w:sz w:val="22"/>
                <w:szCs w:val="22"/>
              </w:rPr>
              <w:t>X</w:t>
            </w:r>
          </w:p>
        </w:tc>
      </w:tr>
    </w:tbl>
    <w:p w14:paraId="6798E814" w14:textId="77777777" w:rsidR="00186521" w:rsidRPr="00D46E05" w:rsidRDefault="00186521" w:rsidP="00186521">
      <w:pPr>
        <w:pStyle w:val="BlockText"/>
        <w:ind w:left="113" w:right="113"/>
        <w:jc w:val="both"/>
        <w:rPr>
          <w:rFonts w:asciiTheme="minorHAnsi" w:hAnsiTheme="minorHAnsi" w:cstheme="minorHAnsi"/>
          <w:bCs w:val="0"/>
          <w:color w:val="000000"/>
          <w:sz w:val="22"/>
          <w:szCs w:val="22"/>
          <w:lang w:val="en-AU"/>
        </w:rPr>
      </w:pPr>
    </w:p>
    <w:tbl>
      <w:tblPr>
        <w:tblW w:w="9664"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99"/>
        <w:tblLayout w:type="fixed"/>
        <w:tblLook w:val="0000" w:firstRow="0" w:lastRow="0" w:firstColumn="0" w:lastColumn="0" w:noHBand="0" w:noVBand="0"/>
      </w:tblPr>
      <w:tblGrid>
        <w:gridCol w:w="709"/>
        <w:gridCol w:w="6520"/>
        <w:gridCol w:w="284"/>
        <w:gridCol w:w="668"/>
        <w:gridCol w:w="360"/>
        <w:gridCol w:w="245"/>
        <w:gridCol w:w="518"/>
        <w:gridCol w:w="360"/>
      </w:tblGrid>
      <w:tr w:rsidR="00186521" w:rsidRPr="00D46E05" w14:paraId="61E13F5B" w14:textId="77777777" w:rsidTr="00255076">
        <w:trPr>
          <w:cantSplit/>
          <w:trHeight w:val="1399"/>
        </w:trPr>
        <w:tc>
          <w:tcPr>
            <w:tcW w:w="709" w:type="dxa"/>
            <w:shd w:val="clear" w:color="auto" w:fill="C6D9F1"/>
            <w:vAlign w:val="center"/>
          </w:tcPr>
          <w:p w14:paraId="700C4165" w14:textId="77777777" w:rsidR="00186521" w:rsidRPr="00D46E05" w:rsidRDefault="00186521" w:rsidP="00186521">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A12</w:t>
            </w:r>
          </w:p>
        </w:tc>
        <w:tc>
          <w:tcPr>
            <w:tcW w:w="6520" w:type="dxa"/>
            <w:shd w:val="clear" w:color="auto" w:fill="C6D9F1"/>
            <w:vAlign w:val="center"/>
          </w:tcPr>
          <w:p w14:paraId="2135C2BE" w14:textId="77777777" w:rsidR="00A0646B" w:rsidRPr="00D46E05" w:rsidRDefault="00186521" w:rsidP="00186521">
            <w:pPr>
              <w:rPr>
                <w:rFonts w:asciiTheme="minorHAnsi" w:hAnsiTheme="minorHAnsi" w:cstheme="minorHAnsi"/>
                <w:sz w:val="22"/>
                <w:szCs w:val="22"/>
              </w:rPr>
            </w:pPr>
            <w:r w:rsidRPr="00D46E05">
              <w:rPr>
                <w:rFonts w:asciiTheme="minorHAnsi" w:hAnsiTheme="minorHAnsi" w:cstheme="minorHAnsi"/>
                <w:sz w:val="22"/>
                <w:szCs w:val="22"/>
              </w:rPr>
              <w:t xml:space="preserve">The intentional recruitment </w:t>
            </w:r>
            <w:r w:rsidR="001D3597" w:rsidRPr="00D46E05">
              <w:rPr>
                <w:rFonts w:asciiTheme="minorHAnsi" w:hAnsiTheme="minorHAnsi" w:cstheme="minorHAnsi"/>
                <w:sz w:val="22"/>
                <w:szCs w:val="22"/>
              </w:rPr>
              <w:t>of Aboriginal</w:t>
            </w:r>
            <w:r w:rsidRPr="00D46E05">
              <w:rPr>
                <w:rFonts w:asciiTheme="minorHAnsi" w:hAnsiTheme="minorHAnsi" w:cstheme="minorHAnsi"/>
                <w:sz w:val="22"/>
                <w:szCs w:val="22"/>
              </w:rPr>
              <w:t xml:space="preserve"> and Torres Strait Islander (ATSI) peoples, groups, communities</w:t>
            </w:r>
            <w:r w:rsidR="001D3597" w:rsidRPr="00D46E05">
              <w:rPr>
                <w:rFonts w:asciiTheme="minorHAnsi" w:hAnsiTheme="minorHAnsi" w:cstheme="minorHAnsi"/>
                <w:sz w:val="22"/>
                <w:szCs w:val="22"/>
              </w:rPr>
              <w:t>; the investigation of issues focussing on ATSI peoples; or the identification of any ATSI peoples recruited as a separate subgroup of participants.</w:t>
            </w:r>
            <w:r w:rsidRPr="00D46E05">
              <w:rPr>
                <w:rFonts w:asciiTheme="minorHAnsi" w:hAnsiTheme="minorHAnsi" w:cstheme="minorHAnsi"/>
                <w:sz w:val="22"/>
                <w:szCs w:val="22"/>
              </w:rPr>
              <w:t xml:space="preserve"> or issues  </w:t>
            </w:r>
          </w:p>
          <w:p w14:paraId="267CC107" w14:textId="77777777" w:rsidR="004543BC" w:rsidRPr="00D46E05" w:rsidRDefault="004543BC" w:rsidP="00A0646B">
            <w:pPr>
              <w:rPr>
                <w:rFonts w:asciiTheme="minorHAnsi" w:hAnsiTheme="minorHAnsi" w:cstheme="minorHAnsi"/>
                <w:sz w:val="22"/>
                <w:szCs w:val="22"/>
              </w:rPr>
            </w:pPr>
          </w:p>
          <w:p w14:paraId="1B05E065" w14:textId="77777777" w:rsidR="00186521" w:rsidRPr="00D46E05" w:rsidRDefault="00186521" w:rsidP="004543BC">
            <w:pPr>
              <w:rPr>
                <w:rFonts w:asciiTheme="minorHAnsi" w:hAnsiTheme="minorHAnsi" w:cstheme="minorHAnsi"/>
                <w:sz w:val="22"/>
                <w:szCs w:val="22"/>
              </w:rPr>
            </w:pPr>
          </w:p>
        </w:tc>
        <w:tc>
          <w:tcPr>
            <w:tcW w:w="284" w:type="dxa"/>
            <w:tcBorders>
              <w:top w:val="nil"/>
              <w:bottom w:val="nil"/>
            </w:tcBorders>
            <w:shd w:val="clear" w:color="auto" w:fill="auto"/>
          </w:tcPr>
          <w:p w14:paraId="4B7E34AB" w14:textId="77777777" w:rsidR="00186521" w:rsidRPr="00D46E05" w:rsidRDefault="00186521" w:rsidP="0018652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668" w:type="dxa"/>
            <w:shd w:val="clear" w:color="auto" w:fill="C6D9F1"/>
            <w:vAlign w:val="center"/>
          </w:tcPr>
          <w:p w14:paraId="43B763E1" w14:textId="77777777" w:rsidR="00186521" w:rsidRPr="00D46E05" w:rsidRDefault="00186521" w:rsidP="0018652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tc>
        <w:tc>
          <w:tcPr>
            <w:tcW w:w="360" w:type="dxa"/>
            <w:shd w:val="clear" w:color="auto" w:fill="C6D9F1"/>
            <w:vAlign w:val="center"/>
          </w:tcPr>
          <w:p w14:paraId="6D7F8DD2" w14:textId="77777777" w:rsidR="00186521" w:rsidRPr="00D46E05" w:rsidRDefault="00186521" w:rsidP="0018652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245" w:type="dxa"/>
            <w:tcBorders>
              <w:top w:val="nil"/>
              <w:bottom w:val="nil"/>
            </w:tcBorders>
            <w:shd w:val="clear" w:color="auto" w:fill="auto"/>
            <w:vAlign w:val="center"/>
          </w:tcPr>
          <w:p w14:paraId="51709E62" w14:textId="77777777" w:rsidR="00186521" w:rsidRPr="00D46E05" w:rsidRDefault="00186521" w:rsidP="0018652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518" w:type="dxa"/>
            <w:shd w:val="clear" w:color="auto" w:fill="C6D9F1"/>
            <w:vAlign w:val="center"/>
          </w:tcPr>
          <w:p w14:paraId="6879016C" w14:textId="77777777" w:rsidR="00186521" w:rsidRPr="00D46E05" w:rsidRDefault="00186521" w:rsidP="0018652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tc>
        <w:tc>
          <w:tcPr>
            <w:tcW w:w="360" w:type="dxa"/>
            <w:shd w:val="clear" w:color="auto" w:fill="C6D9F1"/>
            <w:vAlign w:val="center"/>
          </w:tcPr>
          <w:p w14:paraId="053874B0" w14:textId="69075FCF" w:rsidR="00186521" w:rsidRPr="00D46E05" w:rsidRDefault="007A16ED" w:rsidP="0018652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Pr>
                <w:rFonts w:asciiTheme="minorHAnsi" w:hAnsiTheme="minorHAnsi" w:cstheme="minorHAnsi"/>
                <w:spacing w:val="-2"/>
                <w:sz w:val="22"/>
                <w:szCs w:val="22"/>
              </w:rPr>
              <w:t>X</w:t>
            </w:r>
          </w:p>
        </w:tc>
      </w:tr>
    </w:tbl>
    <w:p w14:paraId="19486179" w14:textId="77777777" w:rsidR="001C552A" w:rsidRPr="00D46E05" w:rsidRDefault="001C552A" w:rsidP="005E4716">
      <w:pPr>
        <w:pStyle w:val="1AutoList7"/>
        <w:ind w:left="284" w:right="113" w:firstLine="0"/>
        <w:jc w:val="left"/>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 xml:space="preserve">The research involves the intentional recruitment of </w:t>
      </w:r>
      <w:r w:rsidR="00543F43" w:rsidRPr="00D46E05">
        <w:rPr>
          <w:rFonts w:asciiTheme="minorHAnsi" w:hAnsiTheme="minorHAnsi" w:cstheme="minorHAnsi"/>
          <w:vanish/>
          <w:color w:val="0000FF"/>
          <w:sz w:val="22"/>
          <w:szCs w:val="22"/>
        </w:rPr>
        <w:t xml:space="preserve">Aboriginal and Torres Strait Islander </w:t>
      </w:r>
      <w:r w:rsidRPr="00D46E05">
        <w:rPr>
          <w:rFonts w:asciiTheme="minorHAnsi" w:hAnsiTheme="minorHAnsi" w:cstheme="minorHAnsi"/>
          <w:vanish/>
          <w:color w:val="0000FF"/>
          <w:sz w:val="22"/>
          <w:szCs w:val="22"/>
        </w:rPr>
        <w:t xml:space="preserve">persons, a significant coincidental recruitment of </w:t>
      </w:r>
      <w:r w:rsidR="00543F43" w:rsidRPr="00D46E05">
        <w:rPr>
          <w:rFonts w:asciiTheme="minorHAnsi" w:hAnsiTheme="minorHAnsi" w:cstheme="minorHAnsi"/>
          <w:vanish/>
          <w:color w:val="0000FF"/>
          <w:sz w:val="22"/>
          <w:szCs w:val="22"/>
        </w:rPr>
        <w:t xml:space="preserve">Aboriginal and Torres Strait Islander </w:t>
      </w:r>
      <w:r w:rsidRPr="00D46E05">
        <w:rPr>
          <w:rFonts w:asciiTheme="minorHAnsi" w:hAnsiTheme="minorHAnsi" w:cstheme="minorHAnsi"/>
          <w:vanish/>
          <w:color w:val="0000FF"/>
          <w:sz w:val="22"/>
          <w:szCs w:val="22"/>
        </w:rPr>
        <w:t xml:space="preserve">persons, and / or issues likely to be considered significant to the </w:t>
      </w:r>
      <w:r w:rsidR="00543F43" w:rsidRPr="00D46E05">
        <w:rPr>
          <w:rFonts w:asciiTheme="minorHAnsi" w:hAnsiTheme="minorHAnsi" w:cstheme="minorHAnsi"/>
          <w:vanish/>
          <w:color w:val="0000FF"/>
          <w:sz w:val="22"/>
          <w:szCs w:val="22"/>
        </w:rPr>
        <w:t xml:space="preserve">Aboriginal and Torres Strait Islander </w:t>
      </w:r>
      <w:r w:rsidRPr="00D46E05">
        <w:rPr>
          <w:rFonts w:asciiTheme="minorHAnsi" w:hAnsiTheme="minorHAnsi" w:cstheme="minorHAnsi"/>
          <w:vanish/>
          <w:color w:val="0000FF"/>
          <w:sz w:val="22"/>
          <w:szCs w:val="22"/>
        </w:rPr>
        <w:t>peoples.</w:t>
      </w:r>
    </w:p>
    <w:p w14:paraId="08D02984" w14:textId="77777777" w:rsidR="00AB1BE1" w:rsidRPr="00D46E05" w:rsidRDefault="00E0607A" w:rsidP="00477A29">
      <w:pPr>
        <w:pStyle w:val="BlockText"/>
        <w:ind w:left="0"/>
        <w:jc w:val="both"/>
        <w:rPr>
          <w:rFonts w:asciiTheme="minorHAnsi" w:hAnsiTheme="minorHAnsi" w:cstheme="minorHAnsi"/>
          <w:bCs w:val="0"/>
          <w:color w:val="FF0000"/>
          <w:sz w:val="22"/>
          <w:szCs w:val="22"/>
          <w:lang w:val="en-AU"/>
        </w:rPr>
      </w:pPr>
      <w:r w:rsidRPr="00D46E05">
        <w:rPr>
          <w:rFonts w:asciiTheme="minorHAnsi" w:hAnsiTheme="minorHAnsi" w:cstheme="minorHAnsi"/>
          <w:bCs w:val="0"/>
          <w:color w:val="FF0000"/>
          <w:sz w:val="22"/>
          <w:szCs w:val="22"/>
          <w:lang w:val="en-AU"/>
        </w:rPr>
        <w:t xml:space="preserve">If you have answered </w:t>
      </w:r>
      <w:r w:rsidRPr="00D46E05">
        <w:rPr>
          <w:rFonts w:asciiTheme="minorHAnsi" w:hAnsiTheme="minorHAnsi" w:cstheme="minorHAnsi"/>
          <w:bCs w:val="0"/>
          <w:color w:val="000000"/>
          <w:sz w:val="22"/>
          <w:szCs w:val="22"/>
          <w:lang w:val="en-AU"/>
        </w:rPr>
        <w:t>YES</w:t>
      </w:r>
      <w:r w:rsidRPr="00D46E05">
        <w:rPr>
          <w:rFonts w:asciiTheme="minorHAnsi" w:hAnsiTheme="minorHAnsi" w:cstheme="minorHAnsi"/>
          <w:bCs w:val="0"/>
          <w:color w:val="FF0000"/>
          <w:sz w:val="22"/>
          <w:szCs w:val="22"/>
          <w:lang w:val="en-AU"/>
        </w:rPr>
        <w:t xml:space="preserve"> to </w:t>
      </w:r>
      <w:r w:rsidRPr="00D46E05">
        <w:rPr>
          <w:rFonts w:asciiTheme="minorHAnsi" w:hAnsiTheme="minorHAnsi" w:cstheme="minorHAnsi"/>
          <w:bCs w:val="0"/>
          <w:color w:val="000000"/>
          <w:sz w:val="22"/>
          <w:szCs w:val="22"/>
          <w:u w:val="single"/>
          <w:lang w:val="en-AU"/>
        </w:rPr>
        <w:t>any</w:t>
      </w:r>
      <w:r w:rsidRPr="00D46E05">
        <w:rPr>
          <w:rFonts w:asciiTheme="minorHAnsi" w:hAnsiTheme="minorHAnsi" w:cstheme="minorHAnsi"/>
          <w:bCs w:val="0"/>
          <w:color w:val="FF0000"/>
          <w:sz w:val="22"/>
          <w:szCs w:val="22"/>
          <w:lang w:val="en-AU"/>
        </w:rPr>
        <w:t xml:space="preserve"> of the above</w:t>
      </w:r>
      <w:r w:rsidR="00EE5F1D" w:rsidRPr="00D46E05">
        <w:rPr>
          <w:rFonts w:asciiTheme="minorHAnsi" w:hAnsiTheme="minorHAnsi" w:cstheme="minorHAnsi"/>
          <w:bCs w:val="0"/>
          <w:color w:val="FF0000"/>
          <w:sz w:val="22"/>
          <w:szCs w:val="22"/>
          <w:lang w:val="en-AU"/>
        </w:rPr>
        <w:t xml:space="preserve"> questions</w:t>
      </w:r>
      <w:r w:rsidR="004B3AC8" w:rsidRPr="00D46E05">
        <w:rPr>
          <w:rFonts w:asciiTheme="minorHAnsi" w:hAnsiTheme="minorHAnsi" w:cstheme="minorHAnsi"/>
          <w:bCs w:val="0"/>
          <w:color w:val="FF0000"/>
          <w:sz w:val="22"/>
          <w:szCs w:val="22"/>
          <w:lang w:val="en-AU"/>
        </w:rPr>
        <w:t xml:space="preserve"> </w:t>
      </w:r>
      <w:r w:rsidR="004B3AC8" w:rsidRPr="00D46E05">
        <w:rPr>
          <w:rFonts w:asciiTheme="minorHAnsi" w:hAnsiTheme="minorHAnsi" w:cstheme="minorHAnsi"/>
          <w:bCs w:val="0"/>
          <w:color w:val="000000"/>
          <w:sz w:val="22"/>
          <w:szCs w:val="22"/>
          <w:lang w:val="en-AU"/>
        </w:rPr>
        <w:t>do not continue</w:t>
      </w:r>
      <w:r w:rsidR="004B3AC8" w:rsidRPr="00D46E05">
        <w:rPr>
          <w:rFonts w:asciiTheme="minorHAnsi" w:hAnsiTheme="minorHAnsi" w:cstheme="minorHAnsi"/>
          <w:bCs w:val="0"/>
          <w:color w:val="FF0000"/>
          <w:sz w:val="22"/>
          <w:szCs w:val="22"/>
          <w:lang w:val="en-AU"/>
        </w:rPr>
        <w:t xml:space="preserve"> completing this form.  Y</w:t>
      </w:r>
      <w:r w:rsidRPr="00D46E05">
        <w:rPr>
          <w:rFonts w:asciiTheme="minorHAnsi" w:hAnsiTheme="minorHAnsi" w:cstheme="minorHAnsi"/>
          <w:bCs w:val="0"/>
          <w:color w:val="FF0000"/>
          <w:sz w:val="22"/>
          <w:szCs w:val="22"/>
          <w:lang w:val="en-AU"/>
        </w:rPr>
        <w:t>our research is no</w:t>
      </w:r>
      <w:r w:rsidR="00AB1BE1" w:rsidRPr="00D46E05">
        <w:rPr>
          <w:rFonts w:asciiTheme="minorHAnsi" w:hAnsiTheme="minorHAnsi" w:cstheme="minorHAnsi"/>
          <w:bCs w:val="0"/>
          <w:color w:val="FF0000"/>
          <w:sz w:val="22"/>
          <w:szCs w:val="22"/>
          <w:lang w:val="en-AU"/>
        </w:rPr>
        <w:t xml:space="preserve">t eligible for </w:t>
      </w:r>
      <w:r w:rsidR="00EE5F1D" w:rsidRPr="00D46E05">
        <w:rPr>
          <w:rFonts w:asciiTheme="minorHAnsi" w:hAnsiTheme="minorHAnsi" w:cstheme="minorHAnsi"/>
          <w:bCs w:val="0"/>
          <w:color w:val="FF0000"/>
          <w:sz w:val="22"/>
          <w:szCs w:val="22"/>
          <w:lang w:val="en-AU"/>
        </w:rPr>
        <w:t xml:space="preserve">the </w:t>
      </w:r>
      <w:r w:rsidR="00AB1BE1" w:rsidRPr="00D46E05">
        <w:rPr>
          <w:rFonts w:asciiTheme="minorHAnsi" w:hAnsiTheme="minorHAnsi" w:cstheme="minorHAnsi"/>
          <w:bCs w:val="0"/>
          <w:color w:val="FF0000"/>
          <w:sz w:val="22"/>
          <w:szCs w:val="22"/>
          <w:lang w:val="en-AU"/>
        </w:rPr>
        <w:t>expedited</w:t>
      </w:r>
      <w:r w:rsidR="00B94E1A" w:rsidRPr="00D46E05">
        <w:rPr>
          <w:rFonts w:asciiTheme="minorHAnsi" w:hAnsiTheme="minorHAnsi" w:cstheme="minorHAnsi"/>
          <w:bCs w:val="0"/>
          <w:color w:val="FF0000"/>
          <w:sz w:val="22"/>
          <w:szCs w:val="22"/>
          <w:lang w:val="en-AU"/>
        </w:rPr>
        <w:t xml:space="preserve"> review </w:t>
      </w:r>
      <w:r w:rsidR="00EE5F1D" w:rsidRPr="00D46E05">
        <w:rPr>
          <w:rFonts w:asciiTheme="minorHAnsi" w:hAnsiTheme="minorHAnsi" w:cstheme="minorHAnsi"/>
          <w:bCs w:val="0"/>
          <w:color w:val="FF0000"/>
          <w:sz w:val="22"/>
          <w:szCs w:val="22"/>
          <w:lang w:val="en-AU"/>
        </w:rPr>
        <w:t xml:space="preserve">process </w:t>
      </w:r>
      <w:r w:rsidR="00B94E1A" w:rsidRPr="00D46E05">
        <w:rPr>
          <w:rFonts w:asciiTheme="minorHAnsi" w:hAnsiTheme="minorHAnsi" w:cstheme="minorHAnsi"/>
          <w:bCs w:val="0"/>
          <w:color w:val="FF0000"/>
          <w:sz w:val="22"/>
          <w:szCs w:val="22"/>
          <w:lang w:val="en-AU"/>
        </w:rPr>
        <w:t xml:space="preserve">and </w:t>
      </w:r>
      <w:r w:rsidR="003233A9" w:rsidRPr="00D46E05">
        <w:rPr>
          <w:rFonts w:asciiTheme="minorHAnsi" w:hAnsiTheme="minorHAnsi" w:cstheme="minorHAnsi"/>
          <w:bCs w:val="0"/>
          <w:color w:val="FF0000"/>
          <w:sz w:val="22"/>
          <w:szCs w:val="22"/>
          <w:lang w:val="en-AU"/>
        </w:rPr>
        <w:t xml:space="preserve">you </w:t>
      </w:r>
      <w:r w:rsidR="00B94E1A" w:rsidRPr="00D46E05">
        <w:rPr>
          <w:rFonts w:asciiTheme="minorHAnsi" w:hAnsiTheme="minorHAnsi" w:cstheme="minorHAnsi"/>
          <w:bCs w:val="0"/>
          <w:color w:val="FF0000"/>
          <w:sz w:val="22"/>
          <w:szCs w:val="22"/>
          <w:lang w:val="en-AU"/>
        </w:rPr>
        <w:t xml:space="preserve">must </w:t>
      </w:r>
      <w:r w:rsidR="00A51074" w:rsidRPr="00D46E05">
        <w:rPr>
          <w:rFonts w:asciiTheme="minorHAnsi" w:hAnsiTheme="minorHAnsi" w:cstheme="minorHAnsi"/>
          <w:bCs w:val="0"/>
          <w:color w:val="FF0000"/>
          <w:sz w:val="22"/>
          <w:szCs w:val="22"/>
          <w:lang w:val="en-AU"/>
        </w:rPr>
        <w:t xml:space="preserve">submit a </w:t>
      </w:r>
      <w:r w:rsidR="00B3509B" w:rsidRPr="00D46E05">
        <w:rPr>
          <w:rFonts w:asciiTheme="minorHAnsi" w:hAnsiTheme="minorHAnsi" w:cstheme="minorHAnsi"/>
          <w:bCs w:val="0"/>
          <w:color w:val="000000"/>
          <w:sz w:val="22"/>
          <w:szCs w:val="22"/>
          <w:lang w:val="en-AU"/>
        </w:rPr>
        <w:t>HREA</w:t>
      </w:r>
      <w:r w:rsidR="00A51074" w:rsidRPr="00D46E05">
        <w:rPr>
          <w:rFonts w:asciiTheme="minorHAnsi" w:hAnsiTheme="minorHAnsi" w:cstheme="minorHAnsi"/>
          <w:bCs w:val="0"/>
          <w:color w:val="FF0000"/>
          <w:sz w:val="22"/>
          <w:szCs w:val="22"/>
          <w:lang w:val="en-AU"/>
        </w:rPr>
        <w:t xml:space="preserve"> </w:t>
      </w:r>
      <w:r w:rsidR="00B3509B" w:rsidRPr="00D46E05">
        <w:rPr>
          <w:rFonts w:asciiTheme="minorHAnsi" w:hAnsiTheme="minorHAnsi" w:cstheme="minorHAnsi"/>
          <w:bCs w:val="0"/>
          <w:color w:val="FF0000"/>
          <w:sz w:val="22"/>
          <w:szCs w:val="22"/>
          <w:lang w:val="en-AU"/>
        </w:rPr>
        <w:t>form</w:t>
      </w:r>
      <w:r w:rsidR="00AB1BE1" w:rsidRPr="00D46E05">
        <w:rPr>
          <w:rFonts w:asciiTheme="minorHAnsi" w:hAnsiTheme="minorHAnsi" w:cstheme="minorHAnsi"/>
          <w:bCs w:val="0"/>
          <w:color w:val="FF0000"/>
          <w:sz w:val="22"/>
          <w:szCs w:val="22"/>
          <w:lang w:val="en-AU"/>
        </w:rPr>
        <w:t>.  Please</w:t>
      </w:r>
      <w:r w:rsidR="00AB1BE1" w:rsidRPr="00D46E05">
        <w:rPr>
          <w:rFonts w:asciiTheme="minorHAnsi" w:hAnsiTheme="minorHAnsi" w:cstheme="minorHAnsi"/>
          <w:bCs w:val="0"/>
          <w:color w:val="000000"/>
          <w:sz w:val="22"/>
          <w:szCs w:val="22"/>
          <w:lang w:val="en-AU"/>
        </w:rPr>
        <w:t xml:space="preserve"> </w:t>
      </w:r>
      <w:r w:rsidR="00AB1BE1" w:rsidRPr="00D46E05">
        <w:rPr>
          <w:rFonts w:asciiTheme="minorHAnsi" w:hAnsiTheme="minorHAnsi" w:cstheme="minorHAnsi"/>
          <w:bCs w:val="0"/>
          <w:color w:val="FF0000"/>
          <w:sz w:val="22"/>
          <w:szCs w:val="22"/>
          <w:lang w:val="en-AU"/>
        </w:rPr>
        <w:t>go direct</w:t>
      </w:r>
      <w:r w:rsidR="00A51074" w:rsidRPr="00D46E05">
        <w:rPr>
          <w:rFonts w:asciiTheme="minorHAnsi" w:hAnsiTheme="minorHAnsi" w:cstheme="minorHAnsi"/>
          <w:bCs w:val="0"/>
          <w:color w:val="FF0000"/>
          <w:sz w:val="22"/>
          <w:szCs w:val="22"/>
          <w:lang w:val="en-AU"/>
        </w:rPr>
        <w:t>ly</w:t>
      </w:r>
      <w:r w:rsidR="00AB1BE1" w:rsidRPr="00D46E05">
        <w:rPr>
          <w:rFonts w:asciiTheme="minorHAnsi" w:hAnsiTheme="minorHAnsi" w:cstheme="minorHAnsi"/>
          <w:bCs w:val="0"/>
          <w:color w:val="FF0000"/>
          <w:sz w:val="22"/>
          <w:szCs w:val="22"/>
          <w:lang w:val="en-AU"/>
        </w:rPr>
        <w:t xml:space="preserve"> to</w:t>
      </w:r>
      <w:r w:rsidR="00A51074" w:rsidRPr="00D46E05">
        <w:rPr>
          <w:rFonts w:asciiTheme="minorHAnsi" w:hAnsiTheme="minorHAnsi" w:cstheme="minorHAnsi"/>
          <w:bCs w:val="0"/>
          <w:color w:val="FF0000"/>
          <w:sz w:val="22"/>
          <w:szCs w:val="22"/>
          <w:lang w:val="en-AU"/>
        </w:rPr>
        <w:t xml:space="preserve"> </w:t>
      </w:r>
      <w:r w:rsidR="00B3509B" w:rsidRPr="00D46E05">
        <w:rPr>
          <w:rFonts w:asciiTheme="minorHAnsi" w:hAnsiTheme="minorHAnsi" w:cstheme="minorHAnsi"/>
          <w:color w:val="0000FF"/>
          <w:sz w:val="22"/>
          <w:szCs w:val="22"/>
        </w:rPr>
        <w:t>https://hrea.gov.au</w:t>
      </w:r>
    </w:p>
    <w:p w14:paraId="34D5562A" w14:textId="77777777" w:rsidR="003B1260" w:rsidRPr="00D46E05" w:rsidRDefault="003B1260">
      <w:pPr>
        <w:pStyle w:val="BlockText"/>
        <w:ind w:left="113" w:right="113"/>
        <w:jc w:val="both"/>
        <w:rPr>
          <w:rFonts w:asciiTheme="minorHAnsi" w:hAnsiTheme="minorHAnsi" w:cstheme="minorHAnsi"/>
          <w:bCs w:val="0"/>
          <w:color w:val="000000"/>
          <w:sz w:val="22"/>
          <w:szCs w:val="22"/>
          <w:lang w:val="en-AU"/>
        </w:rPr>
      </w:pPr>
    </w:p>
    <w:p w14:paraId="77575F59" w14:textId="77777777" w:rsidR="00873DF9" w:rsidRPr="00D46E05" w:rsidRDefault="00D64582" w:rsidP="00D64582">
      <w:pPr>
        <w:pStyle w:val="BlockText"/>
        <w:ind w:left="0" w:right="113"/>
        <w:jc w:val="both"/>
        <w:rPr>
          <w:rFonts w:asciiTheme="minorHAnsi" w:hAnsiTheme="minorHAnsi" w:cstheme="minorHAnsi"/>
          <w:bCs w:val="0"/>
          <w:color w:val="FF0000"/>
          <w:sz w:val="22"/>
          <w:szCs w:val="22"/>
          <w:lang w:val="en-AU"/>
        </w:rPr>
      </w:pPr>
      <w:r w:rsidRPr="00D46E05">
        <w:rPr>
          <w:rFonts w:asciiTheme="minorHAnsi" w:hAnsiTheme="minorHAnsi" w:cstheme="minorHAnsi"/>
          <w:bCs w:val="0"/>
          <w:color w:val="FF0000"/>
          <w:sz w:val="22"/>
          <w:szCs w:val="22"/>
          <w:lang w:val="en-AU"/>
        </w:rPr>
        <w:t xml:space="preserve">If you have answered </w:t>
      </w:r>
      <w:r w:rsidRPr="00D46E05">
        <w:rPr>
          <w:rFonts w:asciiTheme="minorHAnsi" w:hAnsiTheme="minorHAnsi" w:cstheme="minorHAnsi"/>
          <w:bCs w:val="0"/>
          <w:color w:val="000000"/>
          <w:sz w:val="22"/>
          <w:szCs w:val="22"/>
          <w:lang w:val="en-AU"/>
        </w:rPr>
        <w:t>NO</w:t>
      </w:r>
      <w:r w:rsidRPr="00D46E05">
        <w:rPr>
          <w:rFonts w:asciiTheme="minorHAnsi" w:hAnsiTheme="minorHAnsi" w:cstheme="minorHAnsi"/>
          <w:bCs w:val="0"/>
          <w:color w:val="FF0000"/>
          <w:sz w:val="22"/>
          <w:szCs w:val="22"/>
          <w:lang w:val="en-AU"/>
        </w:rPr>
        <w:t xml:space="preserve"> to </w:t>
      </w:r>
      <w:r w:rsidRPr="00D46E05">
        <w:rPr>
          <w:rFonts w:asciiTheme="minorHAnsi" w:hAnsiTheme="minorHAnsi" w:cstheme="minorHAnsi"/>
          <w:bCs w:val="0"/>
          <w:color w:val="000000"/>
          <w:sz w:val="22"/>
          <w:szCs w:val="22"/>
          <w:u w:val="single"/>
          <w:lang w:val="en-AU"/>
        </w:rPr>
        <w:t>all</w:t>
      </w:r>
      <w:r w:rsidRPr="00D46E05">
        <w:rPr>
          <w:rFonts w:asciiTheme="minorHAnsi" w:hAnsiTheme="minorHAnsi" w:cstheme="minorHAnsi"/>
          <w:bCs w:val="0"/>
          <w:sz w:val="22"/>
          <w:szCs w:val="22"/>
          <w:lang w:val="en-AU"/>
        </w:rPr>
        <w:t xml:space="preserve"> </w:t>
      </w:r>
      <w:r w:rsidRPr="00D46E05">
        <w:rPr>
          <w:rFonts w:asciiTheme="minorHAnsi" w:hAnsiTheme="minorHAnsi" w:cstheme="minorHAnsi"/>
          <w:bCs w:val="0"/>
          <w:color w:val="FF0000"/>
          <w:sz w:val="22"/>
          <w:szCs w:val="22"/>
          <w:lang w:val="en-AU"/>
        </w:rPr>
        <w:t xml:space="preserve">of </w:t>
      </w:r>
      <w:r w:rsidR="00086A7B" w:rsidRPr="00D46E05">
        <w:rPr>
          <w:rFonts w:asciiTheme="minorHAnsi" w:hAnsiTheme="minorHAnsi" w:cstheme="minorHAnsi"/>
          <w:bCs w:val="0"/>
          <w:color w:val="FF0000"/>
          <w:sz w:val="22"/>
          <w:szCs w:val="22"/>
          <w:lang w:val="en-AU"/>
        </w:rPr>
        <w:t>A1 – A12</w:t>
      </w:r>
      <w:r w:rsidRPr="00D46E05">
        <w:rPr>
          <w:rFonts w:asciiTheme="minorHAnsi" w:hAnsiTheme="minorHAnsi" w:cstheme="minorHAnsi"/>
          <w:bCs w:val="0"/>
          <w:color w:val="FF0000"/>
          <w:sz w:val="22"/>
          <w:szCs w:val="22"/>
          <w:lang w:val="en-AU"/>
        </w:rPr>
        <w:t xml:space="preserve">, </w:t>
      </w:r>
      <w:r w:rsidR="00A51074" w:rsidRPr="00D46E05">
        <w:rPr>
          <w:rFonts w:asciiTheme="minorHAnsi" w:hAnsiTheme="minorHAnsi" w:cstheme="minorHAnsi"/>
          <w:bCs w:val="0"/>
          <w:color w:val="FF0000"/>
          <w:sz w:val="22"/>
          <w:szCs w:val="22"/>
          <w:lang w:val="en-AU"/>
        </w:rPr>
        <w:t xml:space="preserve">please </w:t>
      </w:r>
      <w:r w:rsidR="00A51074" w:rsidRPr="00D46E05">
        <w:rPr>
          <w:rFonts w:asciiTheme="minorHAnsi" w:hAnsiTheme="minorHAnsi" w:cstheme="minorHAnsi"/>
          <w:bCs w:val="0"/>
          <w:color w:val="000000"/>
          <w:sz w:val="22"/>
          <w:szCs w:val="22"/>
          <w:lang w:val="en-AU"/>
        </w:rPr>
        <w:t>continue</w:t>
      </w:r>
      <w:r w:rsidRPr="00D46E05">
        <w:rPr>
          <w:rFonts w:asciiTheme="minorHAnsi" w:hAnsiTheme="minorHAnsi" w:cstheme="minorHAnsi"/>
          <w:bCs w:val="0"/>
          <w:color w:val="000000"/>
          <w:sz w:val="22"/>
          <w:szCs w:val="22"/>
          <w:lang w:val="en-AU"/>
        </w:rPr>
        <w:t xml:space="preserve"> </w:t>
      </w:r>
      <w:r w:rsidR="00EE5F1D" w:rsidRPr="00D46E05">
        <w:rPr>
          <w:rFonts w:asciiTheme="minorHAnsi" w:hAnsiTheme="minorHAnsi" w:cstheme="minorHAnsi"/>
          <w:bCs w:val="0"/>
          <w:color w:val="000000"/>
          <w:sz w:val="22"/>
          <w:szCs w:val="22"/>
          <w:lang w:val="en-AU"/>
        </w:rPr>
        <w:t>onto</w:t>
      </w:r>
      <w:r w:rsidRPr="00D46E05">
        <w:rPr>
          <w:rFonts w:asciiTheme="minorHAnsi" w:hAnsiTheme="minorHAnsi" w:cstheme="minorHAnsi"/>
          <w:bCs w:val="0"/>
          <w:color w:val="000000"/>
          <w:sz w:val="22"/>
          <w:szCs w:val="22"/>
          <w:lang w:val="en-AU"/>
        </w:rPr>
        <w:t xml:space="preserve"> PART B</w:t>
      </w:r>
      <w:r w:rsidRPr="00D46E05">
        <w:rPr>
          <w:rFonts w:asciiTheme="minorHAnsi" w:hAnsiTheme="minorHAnsi" w:cstheme="minorHAnsi"/>
          <w:bCs w:val="0"/>
          <w:color w:val="FF0000"/>
          <w:sz w:val="22"/>
          <w:szCs w:val="22"/>
          <w:lang w:val="en-AU"/>
        </w:rPr>
        <w:t>.  Please note, depending on your answers to the following sections you</w:t>
      </w:r>
      <w:r w:rsidR="005C431F" w:rsidRPr="00D46E05">
        <w:rPr>
          <w:rFonts w:asciiTheme="minorHAnsi" w:hAnsiTheme="minorHAnsi" w:cstheme="minorHAnsi"/>
          <w:bCs w:val="0"/>
          <w:color w:val="FF0000"/>
          <w:sz w:val="22"/>
          <w:szCs w:val="22"/>
          <w:lang w:val="en-AU"/>
        </w:rPr>
        <w:t xml:space="preserve"> may still be directed to </w:t>
      </w:r>
      <w:r w:rsidR="00457AB6" w:rsidRPr="00D46E05">
        <w:rPr>
          <w:rFonts w:asciiTheme="minorHAnsi" w:hAnsiTheme="minorHAnsi" w:cstheme="minorHAnsi"/>
          <w:bCs w:val="0"/>
          <w:color w:val="FF0000"/>
          <w:sz w:val="22"/>
          <w:szCs w:val="22"/>
          <w:lang w:val="en-AU"/>
        </w:rPr>
        <w:t xml:space="preserve">the </w:t>
      </w:r>
      <w:r w:rsidR="00B3509B" w:rsidRPr="00D46E05">
        <w:rPr>
          <w:rFonts w:asciiTheme="minorHAnsi" w:hAnsiTheme="minorHAnsi" w:cstheme="minorHAnsi"/>
          <w:bCs w:val="0"/>
          <w:sz w:val="22"/>
          <w:szCs w:val="22"/>
          <w:lang w:val="en-AU"/>
        </w:rPr>
        <w:t>HREA</w:t>
      </w:r>
      <w:r w:rsidR="00457AB6" w:rsidRPr="00D46E05">
        <w:rPr>
          <w:rFonts w:asciiTheme="minorHAnsi" w:hAnsiTheme="minorHAnsi" w:cstheme="minorHAnsi"/>
          <w:bCs w:val="0"/>
          <w:sz w:val="22"/>
          <w:szCs w:val="22"/>
          <w:lang w:val="en-AU"/>
        </w:rPr>
        <w:t xml:space="preserve"> </w:t>
      </w:r>
      <w:r w:rsidR="00457AB6" w:rsidRPr="00D46E05">
        <w:rPr>
          <w:rFonts w:asciiTheme="minorHAnsi" w:hAnsiTheme="minorHAnsi" w:cstheme="minorHAnsi"/>
          <w:bCs w:val="0"/>
          <w:color w:val="FF0000"/>
          <w:sz w:val="22"/>
          <w:szCs w:val="22"/>
          <w:lang w:val="en-AU"/>
        </w:rPr>
        <w:t>form</w:t>
      </w:r>
      <w:r w:rsidRPr="00D46E05">
        <w:rPr>
          <w:rFonts w:asciiTheme="minorHAnsi" w:hAnsiTheme="minorHAnsi" w:cstheme="minorHAnsi"/>
          <w:bCs w:val="0"/>
          <w:color w:val="FF0000"/>
          <w:sz w:val="22"/>
          <w:szCs w:val="22"/>
          <w:lang w:val="en-AU"/>
        </w:rPr>
        <w:t>.</w:t>
      </w:r>
    </w:p>
    <w:p w14:paraId="6DF1CE38" w14:textId="77777777" w:rsidR="000C0C11" w:rsidRPr="00D46E05" w:rsidRDefault="000C0C11" w:rsidP="00D64582">
      <w:pPr>
        <w:pStyle w:val="BlockText"/>
        <w:ind w:left="0" w:right="113"/>
        <w:jc w:val="both"/>
        <w:rPr>
          <w:rFonts w:asciiTheme="minorHAnsi" w:hAnsiTheme="minorHAnsi" w:cstheme="minorHAnsi"/>
          <w:b w:val="0"/>
          <w:bCs w:val="0"/>
          <w:color w:val="000000"/>
          <w:sz w:val="22"/>
          <w:szCs w:val="22"/>
          <w:lang w:val="en-AU"/>
        </w:rPr>
      </w:pPr>
    </w:p>
    <w:p w14:paraId="708121F8" w14:textId="77777777" w:rsidR="00E15EC4" w:rsidRPr="00D46E05" w:rsidRDefault="00E15EC4" w:rsidP="00D64582">
      <w:pPr>
        <w:pStyle w:val="BlockText"/>
        <w:ind w:left="0" w:right="113"/>
        <w:jc w:val="both"/>
        <w:rPr>
          <w:rFonts w:asciiTheme="minorHAnsi" w:hAnsiTheme="minorHAnsi" w:cstheme="minorHAnsi"/>
          <w:b w:val="0"/>
          <w:bCs w:val="0"/>
          <w:color w:val="000000"/>
          <w:sz w:val="22"/>
          <w:szCs w:val="22"/>
          <w:lang w:val="en-AU"/>
        </w:rPr>
      </w:pPr>
    </w:p>
    <w:p w14:paraId="25010907" w14:textId="77777777" w:rsidR="005174D0" w:rsidRPr="00D46E05" w:rsidRDefault="00D64582">
      <w:pPr>
        <w:pStyle w:val="Heading4"/>
        <w:rPr>
          <w:rFonts w:asciiTheme="minorHAnsi" w:hAnsiTheme="minorHAnsi" w:cstheme="minorHAnsi"/>
          <w:sz w:val="22"/>
          <w:szCs w:val="22"/>
        </w:rPr>
      </w:pPr>
      <w:bookmarkStart w:id="1" w:name="_PART_B1_–"/>
      <w:bookmarkEnd w:id="1"/>
      <w:r w:rsidRPr="00D46E05">
        <w:rPr>
          <w:rFonts w:asciiTheme="minorHAnsi" w:hAnsiTheme="minorHAnsi" w:cstheme="minorHAnsi"/>
          <w:sz w:val="22"/>
          <w:szCs w:val="22"/>
        </w:rPr>
        <w:t>PART B</w:t>
      </w:r>
      <w:r w:rsidR="005137B1" w:rsidRPr="00D46E05">
        <w:rPr>
          <w:rFonts w:asciiTheme="minorHAnsi" w:hAnsiTheme="minorHAnsi" w:cstheme="minorHAnsi"/>
          <w:sz w:val="22"/>
          <w:szCs w:val="22"/>
        </w:rPr>
        <w:t>1</w:t>
      </w:r>
      <w:r w:rsidR="005174D0" w:rsidRPr="00D46E05">
        <w:rPr>
          <w:rFonts w:asciiTheme="minorHAnsi" w:hAnsiTheme="minorHAnsi" w:cstheme="minorHAnsi"/>
          <w:sz w:val="22"/>
          <w:szCs w:val="22"/>
        </w:rPr>
        <w:t xml:space="preserve"> – PROJECT </w:t>
      </w:r>
    </w:p>
    <w:p w14:paraId="33C4149B" w14:textId="77777777" w:rsidR="005174D0" w:rsidRPr="00D46E05" w:rsidRDefault="005174D0">
      <w:pPr>
        <w:pStyle w:val="Footer"/>
        <w:tabs>
          <w:tab w:val="clear" w:pos="4153"/>
          <w:tab w:val="clear" w:pos="8306"/>
        </w:tabs>
        <w:rPr>
          <w:rFonts w:asciiTheme="minorHAnsi" w:hAnsiTheme="minorHAnsi" w:cstheme="minorHAnsi"/>
          <w:sz w:val="22"/>
          <w:szCs w:val="22"/>
        </w:rPr>
      </w:pPr>
    </w:p>
    <w:tbl>
      <w:tblPr>
        <w:tblW w:w="10188" w:type="dxa"/>
        <w:shd w:val="pct12" w:color="auto" w:fill="auto"/>
        <w:tblLook w:val="0000" w:firstRow="0" w:lastRow="0" w:firstColumn="0" w:lastColumn="0" w:noHBand="0" w:noVBand="0"/>
      </w:tblPr>
      <w:tblGrid>
        <w:gridCol w:w="3348"/>
        <w:gridCol w:w="6270"/>
        <w:gridCol w:w="570"/>
      </w:tblGrid>
      <w:tr w:rsidR="005174D0" w:rsidRPr="00D46E05" w14:paraId="0A0D66E0" w14:textId="77777777" w:rsidTr="00F855B4">
        <w:tc>
          <w:tcPr>
            <w:tcW w:w="3348" w:type="dxa"/>
            <w:tcBorders>
              <w:top w:val="single" w:sz="4" w:space="0" w:color="auto"/>
              <w:left w:val="single" w:sz="4" w:space="0" w:color="auto"/>
            </w:tcBorders>
            <w:shd w:val="clear" w:color="auto" w:fill="99CCFF"/>
          </w:tcPr>
          <w:p w14:paraId="04574798" w14:textId="77777777" w:rsidR="005174D0" w:rsidRPr="00D46E05" w:rsidRDefault="005174D0">
            <w:pPr>
              <w:rPr>
                <w:rFonts w:asciiTheme="minorHAnsi" w:hAnsiTheme="minorHAnsi" w:cstheme="minorHAnsi"/>
                <w:color w:val="000000"/>
                <w:sz w:val="22"/>
                <w:szCs w:val="22"/>
              </w:rPr>
            </w:pPr>
          </w:p>
        </w:tc>
        <w:tc>
          <w:tcPr>
            <w:tcW w:w="6840" w:type="dxa"/>
            <w:gridSpan w:val="2"/>
            <w:tcBorders>
              <w:top w:val="single" w:sz="4" w:space="0" w:color="auto"/>
              <w:right w:val="single" w:sz="4" w:space="0" w:color="auto"/>
            </w:tcBorders>
            <w:shd w:val="clear" w:color="auto" w:fill="99CCFF"/>
          </w:tcPr>
          <w:p w14:paraId="2362380F" w14:textId="77777777" w:rsidR="005174D0" w:rsidRPr="00D46E05" w:rsidRDefault="005174D0">
            <w:pPr>
              <w:rPr>
                <w:rFonts w:asciiTheme="minorHAnsi" w:hAnsiTheme="minorHAnsi" w:cstheme="minorHAnsi"/>
                <w:color w:val="000000"/>
                <w:sz w:val="22"/>
                <w:szCs w:val="22"/>
              </w:rPr>
            </w:pPr>
          </w:p>
        </w:tc>
      </w:tr>
      <w:tr w:rsidR="005174D0" w:rsidRPr="00D46E05" w14:paraId="107D6A2B" w14:textId="77777777" w:rsidTr="00F855B4">
        <w:tc>
          <w:tcPr>
            <w:tcW w:w="3348" w:type="dxa"/>
            <w:tcBorders>
              <w:left w:val="single" w:sz="4" w:space="0" w:color="auto"/>
            </w:tcBorders>
            <w:shd w:val="clear" w:color="auto" w:fill="99CCFF"/>
          </w:tcPr>
          <w:p w14:paraId="3F306788" w14:textId="77777777" w:rsidR="00177D24" w:rsidRPr="00D46E05" w:rsidRDefault="005174D0">
            <w:pPr>
              <w:rPr>
                <w:rFonts w:asciiTheme="minorHAnsi" w:hAnsiTheme="minorHAnsi" w:cstheme="minorHAnsi"/>
                <w:b/>
                <w:sz w:val="22"/>
                <w:szCs w:val="22"/>
              </w:rPr>
            </w:pPr>
            <w:r w:rsidRPr="00D46E05">
              <w:rPr>
                <w:rFonts w:asciiTheme="minorHAnsi" w:hAnsiTheme="minorHAnsi" w:cstheme="minorHAnsi"/>
                <w:b/>
                <w:sz w:val="22"/>
                <w:szCs w:val="22"/>
              </w:rPr>
              <w:t>Project Title</w:t>
            </w:r>
            <w:r w:rsidR="007A6EEB" w:rsidRPr="00D46E05">
              <w:rPr>
                <w:rFonts w:asciiTheme="minorHAnsi" w:hAnsiTheme="minorHAnsi" w:cstheme="minorHAnsi"/>
                <w:b/>
                <w:sz w:val="22"/>
                <w:szCs w:val="22"/>
              </w:rPr>
              <w:t xml:space="preserve"> </w:t>
            </w:r>
          </w:p>
          <w:p w14:paraId="3F00A32C" w14:textId="77777777" w:rsidR="005E3F56" w:rsidRPr="00D46E05" w:rsidRDefault="0062542C">
            <w:pPr>
              <w:rPr>
                <w:rFonts w:asciiTheme="minorHAnsi" w:hAnsiTheme="minorHAnsi" w:cstheme="minorHAnsi"/>
                <w:b/>
                <w:vanish/>
                <w:color w:val="0000FF"/>
                <w:sz w:val="22"/>
                <w:szCs w:val="22"/>
              </w:rPr>
            </w:pPr>
            <w:r w:rsidRPr="00D46E05">
              <w:rPr>
                <w:rFonts w:asciiTheme="minorHAnsi" w:hAnsiTheme="minorHAnsi" w:cstheme="minorHAnsi"/>
                <w:sz w:val="22"/>
                <w:szCs w:val="22"/>
              </w:rPr>
              <w:t>This title will be used in all correspondence relating to this project</w:t>
            </w:r>
            <w:r w:rsidRPr="00D46E05">
              <w:rPr>
                <w:rFonts w:asciiTheme="minorHAnsi" w:hAnsiTheme="minorHAnsi" w:cstheme="minorHAnsi"/>
                <w:b/>
                <w:vanish/>
                <w:color w:val="0000FF"/>
                <w:sz w:val="22"/>
                <w:szCs w:val="22"/>
              </w:rPr>
              <w:t xml:space="preserve"> </w:t>
            </w:r>
            <w:r w:rsidR="005E3F56" w:rsidRPr="00D46E05">
              <w:rPr>
                <w:rFonts w:asciiTheme="minorHAnsi" w:hAnsiTheme="minorHAnsi" w:cstheme="minorHAnsi"/>
                <w:b/>
                <w:vanish/>
                <w:color w:val="0000FF"/>
                <w:sz w:val="22"/>
                <w:szCs w:val="22"/>
              </w:rPr>
              <w:t>150 character limit.</w:t>
            </w:r>
          </w:p>
          <w:p w14:paraId="1680B5DD" w14:textId="77777777" w:rsidR="005174D0" w:rsidRPr="00D46E05" w:rsidRDefault="00EA1DB0">
            <w:pPr>
              <w:rPr>
                <w:rFonts w:asciiTheme="minorHAnsi" w:hAnsiTheme="minorHAnsi" w:cstheme="minorHAnsi"/>
                <w:b/>
                <w:vanish/>
                <w:color w:val="0000FF"/>
                <w:sz w:val="22"/>
                <w:szCs w:val="22"/>
              </w:rPr>
            </w:pPr>
            <w:r w:rsidRPr="00D46E05">
              <w:rPr>
                <w:rFonts w:asciiTheme="minorHAnsi" w:hAnsiTheme="minorHAnsi" w:cstheme="minorHAnsi"/>
                <w:vanish/>
                <w:color w:val="0000FF"/>
                <w:sz w:val="22"/>
                <w:szCs w:val="22"/>
              </w:rPr>
              <w:t xml:space="preserve">This </w:t>
            </w:r>
            <w:r w:rsidR="004976B6" w:rsidRPr="00D46E05">
              <w:rPr>
                <w:rFonts w:asciiTheme="minorHAnsi" w:hAnsiTheme="minorHAnsi" w:cstheme="minorHAnsi"/>
                <w:vanish/>
                <w:color w:val="0000FF"/>
                <w:sz w:val="22"/>
                <w:szCs w:val="22"/>
              </w:rPr>
              <w:t>title will be recorded on th</w:t>
            </w:r>
            <w:r w:rsidR="007A6EEB" w:rsidRPr="00D46E05">
              <w:rPr>
                <w:rFonts w:asciiTheme="minorHAnsi" w:hAnsiTheme="minorHAnsi" w:cstheme="minorHAnsi"/>
                <w:vanish/>
                <w:color w:val="0000FF"/>
                <w:sz w:val="22"/>
                <w:szCs w:val="22"/>
              </w:rPr>
              <w:t xml:space="preserve">e </w:t>
            </w:r>
            <w:r w:rsidR="00464199" w:rsidRPr="00D46E05">
              <w:rPr>
                <w:rFonts w:asciiTheme="minorHAnsi" w:hAnsiTheme="minorHAnsi" w:cstheme="minorHAnsi"/>
                <w:vanish/>
                <w:color w:val="0000FF"/>
                <w:sz w:val="22"/>
                <w:szCs w:val="22"/>
              </w:rPr>
              <w:t xml:space="preserve">human ethics database </w:t>
            </w:r>
            <w:r w:rsidR="00D23812" w:rsidRPr="00D46E05">
              <w:rPr>
                <w:rFonts w:asciiTheme="minorHAnsi" w:hAnsiTheme="minorHAnsi" w:cstheme="minorHAnsi"/>
                <w:vanish/>
                <w:color w:val="0000FF"/>
                <w:sz w:val="22"/>
                <w:szCs w:val="22"/>
              </w:rPr>
              <w:t xml:space="preserve">and </w:t>
            </w:r>
            <w:r w:rsidR="004976B6" w:rsidRPr="00D46E05">
              <w:rPr>
                <w:rFonts w:asciiTheme="minorHAnsi" w:hAnsiTheme="minorHAnsi" w:cstheme="minorHAnsi"/>
                <w:vanish/>
                <w:color w:val="0000FF"/>
                <w:sz w:val="22"/>
                <w:szCs w:val="22"/>
              </w:rPr>
              <w:t xml:space="preserve">used in all correspondence in relation to this </w:t>
            </w:r>
            <w:r w:rsidR="00464199" w:rsidRPr="00D46E05">
              <w:rPr>
                <w:rFonts w:asciiTheme="minorHAnsi" w:hAnsiTheme="minorHAnsi" w:cstheme="minorHAnsi"/>
                <w:vanish/>
                <w:color w:val="0000FF"/>
                <w:sz w:val="22"/>
                <w:szCs w:val="22"/>
              </w:rPr>
              <w:t>project</w:t>
            </w:r>
            <w:r w:rsidR="004976B6" w:rsidRPr="00D46E05">
              <w:rPr>
                <w:rFonts w:asciiTheme="minorHAnsi" w:hAnsiTheme="minorHAnsi" w:cstheme="minorHAnsi"/>
                <w:vanish/>
                <w:color w:val="0000FF"/>
                <w:sz w:val="22"/>
                <w:szCs w:val="22"/>
              </w:rPr>
              <w:t>.</w:t>
            </w:r>
            <w:r w:rsidR="00464199" w:rsidRPr="00D46E05">
              <w:rPr>
                <w:rFonts w:asciiTheme="minorHAnsi" w:hAnsiTheme="minorHAnsi" w:cstheme="minorHAnsi"/>
                <w:vanish/>
                <w:color w:val="0000FF"/>
                <w:sz w:val="22"/>
                <w:szCs w:val="22"/>
              </w:rPr>
              <w:t xml:space="preserve"> </w:t>
            </w:r>
            <w:r w:rsidR="005E3F56" w:rsidRPr="00D46E05">
              <w:rPr>
                <w:rFonts w:asciiTheme="minorHAnsi" w:hAnsiTheme="minorHAnsi" w:cstheme="minorHAnsi"/>
                <w:vanish/>
                <w:color w:val="0000FF"/>
                <w:sz w:val="22"/>
                <w:szCs w:val="22"/>
              </w:rPr>
              <w:t xml:space="preserve"> </w:t>
            </w:r>
          </w:p>
        </w:tc>
        <w:tc>
          <w:tcPr>
            <w:tcW w:w="6270" w:type="dxa"/>
          </w:tcPr>
          <w:p w14:paraId="62CDA1D2" w14:textId="2853D4FD" w:rsidR="005174D0" w:rsidRPr="00D46E05" w:rsidRDefault="007A16ED">
            <w:pPr>
              <w:rPr>
                <w:rFonts w:asciiTheme="minorHAnsi" w:hAnsiTheme="minorHAnsi" w:cstheme="minorHAnsi"/>
                <w:color w:val="000000"/>
                <w:sz w:val="22"/>
                <w:szCs w:val="22"/>
              </w:rPr>
            </w:pPr>
            <w:r>
              <w:rPr>
                <w:rFonts w:asciiTheme="minorHAnsi" w:hAnsiTheme="minorHAnsi" w:cstheme="minorHAnsi"/>
                <w:color w:val="000000"/>
                <w:sz w:val="22"/>
                <w:szCs w:val="22"/>
              </w:rPr>
              <w:t xml:space="preserve">Stress and wellbeing in climate </w:t>
            </w:r>
            <w:r w:rsidR="0086152C">
              <w:rPr>
                <w:rFonts w:asciiTheme="minorHAnsi" w:hAnsiTheme="minorHAnsi" w:cstheme="minorHAnsi"/>
                <w:color w:val="000000"/>
                <w:sz w:val="22"/>
                <w:szCs w:val="22"/>
              </w:rPr>
              <w:t>scientists</w:t>
            </w:r>
          </w:p>
          <w:p w14:paraId="05C5DA85" w14:textId="77777777" w:rsidR="005174D0" w:rsidRPr="00D46E05" w:rsidRDefault="005174D0">
            <w:pPr>
              <w:rPr>
                <w:rFonts w:asciiTheme="minorHAnsi" w:hAnsiTheme="minorHAnsi" w:cstheme="minorHAnsi"/>
                <w:color w:val="000000"/>
                <w:sz w:val="22"/>
                <w:szCs w:val="22"/>
              </w:rPr>
            </w:pPr>
          </w:p>
        </w:tc>
        <w:tc>
          <w:tcPr>
            <w:tcW w:w="570" w:type="dxa"/>
            <w:tcBorders>
              <w:right w:val="single" w:sz="4" w:space="0" w:color="auto"/>
            </w:tcBorders>
            <w:shd w:val="clear" w:color="auto" w:fill="99CCFF"/>
          </w:tcPr>
          <w:p w14:paraId="125CE301" w14:textId="77777777" w:rsidR="005174D0" w:rsidRPr="00D46E05" w:rsidRDefault="005174D0">
            <w:pPr>
              <w:rPr>
                <w:rFonts w:asciiTheme="minorHAnsi" w:hAnsiTheme="minorHAnsi" w:cstheme="minorHAnsi"/>
                <w:color w:val="000000"/>
                <w:sz w:val="22"/>
                <w:szCs w:val="22"/>
              </w:rPr>
            </w:pPr>
          </w:p>
        </w:tc>
      </w:tr>
      <w:tr w:rsidR="005174D0" w:rsidRPr="00D46E05" w14:paraId="1FBEAC56" w14:textId="77777777" w:rsidTr="00F855B4">
        <w:tc>
          <w:tcPr>
            <w:tcW w:w="3348" w:type="dxa"/>
            <w:tcBorders>
              <w:left w:val="single" w:sz="4" w:space="0" w:color="auto"/>
              <w:bottom w:val="single" w:sz="4" w:space="0" w:color="auto"/>
            </w:tcBorders>
            <w:shd w:val="clear" w:color="auto" w:fill="99CCFF"/>
          </w:tcPr>
          <w:p w14:paraId="365EAE11" w14:textId="77777777" w:rsidR="005174D0" w:rsidRPr="00D46E05" w:rsidRDefault="005174D0">
            <w:pPr>
              <w:rPr>
                <w:rFonts w:asciiTheme="minorHAnsi" w:hAnsiTheme="minorHAnsi" w:cstheme="minorHAnsi"/>
                <w:color w:val="000000"/>
                <w:sz w:val="22"/>
                <w:szCs w:val="22"/>
              </w:rPr>
            </w:pPr>
          </w:p>
        </w:tc>
        <w:tc>
          <w:tcPr>
            <w:tcW w:w="6840" w:type="dxa"/>
            <w:gridSpan w:val="2"/>
            <w:tcBorders>
              <w:bottom w:val="single" w:sz="4" w:space="0" w:color="auto"/>
              <w:right w:val="single" w:sz="4" w:space="0" w:color="auto"/>
            </w:tcBorders>
            <w:shd w:val="clear" w:color="auto" w:fill="99CCFF"/>
          </w:tcPr>
          <w:p w14:paraId="69488FB9" w14:textId="77777777" w:rsidR="005174D0" w:rsidRPr="00D46E05" w:rsidRDefault="005174D0">
            <w:pPr>
              <w:rPr>
                <w:rFonts w:asciiTheme="minorHAnsi" w:hAnsiTheme="minorHAnsi" w:cstheme="minorHAnsi"/>
                <w:color w:val="000000"/>
                <w:sz w:val="22"/>
                <w:szCs w:val="22"/>
              </w:rPr>
            </w:pPr>
          </w:p>
        </w:tc>
      </w:tr>
    </w:tbl>
    <w:p w14:paraId="70E629F1" w14:textId="77777777" w:rsidR="005174D0" w:rsidRPr="00D46E05" w:rsidRDefault="005174D0">
      <w:pPr>
        <w:rPr>
          <w:rFonts w:asciiTheme="minorHAnsi" w:hAnsiTheme="minorHAnsi" w:cstheme="minorHAnsi"/>
          <w:color w:val="000000"/>
          <w:sz w:val="22"/>
          <w:szCs w:val="22"/>
        </w:rPr>
      </w:pPr>
    </w:p>
    <w:tbl>
      <w:tblPr>
        <w:tblW w:w="10188" w:type="dxa"/>
        <w:shd w:val="pct12" w:color="auto" w:fill="auto"/>
        <w:tblLook w:val="0000" w:firstRow="0" w:lastRow="0" w:firstColumn="0" w:lastColumn="0" w:noHBand="0" w:noVBand="0"/>
      </w:tblPr>
      <w:tblGrid>
        <w:gridCol w:w="3348"/>
        <w:gridCol w:w="6270"/>
        <w:gridCol w:w="570"/>
      </w:tblGrid>
      <w:tr w:rsidR="00BC13E1" w:rsidRPr="00D46E05" w14:paraId="555C780D" w14:textId="77777777" w:rsidTr="00F855B4">
        <w:tc>
          <w:tcPr>
            <w:tcW w:w="3348" w:type="dxa"/>
            <w:tcBorders>
              <w:top w:val="single" w:sz="4" w:space="0" w:color="auto"/>
              <w:left w:val="single" w:sz="4" w:space="0" w:color="auto"/>
            </w:tcBorders>
            <w:shd w:val="clear" w:color="auto" w:fill="99CCFF"/>
          </w:tcPr>
          <w:p w14:paraId="48E4066D" w14:textId="77777777" w:rsidR="00BC13E1" w:rsidRPr="00D46E05" w:rsidRDefault="00BC13E1" w:rsidP="00DD2514">
            <w:pPr>
              <w:rPr>
                <w:rFonts w:asciiTheme="minorHAnsi" w:hAnsiTheme="minorHAnsi" w:cstheme="minorHAnsi"/>
                <w:color w:val="000000"/>
                <w:sz w:val="22"/>
                <w:szCs w:val="22"/>
              </w:rPr>
            </w:pPr>
          </w:p>
        </w:tc>
        <w:tc>
          <w:tcPr>
            <w:tcW w:w="6840" w:type="dxa"/>
            <w:gridSpan w:val="2"/>
            <w:tcBorders>
              <w:top w:val="single" w:sz="4" w:space="0" w:color="auto"/>
              <w:right w:val="single" w:sz="4" w:space="0" w:color="auto"/>
            </w:tcBorders>
            <w:shd w:val="clear" w:color="auto" w:fill="99CCFF"/>
          </w:tcPr>
          <w:p w14:paraId="6ED75172" w14:textId="77777777" w:rsidR="00BC13E1" w:rsidRPr="00D46E05" w:rsidRDefault="00BC13E1" w:rsidP="00DD2514">
            <w:pPr>
              <w:rPr>
                <w:rFonts w:asciiTheme="minorHAnsi" w:hAnsiTheme="minorHAnsi" w:cstheme="minorHAnsi"/>
                <w:color w:val="000000"/>
                <w:sz w:val="22"/>
                <w:szCs w:val="22"/>
              </w:rPr>
            </w:pPr>
          </w:p>
        </w:tc>
      </w:tr>
      <w:tr w:rsidR="00BC13E1" w:rsidRPr="00D46E05" w14:paraId="2F7FB86A" w14:textId="77777777" w:rsidTr="00C96398">
        <w:trPr>
          <w:trHeight w:val="66"/>
        </w:trPr>
        <w:tc>
          <w:tcPr>
            <w:tcW w:w="3348" w:type="dxa"/>
            <w:tcBorders>
              <w:left w:val="single" w:sz="4" w:space="0" w:color="auto"/>
            </w:tcBorders>
            <w:shd w:val="clear" w:color="auto" w:fill="99CCFF"/>
          </w:tcPr>
          <w:p w14:paraId="57766B4E" w14:textId="77777777" w:rsidR="00BC13E1" w:rsidRPr="00D46E05" w:rsidRDefault="00BC13E1" w:rsidP="00DD2514">
            <w:pPr>
              <w:rPr>
                <w:rFonts w:asciiTheme="minorHAnsi" w:hAnsiTheme="minorHAnsi" w:cstheme="minorHAnsi"/>
                <w:b/>
                <w:sz w:val="22"/>
                <w:szCs w:val="22"/>
              </w:rPr>
            </w:pPr>
            <w:r w:rsidRPr="00D46E05">
              <w:rPr>
                <w:rFonts w:asciiTheme="minorHAnsi" w:hAnsiTheme="minorHAnsi" w:cstheme="minorHAnsi"/>
                <w:b/>
                <w:sz w:val="22"/>
                <w:szCs w:val="22"/>
              </w:rPr>
              <w:t xml:space="preserve">Project </w:t>
            </w:r>
            <w:r w:rsidR="000B610F" w:rsidRPr="00D46E05">
              <w:rPr>
                <w:rFonts w:asciiTheme="minorHAnsi" w:hAnsiTheme="minorHAnsi" w:cstheme="minorHAnsi"/>
                <w:b/>
                <w:sz w:val="22"/>
                <w:szCs w:val="22"/>
              </w:rPr>
              <w:t>Summary</w:t>
            </w:r>
            <w:r w:rsidRPr="00D46E05">
              <w:rPr>
                <w:rFonts w:asciiTheme="minorHAnsi" w:hAnsiTheme="minorHAnsi" w:cstheme="minorHAnsi"/>
                <w:b/>
                <w:sz w:val="22"/>
                <w:szCs w:val="22"/>
              </w:rPr>
              <w:t xml:space="preserve"> </w:t>
            </w:r>
          </w:p>
          <w:p w14:paraId="74FF6E58" w14:textId="77777777" w:rsidR="003C0C0A" w:rsidRPr="00D46E05" w:rsidRDefault="0062542C" w:rsidP="00DD2514">
            <w:pPr>
              <w:rPr>
                <w:rFonts w:asciiTheme="minorHAnsi" w:hAnsiTheme="minorHAnsi" w:cstheme="minorHAnsi"/>
                <w:vanish/>
                <w:color w:val="0000FF"/>
                <w:sz w:val="22"/>
                <w:szCs w:val="22"/>
              </w:rPr>
            </w:pPr>
            <w:r w:rsidRPr="00D46E05">
              <w:rPr>
                <w:rFonts w:asciiTheme="minorHAnsi" w:hAnsiTheme="minorHAnsi" w:cstheme="minorHAnsi"/>
                <w:sz w:val="22"/>
                <w:szCs w:val="22"/>
              </w:rPr>
              <w:t xml:space="preserve">Provide a brief plain English snapshot of the project (max. 100 words).  </w:t>
            </w:r>
            <w:r w:rsidR="003C0C0A" w:rsidRPr="00D46E05">
              <w:rPr>
                <w:rFonts w:asciiTheme="minorHAnsi" w:hAnsiTheme="minorHAnsi" w:cstheme="minorHAnsi"/>
                <w:b/>
                <w:vanish/>
                <w:color w:val="0000FF"/>
                <w:sz w:val="22"/>
                <w:szCs w:val="22"/>
              </w:rPr>
              <w:t>Max 6 lines</w:t>
            </w:r>
            <w:r w:rsidR="003C0C0A" w:rsidRPr="00D46E05">
              <w:rPr>
                <w:rFonts w:asciiTheme="minorHAnsi" w:hAnsiTheme="minorHAnsi" w:cstheme="minorHAnsi"/>
                <w:vanish/>
                <w:color w:val="0000FF"/>
                <w:sz w:val="22"/>
                <w:szCs w:val="22"/>
              </w:rPr>
              <w:t>.</w:t>
            </w:r>
          </w:p>
          <w:p w14:paraId="06390C1A" w14:textId="77777777" w:rsidR="007E7669" w:rsidRPr="00D46E05" w:rsidRDefault="000B610F" w:rsidP="00DD2514">
            <w:pPr>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Provide a lay person</w:t>
            </w:r>
            <w:r w:rsidR="00EE5F1D" w:rsidRPr="00D46E05">
              <w:rPr>
                <w:rFonts w:asciiTheme="minorHAnsi" w:hAnsiTheme="minorHAnsi" w:cstheme="minorHAnsi"/>
                <w:vanish/>
                <w:color w:val="0000FF"/>
                <w:sz w:val="22"/>
                <w:szCs w:val="22"/>
              </w:rPr>
              <w:t>s</w:t>
            </w:r>
            <w:r w:rsidRPr="00D46E05">
              <w:rPr>
                <w:rFonts w:asciiTheme="minorHAnsi" w:hAnsiTheme="minorHAnsi" w:cstheme="minorHAnsi"/>
                <w:vanish/>
                <w:color w:val="0000FF"/>
                <w:sz w:val="22"/>
                <w:szCs w:val="22"/>
              </w:rPr>
              <w:t xml:space="preserve"> </w:t>
            </w:r>
            <w:r w:rsidR="00062E87" w:rsidRPr="00D46E05">
              <w:rPr>
                <w:rFonts w:asciiTheme="minorHAnsi" w:hAnsiTheme="minorHAnsi" w:cstheme="minorHAnsi"/>
                <w:vanish/>
                <w:color w:val="0000FF"/>
                <w:sz w:val="22"/>
                <w:szCs w:val="22"/>
              </w:rPr>
              <w:t xml:space="preserve">snapshot </w:t>
            </w:r>
            <w:r w:rsidRPr="00D46E05">
              <w:rPr>
                <w:rFonts w:asciiTheme="minorHAnsi" w:hAnsiTheme="minorHAnsi" w:cstheme="minorHAnsi"/>
                <w:vanish/>
                <w:color w:val="0000FF"/>
                <w:sz w:val="22"/>
                <w:szCs w:val="22"/>
              </w:rPr>
              <w:t xml:space="preserve">of </w:t>
            </w:r>
            <w:r w:rsidR="00062E87" w:rsidRPr="00D46E05">
              <w:rPr>
                <w:rFonts w:asciiTheme="minorHAnsi" w:hAnsiTheme="minorHAnsi" w:cstheme="minorHAnsi"/>
                <w:vanish/>
                <w:color w:val="0000FF"/>
                <w:sz w:val="22"/>
                <w:szCs w:val="22"/>
              </w:rPr>
              <w:t xml:space="preserve">the </w:t>
            </w:r>
            <w:r w:rsidRPr="00D46E05">
              <w:rPr>
                <w:rFonts w:asciiTheme="minorHAnsi" w:hAnsiTheme="minorHAnsi" w:cstheme="minorHAnsi"/>
                <w:vanish/>
                <w:color w:val="0000FF"/>
                <w:sz w:val="22"/>
                <w:szCs w:val="22"/>
              </w:rPr>
              <w:t>project</w:t>
            </w:r>
            <w:r w:rsidR="00062E87" w:rsidRPr="00D46E05">
              <w:rPr>
                <w:rFonts w:asciiTheme="minorHAnsi" w:hAnsiTheme="minorHAnsi" w:cstheme="minorHAnsi"/>
                <w:vanish/>
                <w:color w:val="0000FF"/>
                <w:sz w:val="22"/>
                <w:szCs w:val="22"/>
              </w:rPr>
              <w:t>.  Include central aim</w:t>
            </w:r>
            <w:r w:rsidR="003C0C0A" w:rsidRPr="00D46E05">
              <w:rPr>
                <w:rFonts w:asciiTheme="minorHAnsi" w:hAnsiTheme="minorHAnsi" w:cstheme="minorHAnsi"/>
                <w:vanish/>
                <w:color w:val="0000FF"/>
                <w:sz w:val="22"/>
                <w:szCs w:val="22"/>
              </w:rPr>
              <w:t>s</w:t>
            </w:r>
            <w:r w:rsidR="00EE5F1D" w:rsidRPr="00D46E05">
              <w:rPr>
                <w:rFonts w:asciiTheme="minorHAnsi" w:hAnsiTheme="minorHAnsi" w:cstheme="minorHAnsi"/>
                <w:vanish/>
                <w:color w:val="0000FF"/>
                <w:sz w:val="22"/>
                <w:szCs w:val="22"/>
              </w:rPr>
              <w:t xml:space="preserve">, study population, method </w:t>
            </w:r>
            <w:r w:rsidR="00062E87" w:rsidRPr="00D46E05">
              <w:rPr>
                <w:rFonts w:asciiTheme="minorHAnsi" w:hAnsiTheme="minorHAnsi" w:cstheme="minorHAnsi"/>
                <w:vanish/>
                <w:color w:val="0000FF"/>
                <w:sz w:val="22"/>
                <w:szCs w:val="22"/>
              </w:rPr>
              <w:t xml:space="preserve">and </w:t>
            </w:r>
            <w:r w:rsidR="00F409E3" w:rsidRPr="00D46E05">
              <w:rPr>
                <w:rFonts w:asciiTheme="minorHAnsi" w:hAnsiTheme="minorHAnsi" w:cstheme="minorHAnsi"/>
                <w:vanish/>
                <w:color w:val="0000FF"/>
                <w:sz w:val="22"/>
                <w:szCs w:val="22"/>
              </w:rPr>
              <w:t>technique (eg survey</w:t>
            </w:r>
            <w:r w:rsidR="00EE5F1D" w:rsidRPr="00D46E05">
              <w:rPr>
                <w:rFonts w:asciiTheme="minorHAnsi" w:hAnsiTheme="minorHAnsi" w:cstheme="minorHAnsi"/>
                <w:vanish/>
                <w:color w:val="0000FF"/>
                <w:sz w:val="22"/>
                <w:szCs w:val="22"/>
              </w:rPr>
              <w:t>s</w:t>
            </w:r>
            <w:r w:rsidR="00F409E3" w:rsidRPr="00D46E05">
              <w:rPr>
                <w:rFonts w:asciiTheme="minorHAnsi" w:hAnsiTheme="minorHAnsi" w:cstheme="minorHAnsi"/>
                <w:vanish/>
                <w:color w:val="0000FF"/>
                <w:sz w:val="22"/>
                <w:szCs w:val="22"/>
              </w:rPr>
              <w:t>, interview</w:t>
            </w:r>
            <w:r w:rsidR="00EE5F1D" w:rsidRPr="00D46E05">
              <w:rPr>
                <w:rFonts w:asciiTheme="minorHAnsi" w:hAnsiTheme="minorHAnsi" w:cstheme="minorHAnsi"/>
                <w:vanish/>
                <w:color w:val="0000FF"/>
                <w:sz w:val="22"/>
                <w:szCs w:val="22"/>
              </w:rPr>
              <w:t>s</w:t>
            </w:r>
            <w:r w:rsidR="00F409E3" w:rsidRPr="00D46E05">
              <w:rPr>
                <w:rFonts w:asciiTheme="minorHAnsi" w:hAnsiTheme="minorHAnsi" w:cstheme="minorHAnsi"/>
                <w:vanish/>
                <w:color w:val="0000FF"/>
                <w:sz w:val="22"/>
                <w:szCs w:val="22"/>
              </w:rPr>
              <w:t xml:space="preserve">, </w:t>
            </w:r>
            <w:r w:rsidR="00032E32" w:rsidRPr="00D46E05">
              <w:rPr>
                <w:rFonts w:asciiTheme="minorHAnsi" w:hAnsiTheme="minorHAnsi" w:cstheme="minorHAnsi"/>
                <w:vanish/>
                <w:color w:val="0000FF"/>
                <w:sz w:val="22"/>
                <w:szCs w:val="22"/>
              </w:rPr>
              <w:t>observation</w:t>
            </w:r>
            <w:r w:rsidR="00EE5F1D" w:rsidRPr="00D46E05">
              <w:rPr>
                <w:rFonts w:asciiTheme="minorHAnsi" w:hAnsiTheme="minorHAnsi" w:cstheme="minorHAnsi"/>
                <w:vanish/>
                <w:color w:val="0000FF"/>
                <w:sz w:val="22"/>
                <w:szCs w:val="22"/>
              </w:rPr>
              <w:t>s</w:t>
            </w:r>
            <w:r w:rsidR="00032E32" w:rsidRPr="00D46E05">
              <w:rPr>
                <w:rFonts w:asciiTheme="minorHAnsi" w:hAnsiTheme="minorHAnsi" w:cstheme="minorHAnsi"/>
                <w:vanish/>
                <w:color w:val="0000FF"/>
                <w:sz w:val="22"/>
                <w:szCs w:val="22"/>
              </w:rPr>
              <w:t>, etc)</w:t>
            </w:r>
            <w:r w:rsidR="00BC13E1" w:rsidRPr="00D46E05">
              <w:rPr>
                <w:rFonts w:asciiTheme="minorHAnsi" w:hAnsiTheme="minorHAnsi" w:cstheme="minorHAnsi"/>
                <w:vanish/>
                <w:color w:val="0000FF"/>
                <w:sz w:val="22"/>
                <w:szCs w:val="22"/>
              </w:rPr>
              <w:t xml:space="preserve">.  </w:t>
            </w:r>
          </w:p>
          <w:p w14:paraId="5591E4BC" w14:textId="77777777" w:rsidR="00BC13E1" w:rsidRPr="00D46E05" w:rsidRDefault="00BC13E1" w:rsidP="00DD2514">
            <w:pPr>
              <w:rPr>
                <w:rFonts w:asciiTheme="minorHAnsi" w:hAnsiTheme="minorHAnsi" w:cstheme="minorHAnsi"/>
                <w:b/>
                <w:vanish/>
                <w:color w:val="0000FF"/>
                <w:sz w:val="22"/>
                <w:szCs w:val="22"/>
              </w:rPr>
            </w:pPr>
          </w:p>
        </w:tc>
        <w:tc>
          <w:tcPr>
            <w:tcW w:w="6270" w:type="dxa"/>
          </w:tcPr>
          <w:p w14:paraId="5900EF57" w14:textId="76E2AE81" w:rsidR="00032E32" w:rsidRPr="00D46E05" w:rsidRDefault="007A16ED" w:rsidP="00DD2514">
            <w:pPr>
              <w:rPr>
                <w:rFonts w:asciiTheme="minorHAnsi" w:hAnsiTheme="minorHAnsi" w:cstheme="minorHAnsi"/>
                <w:color w:val="000000"/>
                <w:sz w:val="22"/>
                <w:szCs w:val="22"/>
              </w:rPr>
            </w:pPr>
            <w:r>
              <w:rPr>
                <w:rFonts w:asciiTheme="minorHAnsi" w:hAnsiTheme="minorHAnsi" w:cstheme="minorHAnsi"/>
                <w:color w:val="000000"/>
                <w:sz w:val="22"/>
                <w:szCs w:val="22"/>
              </w:rPr>
              <w:t xml:space="preserve">The nature of climate research, specifically the discoveries and difficulties in </w:t>
            </w:r>
            <w:r w:rsidR="00290576">
              <w:rPr>
                <w:rFonts w:asciiTheme="minorHAnsi" w:hAnsiTheme="minorHAnsi" w:cstheme="minorHAnsi"/>
                <w:color w:val="000000"/>
                <w:sz w:val="22"/>
                <w:szCs w:val="22"/>
              </w:rPr>
              <w:t xml:space="preserve">communicating </w:t>
            </w:r>
            <w:r>
              <w:rPr>
                <w:rFonts w:asciiTheme="minorHAnsi" w:hAnsiTheme="minorHAnsi" w:cstheme="minorHAnsi"/>
                <w:color w:val="000000"/>
                <w:sz w:val="22"/>
                <w:szCs w:val="22"/>
              </w:rPr>
              <w:t xml:space="preserve">them to those who deny </w:t>
            </w:r>
            <w:r w:rsidR="00533484">
              <w:rPr>
                <w:rFonts w:asciiTheme="minorHAnsi" w:hAnsiTheme="minorHAnsi" w:cstheme="minorHAnsi"/>
                <w:color w:val="000000"/>
                <w:sz w:val="22"/>
                <w:szCs w:val="22"/>
              </w:rPr>
              <w:t>climate change</w:t>
            </w:r>
            <w:r>
              <w:rPr>
                <w:rFonts w:asciiTheme="minorHAnsi" w:hAnsiTheme="minorHAnsi" w:cstheme="minorHAnsi"/>
                <w:color w:val="000000"/>
                <w:sz w:val="22"/>
                <w:szCs w:val="22"/>
              </w:rPr>
              <w:t xml:space="preserve">, points to potentially increased risks of burnout and negative job-related experiences for climate scientists. In this research, we propose to conduct a follow-up study to one we </w:t>
            </w:r>
            <w:r w:rsidR="00290576">
              <w:rPr>
                <w:rFonts w:asciiTheme="minorHAnsi" w:hAnsiTheme="minorHAnsi" w:cstheme="minorHAnsi"/>
                <w:color w:val="000000"/>
                <w:sz w:val="22"/>
                <w:szCs w:val="22"/>
              </w:rPr>
              <w:t>conducted</w:t>
            </w:r>
            <w:r>
              <w:rPr>
                <w:rFonts w:asciiTheme="minorHAnsi" w:hAnsiTheme="minorHAnsi" w:cstheme="minorHAnsi"/>
                <w:color w:val="000000"/>
                <w:sz w:val="22"/>
                <w:szCs w:val="22"/>
              </w:rPr>
              <w:t xml:space="preserve"> in 2017 (HE17-032) to assess burnout,</w:t>
            </w:r>
            <w:r w:rsidR="00290576">
              <w:rPr>
                <w:rFonts w:asciiTheme="minorHAnsi" w:hAnsiTheme="minorHAnsi" w:cstheme="minorHAnsi"/>
                <w:color w:val="000000"/>
                <w:sz w:val="22"/>
                <w:szCs w:val="22"/>
              </w:rPr>
              <w:t xml:space="preserve"> psychological distress, mental well-being, coping, perceived organisational support, and hope. This study will provide information on how climate scientists are coping 6 years after our last round of data collection, and includes a couple of new measures to assess experiences related to responses in the previous sample. </w:t>
            </w:r>
          </w:p>
        </w:tc>
        <w:tc>
          <w:tcPr>
            <w:tcW w:w="570" w:type="dxa"/>
            <w:tcBorders>
              <w:right w:val="single" w:sz="4" w:space="0" w:color="auto"/>
            </w:tcBorders>
            <w:shd w:val="clear" w:color="auto" w:fill="99CCFF"/>
          </w:tcPr>
          <w:p w14:paraId="13EABDCA" w14:textId="77777777" w:rsidR="00BC13E1" w:rsidRPr="00D46E05" w:rsidRDefault="00BC13E1" w:rsidP="00DD2514">
            <w:pPr>
              <w:rPr>
                <w:rFonts w:asciiTheme="minorHAnsi" w:hAnsiTheme="minorHAnsi" w:cstheme="minorHAnsi"/>
                <w:color w:val="000000"/>
                <w:sz w:val="22"/>
                <w:szCs w:val="22"/>
              </w:rPr>
            </w:pPr>
          </w:p>
        </w:tc>
      </w:tr>
      <w:tr w:rsidR="00BC13E1" w:rsidRPr="00D46E05" w14:paraId="132D91EF" w14:textId="77777777" w:rsidTr="00F855B4">
        <w:tc>
          <w:tcPr>
            <w:tcW w:w="3348" w:type="dxa"/>
            <w:tcBorders>
              <w:left w:val="single" w:sz="4" w:space="0" w:color="auto"/>
              <w:bottom w:val="single" w:sz="4" w:space="0" w:color="auto"/>
            </w:tcBorders>
            <w:shd w:val="clear" w:color="auto" w:fill="99CCFF"/>
          </w:tcPr>
          <w:p w14:paraId="51D27FAA" w14:textId="77777777" w:rsidR="00BC13E1" w:rsidRPr="00D46E05" w:rsidRDefault="00BC13E1" w:rsidP="00DD2514">
            <w:pPr>
              <w:rPr>
                <w:rFonts w:asciiTheme="minorHAnsi" w:hAnsiTheme="minorHAnsi" w:cstheme="minorHAnsi"/>
                <w:color w:val="000000"/>
                <w:sz w:val="22"/>
                <w:szCs w:val="22"/>
              </w:rPr>
            </w:pPr>
          </w:p>
        </w:tc>
        <w:tc>
          <w:tcPr>
            <w:tcW w:w="6840" w:type="dxa"/>
            <w:gridSpan w:val="2"/>
            <w:tcBorders>
              <w:bottom w:val="single" w:sz="4" w:space="0" w:color="auto"/>
              <w:right w:val="single" w:sz="4" w:space="0" w:color="auto"/>
            </w:tcBorders>
            <w:shd w:val="clear" w:color="auto" w:fill="99CCFF"/>
          </w:tcPr>
          <w:p w14:paraId="13788FB3" w14:textId="77777777" w:rsidR="00BC13E1" w:rsidRPr="00D46E05" w:rsidRDefault="00BC13E1" w:rsidP="00DD2514">
            <w:pPr>
              <w:rPr>
                <w:rFonts w:asciiTheme="minorHAnsi" w:hAnsiTheme="minorHAnsi" w:cstheme="minorHAnsi"/>
                <w:color w:val="000000"/>
                <w:sz w:val="22"/>
                <w:szCs w:val="22"/>
              </w:rPr>
            </w:pPr>
          </w:p>
        </w:tc>
      </w:tr>
    </w:tbl>
    <w:p w14:paraId="56443160" w14:textId="77777777" w:rsidR="00BC13E1" w:rsidRPr="00D46E05" w:rsidRDefault="00BC13E1">
      <w:pPr>
        <w:rPr>
          <w:rFonts w:asciiTheme="minorHAnsi" w:hAnsiTheme="minorHAnsi" w:cstheme="minorHAnsi"/>
          <w:color w:val="000000"/>
          <w:sz w:val="22"/>
          <w:szCs w:val="22"/>
        </w:rPr>
      </w:pPr>
    </w:p>
    <w:p w14:paraId="11270885" w14:textId="77777777" w:rsidR="00436556" w:rsidRPr="00D46E05" w:rsidRDefault="00436556">
      <w:pPr>
        <w:rPr>
          <w:rFonts w:asciiTheme="minorHAnsi" w:hAnsiTheme="minorHAnsi" w:cstheme="minorHAnsi"/>
          <w:color w:val="000000"/>
          <w:sz w:val="22"/>
          <w:szCs w:val="22"/>
        </w:rPr>
      </w:pPr>
    </w:p>
    <w:p w14:paraId="217E8539" w14:textId="77777777" w:rsidR="005174D0" w:rsidRPr="00D46E05" w:rsidRDefault="005137B1">
      <w:pPr>
        <w:pStyle w:val="Heading4"/>
        <w:rPr>
          <w:rFonts w:asciiTheme="minorHAnsi" w:hAnsiTheme="minorHAnsi" w:cstheme="minorHAnsi"/>
          <w:sz w:val="22"/>
          <w:szCs w:val="22"/>
        </w:rPr>
      </w:pPr>
      <w:bookmarkStart w:id="2" w:name="_PART_B2_–"/>
      <w:bookmarkStart w:id="3" w:name="B2"/>
      <w:bookmarkEnd w:id="2"/>
      <w:r w:rsidRPr="00D46E05">
        <w:rPr>
          <w:rFonts w:asciiTheme="minorHAnsi" w:hAnsiTheme="minorHAnsi" w:cstheme="minorHAnsi"/>
          <w:sz w:val="22"/>
          <w:szCs w:val="22"/>
        </w:rPr>
        <w:lastRenderedPageBreak/>
        <w:t>PART B2</w:t>
      </w:r>
      <w:r w:rsidR="005174D0" w:rsidRPr="00D46E05">
        <w:rPr>
          <w:rFonts w:asciiTheme="minorHAnsi" w:hAnsiTheme="minorHAnsi" w:cstheme="minorHAnsi"/>
          <w:sz w:val="22"/>
          <w:szCs w:val="22"/>
        </w:rPr>
        <w:t xml:space="preserve"> </w:t>
      </w:r>
      <w:bookmarkEnd w:id="3"/>
      <w:r w:rsidR="005174D0" w:rsidRPr="00D46E05">
        <w:rPr>
          <w:rFonts w:asciiTheme="minorHAnsi" w:hAnsiTheme="minorHAnsi" w:cstheme="minorHAnsi"/>
          <w:sz w:val="22"/>
          <w:szCs w:val="22"/>
        </w:rPr>
        <w:t xml:space="preserve">– </w:t>
      </w:r>
      <w:r w:rsidR="00060F76" w:rsidRPr="00D46E05">
        <w:rPr>
          <w:rFonts w:asciiTheme="minorHAnsi" w:hAnsiTheme="minorHAnsi" w:cstheme="minorHAnsi"/>
          <w:sz w:val="22"/>
          <w:szCs w:val="22"/>
        </w:rPr>
        <w:t>PRINCIP</w:t>
      </w:r>
      <w:r w:rsidR="00342BDD" w:rsidRPr="00D46E05">
        <w:rPr>
          <w:rFonts w:asciiTheme="minorHAnsi" w:hAnsiTheme="minorHAnsi" w:cstheme="minorHAnsi"/>
          <w:sz w:val="22"/>
          <w:szCs w:val="22"/>
        </w:rPr>
        <w:t>AL</w:t>
      </w:r>
      <w:r w:rsidR="00060F76" w:rsidRPr="00D46E05">
        <w:rPr>
          <w:rFonts w:asciiTheme="minorHAnsi" w:hAnsiTheme="minorHAnsi" w:cstheme="minorHAnsi"/>
          <w:sz w:val="22"/>
          <w:szCs w:val="22"/>
        </w:rPr>
        <w:t xml:space="preserve"> </w:t>
      </w:r>
      <w:r w:rsidR="00342BDD" w:rsidRPr="00D46E05">
        <w:rPr>
          <w:rFonts w:asciiTheme="minorHAnsi" w:hAnsiTheme="minorHAnsi" w:cstheme="minorHAnsi"/>
          <w:sz w:val="22"/>
          <w:szCs w:val="22"/>
        </w:rPr>
        <w:t>INVESTIGATOR</w:t>
      </w:r>
      <w:r w:rsidR="00B401E3" w:rsidRPr="00D46E05">
        <w:rPr>
          <w:rFonts w:asciiTheme="minorHAnsi" w:hAnsiTheme="minorHAnsi" w:cstheme="minorHAnsi"/>
          <w:sz w:val="22"/>
          <w:szCs w:val="22"/>
        </w:rPr>
        <w:t xml:space="preserve"> or PROJECT</w:t>
      </w:r>
      <w:r w:rsidR="00A93680" w:rsidRPr="00D46E05">
        <w:rPr>
          <w:rFonts w:asciiTheme="minorHAnsi" w:hAnsiTheme="minorHAnsi" w:cstheme="minorHAnsi"/>
          <w:sz w:val="22"/>
          <w:szCs w:val="22"/>
        </w:rPr>
        <w:t xml:space="preserve"> SUPERVISOR </w:t>
      </w:r>
      <w:r w:rsidR="00E72AB4" w:rsidRPr="00D46E05">
        <w:rPr>
          <w:rFonts w:asciiTheme="minorHAnsi" w:hAnsiTheme="minorHAnsi" w:cstheme="minorHAnsi"/>
          <w:sz w:val="22"/>
          <w:szCs w:val="22"/>
        </w:rPr>
        <w:t>(</w:t>
      </w:r>
      <w:r w:rsidR="004276C6" w:rsidRPr="00D46E05">
        <w:rPr>
          <w:rFonts w:asciiTheme="minorHAnsi" w:hAnsiTheme="minorHAnsi" w:cstheme="minorHAnsi"/>
          <w:i/>
          <w:sz w:val="22"/>
          <w:szCs w:val="22"/>
        </w:rPr>
        <w:t>this is not the student</w:t>
      </w:r>
      <w:r w:rsidR="00E72AB4" w:rsidRPr="00D46E05">
        <w:rPr>
          <w:rFonts w:asciiTheme="minorHAnsi" w:hAnsiTheme="minorHAnsi" w:cstheme="minorHAnsi"/>
          <w:i/>
          <w:sz w:val="22"/>
          <w:szCs w:val="22"/>
        </w:rPr>
        <w:t>)</w:t>
      </w:r>
    </w:p>
    <w:p w14:paraId="0DC9AA4F" w14:textId="77777777" w:rsidR="00436556" w:rsidRPr="00D46E05" w:rsidRDefault="00534735" w:rsidP="00A81644">
      <w:pPr>
        <w:spacing w:after="120"/>
        <w:rPr>
          <w:rFonts w:asciiTheme="minorHAnsi" w:hAnsiTheme="minorHAnsi" w:cstheme="minorHAnsi"/>
          <w:sz w:val="22"/>
          <w:szCs w:val="22"/>
        </w:rPr>
      </w:pPr>
      <w:r w:rsidRPr="00D46E05">
        <w:rPr>
          <w:rFonts w:asciiTheme="minorHAnsi" w:hAnsiTheme="minorHAnsi" w:cstheme="minorHAnsi"/>
          <w:sz w:val="22"/>
          <w:szCs w:val="22"/>
        </w:rPr>
        <w:t>This is the person whom the research team wishes the HREC to correspond with in relation to this project. Only UNE researchers can be listed as contact persons for an ethical clearance application. In the case of student research, a member of the student’s supervisor</w:t>
      </w:r>
      <w:r w:rsidR="00E763A1" w:rsidRPr="00D46E05">
        <w:rPr>
          <w:rFonts w:asciiTheme="minorHAnsi" w:hAnsiTheme="minorHAnsi" w:cstheme="minorHAnsi"/>
          <w:sz w:val="22"/>
          <w:szCs w:val="22"/>
        </w:rPr>
        <w:t>y team</w:t>
      </w:r>
      <w:r w:rsidRPr="00D46E05">
        <w:rPr>
          <w:rFonts w:asciiTheme="minorHAnsi" w:hAnsiTheme="minorHAnsi" w:cstheme="minorHAnsi"/>
          <w:sz w:val="22"/>
          <w:szCs w:val="22"/>
        </w:rPr>
        <w:t xml:space="preserve"> must be listed.</w:t>
      </w:r>
      <w:r w:rsidR="00A81644" w:rsidRPr="00D46E05">
        <w:rPr>
          <w:rFonts w:asciiTheme="minorHAnsi" w:hAnsiTheme="minorHAnsi" w:cstheme="minorHAnsi"/>
          <w:sz w:val="22"/>
          <w:szCs w:val="22"/>
        </w:rPr>
        <w:t xml:space="preserve"> </w:t>
      </w:r>
    </w:p>
    <w:tbl>
      <w:tblPr>
        <w:tblW w:w="10188" w:type="dxa"/>
        <w:shd w:val="pct12" w:color="auto" w:fill="auto"/>
        <w:tblLook w:val="0000" w:firstRow="0" w:lastRow="0" w:firstColumn="0" w:lastColumn="0" w:noHBand="0" w:noVBand="0"/>
      </w:tblPr>
      <w:tblGrid>
        <w:gridCol w:w="3348"/>
        <w:gridCol w:w="6270"/>
        <w:gridCol w:w="570"/>
      </w:tblGrid>
      <w:tr w:rsidR="005174D0" w:rsidRPr="00D46E05" w14:paraId="74A028EB" w14:textId="77777777" w:rsidTr="00F855B4">
        <w:tc>
          <w:tcPr>
            <w:tcW w:w="3348" w:type="dxa"/>
            <w:tcBorders>
              <w:top w:val="single" w:sz="4" w:space="0" w:color="auto"/>
              <w:left w:val="single" w:sz="4" w:space="0" w:color="auto"/>
            </w:tcBorders>
            <w:shd w:val="clear" w:color="auto" w:fill="99CCFF"/>
          </w:tcPr>
          <w:p w14:paraId="0C9760EF" w14:textId="77777777" w:rsidR="005174D0" w:rsidRPr="00D46E05" w:rsidRDefault="005174D0">
            <w:pPr>
              <w:rPr>
                <w:rFonts w:asciiTheme="minorHAnsi" w:hAnsiTheme="minorHAnsi" w:cstheme="minorHAnsi"/>
                <w:color w:val="000000"/>
                <w:sz w:val="22"/>
                <w:szCs w:val="22"/>
              </w:rPr>
            </w:pPr>
          </w:p>
        </w:tc>
        <w:tc>
          <w:tcPr>
            <w:tcW w:w="6840" w:type="dxa"/>
            <w:gridSpan w:val="2"/>
            <w:tcBorders>
              <w:top w:val="single" w:sz="4" w:space="0" w:color="auto"/>
              <w:right w:val="single" w:sz="4" w:space="0" w:color="auto"/>
            </w:tcBorders>
            <w:shd w:val="clear" w:color="auto" w:fill="99CCFF"/>
          </w:tcPr>
          <w:p w14:paraId="266E6833" w14:textId="77777777" w:rsidR="005174D0" w:rsidRPr="00D46E05" w:rsidRDefault="005174D0">
            <w:pPr>
              <w:rPr>
                <w:rFonts w:asciiTheme="minorHAnsi" w:hAnsiTheme="minorHAnsi" w:cstheme="minorHAnsi"/>
                <w:color w:val="000000"/>
                <w:sz w:val="22"/>
                <w:szCs w:val="22"/>
              </w:rPr>
            </w:pPr>
          </w:p>
        </w:tc>
      </w:tr>
      <w:tr w:rsidR="005174D0" w:rsidRPr="00D46E05" w14:paraId="53422217" w14:textId="77777777" w:rsidTr="00F855B4">
        <w:tc>
          <w:tcPr>
            <w:tcW w:w="3348" w:type="dxa"/>
            <w:tcBorders>
              <w:left w:val="single" w:sz="4" w:space="0" w:color="auto"/>
            </w:tcBorders>
            <w:shd w:val="clear" w:color="auto" w:fill="99CCFF"/>
          </w:tcPr>
          <w:p w14:paraId="3F4EA8A5" w14:textId="77777777" w:rsidR="005174D0" w:rsidRPr="00D46E05" w:rsidRDefault="00177D24">
            <w:pPr>
              <w:rPr>
                <w:rFonts w:asciiTheme="minorHAnsi" w:hAnsiTheme="minorHAnsi" w:cstheme="minorHAnsi"/>
                <w:sz w:val="22"/>
                <w:szCs w:val="22"/>
              </w:rPr>
            </w:pPr>
            <w:r w:rsidRPr="00D46E05">
              <w:rPr>
                <w:rFonts w:asciiTheme="minorHAnsi" w:hAnsiTheme="minorHAnsi" w:cstheme="minorHAnsi"/>
                <w:b/>
                <w:sz w:val="22"/>
                <w:szCs w:val="22"/>
              </w:rPr>
              <w:t xml:space="preserve">Name </w:t>
            </w:r>
            <w:bookmarkStart w:id="4" w:name="OLE_LINK1"/>
            <w:bookmarkStart w:id="5" w:name="OLE_LINK2"/>
            <w:r w:rsidR="007542D2" w:rsidRPr="00D46E05">
              <w:rPr>
                <w:rFonts w:asciiTheme="minorHAnsi" w:hAnsiTheme="minorHAnsi" w:cstheme="minorHAnsi"/>
                <w:i/>
                <w:sz w:val="22"/>
                <w:szCs w:val="22"/>
              </w:rPr>
              <w:t>(</w:t>
            </w:r>
            <w:proofErr w:type="spellStart"/>
            <w:r w:rsidR="00241C3E" w:rsidRPr="00D46E05">
              <w:rPr>
                <w:rFonts w:asciiTheme="minorHAnsi" w:hAnsiTheme="minorHAnsi" w:cstheme="minorHAnsi"/>
                <w:i/>
                <w:sz w:val="22"/>
                <w:szCs w:val="22"/>
              </w:rPr>
              <w:t>eg.</w:t>
            </w:r>
            <w:proofErr w:type="spellEnd"/>
            <w:r w:rsidR="00241C3E" w:rsidRPr="00D46E05">
              <w:rPr>
                <w:rFonts w:asciiTheme="minorHAnsi" w:hAnsiTheme="minorHAnsi" w:cstheme="minorHAnsi"/>
                <w:i/>
                <w:sz w:val="22"/>
                <w:szCs w:val="22"/>
              </w:rPr>
              <w:t xml:space="preserve"> </w:t>
            </w:r>
            <w:r w:rsidR="00F855B4" w:rsidRPr="00D46E05">
              <w:rPr>
                <w:rFonts w:asciiTheme="minorHAnsi" w:hAnsiTheme="minorHAnsi" w:cstheme="minorHAnsi"/>
                <w:i/>
                <w:sz w:val="22"/>
                <w:szCs w:val="22"/>
              </w:rPr>
              <w:t>Dr James Nightly</w:t>
            </w:r>
            <w:r w:rsidRPr="00D46E05">
              <w:rPr>
                <w:rFonts w:asciiTheme="minorHAnsi" w:hAnsiTheme="minorHAnsi" w:cstheme="minorHAnsi"/>
                <w:i/>
                <w:sz w:val="22"/>
                <w:szCs w:val="22"/>
              </w:rPr>
              <w:t>)</w:t>
            </w:r>
          </w:p>
          <w:bookmarkEnd w:id="4"/>
          <w:bookmarkEnd w:id="5"/>
          <w:p w14:paraId="47A8A3B9" w14:textId="77777777" w:rsidR="005F4D89" w:rsidRPr="00D46E05" w:rsidRDefault="005F4D89">
            <w:pPr>
              <w:rPr>
                <w:rFonts w:asciiTheme="minorHAnsi" w:hAnsiTheme="minorHAnsi" w:cstheme="minorHAnsi"/>
                <w:b/>
                <w:color w:val="0000FF"/>
                <w:sz w:val="22"/>
                <w:szCs w:val="22"/>
              </w:rPr>
            </w:pPr>
            <w:r w:rsidRPr="00D46E05">
              <w:rPr>
                <w:rFonts w:asciiTheme="minorHAnsi" w:hAnsiTheme="minorHAnsi" w:cstheme="minorHAnsi"/>
                <w:b/>
                <w:color w:val="0000FF"/>
                <w:sz w:val="22"/>
                <w:szCs w:val="22"/>
              </w:rPr>
              <w:t>(one name only)</w:t>
            </w:r>
          </w:p>
        </w:tc>
        <w:tc>
          <w:tcPr>
            <w:tcW w:w="6270" w:type="dxa"/>
          </w:tcPr>
          <w:p w14:paraId="2B9DCB9F" w14:textId="078F85DA" w:rsidR="005174D0" w:rsidRPr="00D46E05" w:rsidRDefault="00290576">
            <w:pPr>
              <w:rPr>
                <w:rFonts w:asciiTheme="minorHAnsi" w:hAnsiTheme="minorHAnsi" w:cstheme="minorHAnsi"/>
                <w:color w:val="000000"/>
                <w:sz w:val="22"/>
                <w:szCs w:val="22"/>
              </w:rPr>
            </w:pPr>
            <w:r>
              <w:rPr>
                <w:rFonts w:asciiTheme="minorHAnsi" w:hAnsiTheme="minorHAnsi" w:cstheme="minorHAnsi"/>
                <w:color w:val="000000"/>
                <w:sz w:val="22"/>
                <w:szCs w:val="22"/>
              </w:rPr>
              <w:t>Prof Amy Lykins</w:t>
            </w:r>
          </w:p>
        </w:tc>
        <w:tc>
          <w:tcPr>
            <w:tcW w:w="570" w:type="dxa"/>
            <w:tcBorders>
              <w:right w:val="single" w:sz="4" w:space="0" w:color="auto"/>
            </w:tcBorders>
            <w:shd w:val="clear" w:color="auto" w:fill="99CCFF"/>
          </w:tcPr>
          <w:p w14:paraId="5F995D50" w14:textId="77777777" w:rsidR="005174D0" w:rsidRPr="00D46E05" w:rsidRDefault="005174D0">
            <w:pPr>
              <w:rPr>
                <w:rFonts w:asciiTheme="minorHAnsi" w:hAnsiTheme="minorHAnsi" w:cstheme="minorHAnsi"/>
                <w:color w:val="000000"/>
                <w:sz w:val="22"/>
                <w:szCs w:val="22"/>
              </w:rPr>
            </w:pPr>
          </w:p>
          <w:p w14:paraId="199DBC01" w14:textId="77777777" w:rsidR="007674E4" w:rsidRPr="00D46E05" w:rsidRDefault="007674E4">
            <w:pPr>
              <w:rPr>
                <w:rFonts w:asciiTheme="minorHAnsi" w:hAnsiTheme="minorHAnsi" w:cstheme="minorHAnsi"/>
                <w:color w:val="000000"/>
                <w:sz w:val="22"/>
                <w:szCs w:val="22"/>
              </w:rPr>
            </w:pPr>
          </w:p>
        </w:tc>
      </w:tr>
      <w:tr w:rsidR="005174D0" w:rsidRPr="00D46E05" w14:paraId="435546A9" w14:textId="77777777" w:rsidTr="00F855B4">
        <w:tc>
          <w:tcPr>
            <w:tcW w:w="3348" w:type="dxa"/>
            <w:tcBorders>
              <w:left w:val="single" w:sz="4" w:space="0" w:color="auto"/>
            </w:tcBorders>
            <w:shd w:val="clear" w:color="auto" w:fill="99CCFF"/>
          </w:tcPr>
          <w:p w14:paraId="2B22C13F" w14:textId="77777777" w:rsidR="005174D0" w:rsidRPr="00D46E05" w:rsidRDefault="005174D0">
            <w:pPr>
              <w:rPr>
                <w:rFonts w:asciiTheme="minorHAnsi" w:hAnsiTheme="minorHAnsi" w:cstheme="minorHAnsi"/>
                <w:color w:val="000000"/>
                <w:sz w:val="22"/>
                <w:szCs w:val="22"/>
              </w:rPr>
            </w:pPr>
          </w:p>
        </w:tc>
        <w:tc>
          <w:tcPr>
            <w:tcW w:w="6840" w:type="dxa"/>
            <w:gridSpan w:val="2"/>
            <w:tcBorders>
              <w:right w:val="single" w:sz="4" w:space="0" w:color="auto"/>
            </w:tcBorders>
            <w:shd w:val="clear" w:color="auto" w:fill="99CCFF"/>
          </w:tcPr>
          <w:p w14:paraId="6F5C4F26" w14:textId="77777777" w:rsidR="005174D0" w:rsidRPr="00D46E05" w:rsidRDefault="005174D0">
            <w:pPr>
              <w:rPr>
                <w:rFonts w:asciiTheme="minorHAnsi" w:hAnsiTheme="minorHAnsi" w:cstheme="minorHAnsi"/>
                <w:color w:val="000000"/>
                <w:sz w:val="22"/>
                <w:szCs w:val="22"/>
              </w:rPr>
            </w:pPr>
          </w:p>
        </w:tc>
      </w:tr>
      <w:tr w:rsidR="007674E4" w:rsidRPr="00D46E05" w14:paraId="497ADAE3" w14:textId="77777777" w:rsidTr="00F855B4">
        <w:tc>
          <w:tcPr>
            <w:tcW w:w="3348" w:type="dxa"/>
            <w:tcBorders>
              <w:left w:val="single" w:sz="4" w:space="0" w:color="auto"/>
            </w:tcBorders>
            <w:shd w:val="clear" w:color="auto" w:fill="99CCFF"/>
          </w:tcPr>
          <w:p w14:paraId="3984A3C7" w14:textId="77777777" w:rsidR="007674E4" w:rsidRPr="00D46E05" w:rsidRDefault="007674E4" w:rsidP="007674E4">
            <w:pPr>
              <w:rPr>
                <w:rFonts w:asciiTheme="minorHAnsi" w:hAnsiTheme="minorHAnsi" w:cstheme="minorHAnsi"/>
                <w:b/>
                <w:sz w:val="22"/>
                <w:szCs w:val="22"/>
              </w:rPr>
            </w:pPr>
            <w:r w:rsidRPr="00D46E05">
              <w:rPr>
                <w:rFonts w:asciiTheme="minorHAnsi" w:hAnsiTheme="minorHAnsi" w:cstheme="minorHAnsi"/>
                <w:b/>
                <w:sz w:val="22"/>
                <w:szCs w:val="22"/>
              </w:rPr>
              <w:t>UNE Staff Number</w:t>
            </w:r>
          </w:p>
        </w:tc>
        <w:tc>
          <w:tcPr>
            <w:tcW w:w="6270" w:type="dxa"/>
          </w:tcPr>
          <w:p w14:paraId="308BCFBA" w14:textId="77777777" w:rsidR="007674E4" w:rsidRPr="00D46E05" w:rsidRDefault="007674E4" w:rsidP="00477A29">
            <w:pPr>
              <w:rPr>
                <w:rFonts w:asciiTheme="minorHAnsi" w:hAnsiTheme="minorHAnsi" w:cstheme="minorHAnsi"/>
                <w:color w:val="000000"/>
                <w:sz w:val="22"/>
                <w:szCs w:val="22"/>
              </w:rPr>
            </w:pPr>
          </w:p>
        </w:tc>
        <w:tc>
          <w:tcPr>
            <w:tcW w:w="570" w:type="dxa"/>
            <w:tcBorders>
              <w:right w:val="single" w:sz="4" w:space="0" w:color="auto"/>
            </w:tcBorders>
            <w:shd w:val="clear" w:color="auto" w:fill="99CCFF"/>
          </w:tcPr>
          <w:p w14:paraId="7EACE284" w14:textId="77777777" w:rsidR="007674E4" w:rsidRPr="00D46E05" w:rsidRDefault="007674E4">
            <w:pPr>
              <w:rPr>
                <w:rFonts w:asciiTheme="minorHAnsi" w:hAnsiTheme="minorHAnsi" w:cstheme="minorHAnsi"/>
                <w:color w:val="000000"/>
                <w:sz w:val="22"/>
                <w:szCs w:val="22"/>
              </w:rPr>
            </w:pPr>
          </w:p>
        </w:tc>
      </w:tr>
      <w:tr w:rsidR="007674E4" w:rsidRPr="00D46E05" w14:paraId="24B36EA3" w14:textId="77777777" w:rsidTr="00F855B4">
        <w:tc>
          <w:tcPr>
            <w:tcW w:w="3348" w:type="dxa"/>
            <w:tcBorders>
              <w:left w:val="single" w:sz="4" w:space="0" w:color="auto"/>
            </w:tcBorders>
            <w:shd w:val="clear" w:color="auto" w:fill="99CCFF"/>
          </w:tcPr>
          <w:p w14:paraId="092C16C0" w14:textId="77777777" w:rsidR="007674E4" w:rsidRPr="00D46E05" w:rsidRDefault="007674E4" w:rsidP="00477A29">
            <w:pPr>
              <w:rPr>
                <w:rFonts w:asciiTheme="minorHAnsi" w:hAnsiTheme="minorHAnsi" w:cstheme="minorHAnsi"/>
                <w:b/>
                <w:sz w:val="22"/>
                <w:szCs w:val="22"/>
              </w:rPr>
            </w:pPr>
          </w:p>
        </w:tc>
        <w:tc>
          <w:tcPr>
            <w:tcW w:w="6270" w:type="dxa"/>
            <w:shd w:val="clear" w:color="auto" w:fill="99CCFF"/>
          </w:tcPr>
          <w:p w14:paraId="7B7186E2" w14:textId="77777777" w:rsidR="007674E4" w:rsidRPr="00D46E05" w:rsidRDefault="007674E4" w:rsidP="00477A29">
            <w:pPr>
              <w:rPr>
                <w:rFonts w:asciiTheme="minorHAnsi" w:hAnsiTheme="minorHAnsi" w:cstheme="minorHAnsi"/>
                <w:color w:val="000000"/>
                <w:sz w:val="22"/>
                <w:szCs w:val="22"/>
              </w:rPr>
            </w:pPr>
          </w:p>
        </w:tc>
        <w:tc>
          <w:tcPr>
            <w:tcW w:w="570" w:type="dxa"/>
            <w:tcBorders>
              <w:right w:val="single" w:sz="4" w:space="0" w:color="auto"/>
            </w:tcBorders>
            <w:shd w:val="clear" w:color="auto" w:fill="99CCFF"/>
          </w:tcPr>
          <w:p w14:paraId="4D5082B6" w14:textId="77777777" w:rsidR="007674E4" w:rsidRPr="00D46E05" w:rsidRDefault="007674E4">
            <w:pPr>
              <w:rPr>
                <w:rFonts w:asciiTheme="minorHAnsi" w:hAnsiTheme="minorHAnsi" w:cstheme="minorHAnsi"/>
                <w:color w:val="000000"/>
                <w:sz w:val="22"/>
                <w:szCs w:val="22"/>
              </w:rPr>
            </w:pPr>
          </w:p>
        </w:tc>
      </w:tr>
      <w:tr w:rsidR="007674E4" w:rsidRPr="00D46E05" w14:paraId="167A8490" w14:textId="77777777" w:rsidTr="00F855B4">
        <w:tc>
          <w:tcPr>
            <w:tcW w:w="3348" w:type="dxa"/>
            <w:tcBorders>
              <w:left w:val="single" w:sz="4" w:space="0" w:color="auto"/>
            </w:tcBorders>
            <w:shd w:val="clear" w:color="auto" w:fill="99CCFF"/>
          </w:tcPr>
          <w:p w14:paraId="12A839FC" w14:textId="77777777" w:rsidR="007674E4" w:rsidRPr="00D46E05" w:rsidRDefault="007674E4" w:rsidP="00477A29">
            <w:pPr>
              <w:rPr>
                <w:rFonts w:asciiTheme="minorHAnsi" w:hAnsiTheme="minorHAnsi" w:cstheme="minorHAnsi"/>
                <w:b/>
                <w:sz w:val="22"/>
                <w:szCs w:val="22"/>
              </w:rPr>
            </w:pPr>
            <w:r w:rsidRPr="00D46E05">
              <w:rPr>
                <w:rFonts w:asciiTheme="minorHAnsi" w:hAnsiTheme="minorHAnsi" w:cstheme="minorHAnsi"/>
                <w:b/>
                <w:sz w:val="22"/>
                <w:szCs w:val="22"/>
              </w:rPr>
              <w:t>Qualifications</w:t>
            </w:r>
          </w:p>
        </w:tc>
        <w:tc>
          <w:tcPr>
            <w:tcW w:w="6270" w:type="dxa"/>
          </w:tcPr>
          <w:p w14:paraId="5AC5390F" w14:textId="7B70A464" w:rsidR="007674E4" w:rsidRPr="00D46E05" w:rsidRDefault="00290576" w:rsidP="00477A29">
            <w:pPr>
              <w:rPr>
                <w:rFonts w:asciiTheme="minorHAnsi" w:hAnsiTheme="minorHAnsi" w:cstheme="minorHAnsi"/>
                <w:color w:val="000000"/>
                <w:sz w:val="22"/>
                <w:szCs w:val="22"/>
              </w:rPr>
            </w:pPr>
            <w:r>
              <w:rPr>
                <w:rFonts w:asciiTheme="minorHAnsi" w:hAnsiTheme="minorHAnsi" w:cstheme="minorHAnsi"/>
                <w:color w:val="000000"/>
                <w:sz w:val="22"/>
                <w:szCs w:val="22"/>
              </w:rPr>
              <w:t>B.A. in Psychology (Hons) and Sociology, Masters in Clinical Psychology, PhD in Clinical Psychology</w:t>
            </w:r>
          </w:p>
        </w:tc>
        <w:tc>
          <w:tcPr>
            <w:tcW w:w="570" w:type="dxa"/>
            <w:tcBorders>
              <w:right w:val="single" w:sz="4" w:space="0" w:color="auto"/>
            </w:tcBorders>
            <w:shd w:val="clear" w:color="auto" w:fill="99CCFF"/>
          </w:tcPr>
          <w:p w14:paraId="5B2ADD59" w14:textId="77777777" w:rsidR="007674E4" w:rsidRPr="00D46E05" w:rsidRDefault="007674E4">
            <w:pPr>
              <w:rPr>
                <w:rFonts w:asciiTheme="minorHAnsi" w:hAnsiTheme="minorHAnsi" w:cstheme="minorHAnsi"/>
                <w:color w:val="000000"/>
                <w:sz w:val="22"/>
                <w:szCs w:val="22"/>
              </w:rPr>
            </w:pPr>
          </w:p>
        </w:tc>
      </w:tr>
      <w:tr w:rsidR="007674E4" w:rsidRPr="00D46E05" w14:paraId="59CF985B" w14:textId="77777777" w:rsidTr="00F855B4">
        <w:tc>
          <w:tcPr>
            <w:tcW w:w="3348" w:type="dxa"/>
            <w:tcBorders>
              <w:left w:val="single" w:sz="4" w:space="0" w:color="auto"/>
            </w:tcBorders>
            <w:shd w:val="clear" w:color="auto" w:fill="99CCFF"/>
          </w:tcPr>
          <w:p w14:paraId="753C4AFF" w14:textId="77777777" w:rsidR="007674E4" w:rsidRPr="00D46E05" w:rsidRDefault="007674E4">
            <w:pPr>
              <w:rPr>
                <w:rFonts w:asciiTheme="minorHAnsi" w:hAnsiTheme="minorHAnsi" w:cstheme="minorHAnsi"/>
                <w:sz w:val="22"/>
                <w:szCs w:val="22"/>
              </w:rPr>
            </w:pPr>
          </w:p>
        </w:tc>
        <w:tc>
          <w:tcPr>
            <w:tcW w:w="6840" w:type="dxa"/>
            <w:gridSpan w:val="2"/>
            <w:tcBorders>
              <w:right w:val="single" w:sz="4" w:space="0" w:color="auto"/>
            </w:tcBorders>
            <w:shd w:val="clear" w:color="auto" w:fill="99CCFF"/>
          </w:tcPr>
          <w:p w14:paraId="25160BCE" w14:textId="77777777" w:rsidR="007674E4" w:rsidRPr="00D46E05" w:rsidRDefault="007674E4">
            <w:pPr>
              <w:rPr>
                <w:rFonts w:asciiTheme="minorHAnsi" w:hAnsiTheme="minorHAnsi" w:cstheme="minorHAnsi"/>
                <w:color w:val="000000"/>
                <w:sz w:val="22"/>
                <w:szCs w:val="22"/>
              </w:rPr>
            </w:pPr>
          </w:p>
        </w:tc>
      </w:tr>
      <w:tr w:rsidR="007674E4" w:rsidRPr="00D46E05" w14:paraId="375035B2" w14:textId="77777777" w:rsidTr="00F855B4">
        <w:tc>
          <w:tcPr>
            <w:tcW w:w="3348" w:type="dxa"/>
            <w:tcBorders>
              <w:left w:val="single" w:sz="4" w:space="0" w:color="auto"/>
            </w:tcBorders>
            <w:shd w:val="clear" w:color="auto" w:fill="99CCFF"/>
          </w:tcPr>
          <w:p w14:paraId="0C14AF95" w14:textId="77777777" w:rsidR="007674E4" w:rsidRPr="00D46E05" w:rsidRDefault="007674E4">
            <w:pPr>
              <w:rPr>
                <w:rFonts w:asciiTheme="minorHAnsi" w:hAnsiTheme="minorHAnsi" w:cstheme="minorHAnsi"/>
                <w:b/>
                <w:sz w:val="22"/>
                <w:szCs w:val="22"/>
              </w:rPr>
            </w:pPr>
            <w:r w:rsidRPr="00D46E05">
              <w:rPr>
                <w:rFonts w:asciiTheme="minorHAnsi" w:hAnsiTheme="minorHAnsi" w:cstheme="minorHAnsi"/>
                <w:b/>
                <w:sz w:val="22"/>
                <w:szCs w:val="22"/>
              </w:rPr>
              <w:t xml:space="preserve">School </w:t>
            </w:r>
          </w:p>
        </w:tc>
        <w:tc>
          <w:tcPr>
            <w:tcW w:w="6270" w:type="dxa"/>
          </w:tcPr>
          <w:p w14:paraId="10A09669" w14:textId="462174D9" w:rsidR="007674E4" w:rsidRPr="00D46E05" w:rsidRDefault="00290576">
            <w:pPr>
              <w:rPr>
                <w:rFonts w:asciiTheme="minorHAnsi" w:hAnsiTheme="minorHAnsi" w:cstheme="minorHAnsi"/>
                <w:color w:val="000000"/>
                <w:sz w:val="22"/>
                <w:szCs w:val="22"/>
              </w:rPr>
            </w:pPr>
            <w:r>
              <w:rPr>
                <w:rFonts w:asciiTheme="minorHAnsi" w:hAnsiTheme="minorHAnsi" w:cstheme="minorHAnsi"/>
                <w:color w:val="000000"/>
                <w:sz w:val="22"/>
                <w:szCs w:val="22"/>
              </w:rPr>
              <w:t>School of Psychology</w:t>
            </w:r>
          </w:p>
        </w:tc>
        <w:tc>
          <w:tcPr>
            <w:tcW w:w="570" w:type="dxa"/>
            <w:tcBorders>
              <w:right w:val="single" w:sz="4" w:space="0" w:color="auto"/>
            </w:tcBorders>
            <w:shd w:val="clear" w:color="auto" w:fill="99CCFF"/>
          </w:tcPr>
          <w:p w14:paraId="7BB70538" w14:textId="77777777" w:rsidR="007674E4" w:rsidRPr="00D46E05" w:rsidRDefault="007674E4">
            <w:pPr>
              <w:rPr>
                <w:rFonts w:asciiTheme="minorHAnsi" w:hAnsiTheme="minorHAnsi" w:cstheme="minorHAnsi"/>
                <w:color w:val="000000"/>
                <w:sz w:val="22"/>
                <w:szCs w:val="22"/>
              </w:rPr>
            </w:pPr>
          </w:p>
        </w:tc>
      </w:tr>
      <w:tr w:rsidR="007674E4" w:rsidRPr="00D46E05" w14:paraId="3BD6B1A2" w14:textId="77777777" w:rsidTr="00F855B4">
        <w:tc>
          <w:tcPr>
            <w:tcW w:w="3348" w:type="dxa"/>
            <w:tcBorders>
              <w:left w:val="single" w:sz="4" w:space="0" w:color="auto"/>
            </w:tcBorders>
            <w:shd w:val="clear" w:color="auto" w:fill="99CCFF"/>
          </w:tcPr>
          <w:p w14:paraId="1B28CD5A" w14:textId="77777777" w:rsidR="007674E4" w:rsidRPr="00D46E05" w:rsidRDefault="007674E4">
            <w:pPr>
              <w:rPr>
                <w:rFonts w:asciiTheme="minorHAnsi" w:hAnsiTheme="minorHAnsi" w:cstheme="minorHAnsi"/>
                <w:sz w:val="22"/>
                <w:szCs w:val="22"/>
              </w:rPr>
            </w:pPr>
          </w:p>
        </w:tc>
        <w:tc>
          <w:tcPr>
            <w:tcW w:w="6840" w:type="dxa"/>
            <w:gridSpan w:val="2"/>
            <w:tcBorders>
              <w:right w:val="single" w:sz="4" w:space="0" w:color="auto"/>
            </w:tcBorders>
            <w:shd w:val="clear" w:color="auto" w:fill="99CCFF"/>
          </w:tcPr>
          <w:p w14:paraId="075AA774" w14:textId="77777777" w:rsidR="007674E4" w:rsidRPr="00D46E05" w:rsidRDefault="007674E4">
            <w:pPr>
              <w:rPr>
                <w:rFonts w:asciiTheme="minorHAnsi" w:hAnsiTheme="minorHAnsi" w:cstheme="minorHAnsi"/>
                <w:color w:val="000000"/>
                <w:sz w:val="22"/>
                <w:szCs w:val="22"/>
              </w:rPr>
            </w:pPr>
          </w:p>
        </w:tc>
      </w:tr>
      <w:tr w:rsidR="007674E4" w:rsidRPr="00D46E05" w14:paraId="722020FD" w14:textId="77777777" w:rsidTr="00F855B4">
        <w:tc>
          <w:tcPr>
            <w:tcW w:w="3348" w:type="dxa"/>
            <w:tcBorders>
              <w:left w:val="single" w:sz="4" w:space="0" w:color="auto"/>
            </w:tcBorders>
            <w:shd w:val="clear" w:color="auto" w:fill="99CCFF"/>
          </w:tcPr>
          <w:p w14:paraId="366958F0" w14:textId="77777777" w:rsidR="007674E4" w:rsidRPr="00D46E05" w:rsidRDefault="007674E4" w:rsidP="00A6358F">
            <w:pPr>
              <w:rPr>
                <w:rFonts w:asciiTheme="minorHAnsi" w:hAnsiTheme="minorHAnsi" w:cstheme="minorHAnsi"/>
                <w:b/>
                <w:sz w:val="22"/>
                <w:szCs w:val="22"/>
              </w:rPr>
            </w:pPr>
            <w:proofErr w:type="gramStart"/>
            <w:r w:rsidRPr="00D46E05">
              <w:rPr>
                <w:rFonts w:asciiTheme="minorHAnsi" w:hAnsiTheme="minorHAnsi" w:cstheme="minorHAnsi"/>
                <w:b/>
                <w:sz w:val="22"/>
                <w:szCs w:val="22"/>
              </w:rPr>
              <w:t>Mailing  Address</w:t>
            </w:r>
            <w:proofErr w:type="gramEnd"/>
          </w:p>
        </w:tc>
        <w:tc>
          <w:tcPr>
            <w:tcW w:w="6270" w:type="dxa"/>
          </w:tcPr>
          <w:p w14:paraId="0285B4CD" w14:textId="77777777" w:rsidR="007674E4" w:rsidRPr="00D46E05" w:rsidRDefault="007674E4">
            <w:pPr>
              <w:rPr>
                <w:rFonts w:asciiTheme="minorHAnsi" w:hAnsiTheme="minorHAnsi" w:cstheme="minorHAnsi"/>
                <w:color w:val="000000"/>
                <w:sz w:val="22"/>
                <w:szCs w:val="22"/>
              </w:rPr>
            </w:pPr>
          </w:p>
          <w:p w14:paraId="70AEA065" w14:textId="77777777" w:rsidR="007674E4" w:rsidRDefault="00290576">
            <w:pPr>
              <w:rPr>
                <w:rFonts w:asciiTheme="minorHAnsi" w:hAnsiTheme="minorHAnsi" w:cstheme="minorHAnsi"/>
                <w:color w:val="000000"/>
                <w:sz w:val="22"/>
                <w:szCs w:val="22"/>
              </w:rPr>
            </w:pPr>
            <w:r>
              <w:rPr>
                <w:rFonts w:asciiTheme="minorHAnsi" w:hAnsiTheme="minorHAnsi" w:cstheme="minorHAnsi"/>
                <w:color w:val="000000"/>
                <w:sz w:val="22"/>
                <w:szCs w:val="22"/>
              </w:rPr>
              <w:t>Psychology Building</w:t>
            </w:r>
          </w:p>
          <w:p w14:paraId="1EA9FF6D" w14:textId="77777777" w:rsidR="00290576" w:rsidRDefault="00290576">
            <w:pPr>
              <w:rPr>
                <w:rFonts w:asciiTheme="minorHAnsi" w:hAnsiTheme="minorHAnsi" w:cstheme="minorHAnsi"/>
                <w:color w:val="000000"/>
                <w:sz w:val="22"/>
                <w:szCs w:val="22"/>
              </w:rPr>
            </w:pPr>
            <w:r>
              <w:rPr>
                <w:rFonts w:asciiTheme="minorHAnsi" w:hAnsiTheme="minorHAnsi" w:cstheme="minorHAnsi"/>
                <w:color w:val="000000"/>
                <w:sz w:val="22"/>
                <w:szCs w:val="22"/>
              </w:rPr>
              <w:t>University of New England</w:t>
            </w:r>
          </w:p>
          <w:p w14:paraId="5E75C622" w14:textId="0176E258" w:rsidR="00290576" w:rsidRPr="00D46E05" w:rsidRDefault="00290576">
            <w:pPr>
              <w:rPr>
                <w:rFonts w:asciiTheme="minorHAnsi" w:hAnsiTheme="minorHAnsi" w:cstheme="minorHAnsi"/>
                <w:color w:val="000000"/>
                <w:sz w:val="22"/>
                <w:szCs w:val="22"/>
              </w:rPr>
            </w:pPr>
            <w:r>
              <w:rPr>
                <w:rFonts w:asciiTheme="minorHAnsi" w:hAnsiTheme="minorHAnsi" w:cstheme="minorHAnsi"/>
                <w:color w:val="000000"/>
                <w:sz w:val="22"/>
                <w:szCs w:val="22"/>
              </w:rPr>
              <w:t>Armidale, NSW 2351</w:t>
            </w:r>
          </w:p>
        </w:tc>
        <w:tc>
          <w:tcPr>
            <w:tcW w:w="570" w:type="dxa"/>
            <w:tcBorders>
              <w:right w:val="single" w:sz="4" w:space="0" w:color="auto"/>
            </w:tcBorders>
            <w:shd w:val="clear" w:color="auto" w:fill="99CCFF"/>
          </w:tcPr>
          <w:p w14:paraId="673EDFE4" w14:textId="77777777" w:rsidR="007674E4" w:rsidRPr="00D46E05" w:rsidRDefault="007674E4">
            <w:pPr>
              <w:rPr>
                <w:rFonts w:asciiTheme="minorHAnsi" w:hAnsiTheme="minorHAnsi" w:cstheme="minorHAnsi"/>
                <w:color w:val="000000"/>
                <w:sz w:val="22"/>
                <w:szCs w:val="22"/>
              </w:rPr>
            </w:pPr>
          </w:p>
        </w:tc>
      </w:tr>
      <w:tr w:rsidR="007674E4" w:rsidRPr="00D46E05" w14:paraId="477DDE7A" w14:textId="77777777" w:rsidTr="00F855B4">
        <w:tc>
          <w:tcPr>
            <w:tcW w:w="3348" w:type="dxa"/>
            <w:tcBorders>
              <w:left w:val="single" w:sz="4" w:space="0" w:color="auto"/>
            </w:tcBorders>
            <w:shd w:val="clear" w:color="auto" w:fill="99CCFF"/>
          </w:tcPr>
          <w:p w14:paraId="559E9114" w14:textId="77777777" w:rsidR="007674E4" w:rsidRPr="00D46E05" w:rsidRDefault="007674E4">
            <w:pPr>
              <w:rPr>
                <w:rFonts w:asciiTheme="minorHAnsi" w:hAnsiTheme="minorHAnsi" w:cstheme="minorHAnsi"/>
                <w:sz w:val="22"/>
                <w:szCs w:val="22"/>
              </w:rPr>
            </w:pPr>
          </w:p>
        </w:tc>
        <w:tc>
          <w:tcPr>
            <w:tcW w:w="6840" w:type="dxa"/>
            <w:gridSpan w:val="2"/>
            <w:tcBorders>
              <w:right w:val="single" w:sz="4" w:space="0" w:color="auto"/>
            </w:tcBorders>
            <w:shd w:val="clear" w:color="auto" w:fill="99CCFF"/>
          </w:tcPr>
          <w:p w14:paraId="3F30A02E" w14:textId="77777777" w:rsidR="007674E4" w:rsidRPr="00D46E05" w:rsidRDefault="007674E4">
            <w:pPr>
              <w:rPr>
                <w:rFonts w:asciiTheme="minorHAnsi" w:hAnsiTheme="minorHAnsi" w:cstheme="minorHAnsi"/>
                <w:color w:val="000000"/>
                <w:sz w:val="22"/>
                <w:szCs w:val="22"/>
              </w:rPr>
            </w:pPr>
          </w:p>
        </w:tc>
      </w:tr>
      <w:tr w:rsidR="007674E4" w:rsidRPr="00D46E05" w14:paraId="6C20E371" w14:textId="77777777" w:rsidTr="00F855B4">
        <w:tc>
          <w:tcPr>
            <w:tcW w:w="3348" w:type="dxa"/>
            <w:tcBorders>
              <w:left w:val="single" w:sz="4" w:space="0" w:color="auto"/>
            </w:tcBorders>
            <w:shd w:val="clear" w:color="auto" w:fill="99CCFF"/>
          </w:tcPr>
          <w:p w14:paraId="42CCB906" w14:textId="77777777" w:rsidR="007674E4" w:rsidRPr="00D46E05" w:rsidRDefault="007674E4">
            <w:pPr>
              <w:rPr>
                <w:rFonts w:asciiTheme="minorHAnsi" w:hAnsiTheme="minorHAnsi" w:cstheme="minorHAnsi"/>
                <w:b/>
                <w:sz w:val="22"/>
                <w:szCs w:val="22"/>
              </w:rPr>
            </w:pPr>
            <w:r w:rsidRPr="00D46E05">
              <w:rPr>
                <w:rFonts w:asciiTheme="minorHAnsi" w:hAnsiTheme="minorHAnsi" w:cstheme="minorHAnsi"/>
                <w:b/>
                <w:sz w:val="22"/>
                <w:szCs w:val="22"/>
              </w:rPr>
              <w:t>Phone No.</w:t>
            </w:r>
          </w:p>
        </w:tc>
        <w:tc>
          <w:tcPr>
            <w:tcW w:w="6270" w:type="dxa"/>
          </w:tcPr>
          <w:p w14:paraId="42E2F8B1" w14:textId="76F34F67" w:rsidR="007674E4" w:rsidRPr="00D46E05" w:rsidRDefault="00290576">
            <w:pPr>
              <w:rPr>
                <w:rFonts w:asciiTheme="minorHAnsi" w:hAnsiTheme="minorHAnsi" w:cstheme="minorHAnsi"/>
                <w:color w:val="000000"/>
                <w:sz w:val="22"/>
                <w:szCs w:val="22"/>
              </w:rPr>
            </w:pPr>
            <w:r>
              <w:rPr>
                <w:rFonts w:asciiTheme="minorHAnsi" w:hAnsiTheme="minorHAnsi" w:cstheme="minorHAnsi"/>
                <w:color w:val="000000"/>
                <w:sz w:val="22"/>
                <w:szCs w:val="22"/>
              </w:rPr>
              <w:t>02 6773 5014</w:t>
            </w:r>
          </w:p>
        </w:tc>
        <w:tc>
          <w:tcPr>
            <w:tcW w:w="570" w:type="dxa"/>
            <w:tcBorders>
              <w:right w:val="single" w:sz="4" w:space="0" w:color="auto"/>
            </w:tcBorders>
            <w:shd w:val="clear" w:color="auto" w:fill="99CCFF"/>
          </w:tcPr>
          <w:p w14:paraId="186B6C27" w14:textId="77777777" w:rsidR="007674E4" w:rsidRPr="00D46E05" w:rsidRDefault="007674E4">
            <w:pPr>
              <w:rPr>
                <w:rFonts w:asciiTheme="minorHAnsi" w:hAnsiTheme="minorHAnsi" w:cstheme="minorHAnsi"/>
                <w:color w:val="000000"/>
                <w:sz w:val="22"/>
                <w:szCs w:val="22"/>
              </w:rPr>
            </w:pPr>
          </w:p>
        </w:tc>
      </w:tr>
      <w:tr w:rsidR="007674E4" w:rsidRPr="00D46E05" w14:paraId="1F6424EC" w14:textId="77777777" w:rsidTr="00F855B4">
        <w:tc>
          <w:tcPr>
            <w:tcW w:w="3348" w:type="dxa"/>
            <w:tcBorders>
              <w:left w:val="single" w:sz="4" w:space="0" w:color="auto"/>
            </w:tcBorders>
            <w:shd w:val="clear" w:color="auto" w:fill="99CCFF"/>
          </w:tcPr>
          <w:p w14:paraId="44C246A2" w14:textId="77777777" w:rsidR="007674E4" w:rsidRPr="00D46E05" w:rsidRDefault="007674E4">
            <w:pPr>
              <w:rPr>
                <w:rFonts w:asciiTheme="minorHAnsi" w:hAnsiTheme="minorHAnsi" w:cstheme="minorHAnsi"/>
                <w:sz w:val="22"/>
                <w:szCs w:val="22"/>
              </w:rPr>
            </w:pPr>
          </w:p>
        </w:tc>
        <w:tc>
          <w:tcPr>
            <w:tcW w:w="6840" w:type="dxa"/>
            <w:gridSpan w:val="2"/>
            <w:tcBorders>
              <w:right w:val="single" w:sz="4" w:space="0" w:color="auto"/>
            </w:tcBorders>
            <w:shd w:val="clear" w:color="auto" w:fill="99CCFF"/>
          </w:tcPr>
          <w:p w14:paraId="6C1C93EF" w14:textId="77777777" w:rsidR="007674E4" w:rsidRPr="00D46E05" w:rsidRDefault="007674E4">
            <w:pPr>
              <w:rPr>
                <w:rFonts w:asciiTheme="minorHAnsi" w:hAnsiTheme="minorHAnsi" w:cstheme="minorHAnsi"/>
                <w:color w:val="000000"/>
                <w:sz w:val="22"/>
                <w:szCs w:val="22"/>
              </w:rPr>
            </w:pPr>
          </w:p>
        </w:tc>
      </w:tr>
      <w:tr w:rsidR="007674E4" w:rsidRPr="00D46E05" w14:paraId="25DA5652" w14:textId="77777777" w:rsidTr="00F855B4">
        <w:tc>
          <w:tcPr>
            <w:tcW w:w="3348" w:type="dxa"/>
            <w:tcBorders>
              <w:left w:val="single" w:sz="4" w:space="0" w:color="auto"/>
            </w:tcBorders>
            <w:shd w:val="clear" w:color="auto" w:fill="99CCFF"/>
          </w:tcPr>
          <w:p w14:paraId="5FE93731" w14:textId="77777777" w:rsidR="007674E4" w:rsidRPr="00D46E05" w:rsidRDefault="007674E4" w:rsidP="00F079BC">
            <w:pPr>
              <w:rPr>
                <w:rFonts w:asciiTheme="minorHAnsi" w:hAnsiTheme="minorHAnsi" w:cstheme="minorHAnsi"/>
                <w:b/>
                <w:sz w:val="22"/>
                <w:szCs w:val="22"/>
              </w:rPr>
            </w:pPr>
            <w:r w:rsidRPr="00D46E05">
              <w:rPr>
                <w:rFonts w:asciiTheme="minorHAnsi" w:hAnsiTheme="minorHAnsi" w:cstheme="minorHAnsi"/>
                <w:b/>
                <w:sz w:val="22"/>
                <w:szCs w:val="22"/>
              </w:rPr>
              <w:t>Fax No.</w:t>
            </w:r>
          </w:p>
        </w:tc>
        <w:tc>
          <w:tcPr>
            <w:tcW w:w="6270" w:type="dxa"/>
          </w:tcPr>
          <w:p w14:paraId="10F73B41" w14:textId="77777777" w:rsidR="007674E4" w:rsidRPr="00D46E05" w:rsidRDefault="007674E4" w:rsidP="00F079BC">
            <w:pPr>
              <w:rPr>
                <w:rFonts w:asciiTheme="minorHAnsi" w:hAnsiTheme="minorHAnsi" w:cstheme="minorHAnsi"/>
                <w:color w:val="000000"/>
                <w:sz w:val="22"/>
                <w:szCs w:val="22"/>
              </w:rPr>
            </w:pPr>
          </w:p>
        </w:tc>
        <w:tc>
          <w:tcPr>
            <w:tcW w:w="570" w:type="dxa"/>
            <w:tcBorders>
              <w:right w:val="single" w:sz="4" w:space="0" w:color="auto"/>
            </w:tcBorders>
            <w:shd w:val="clear" w:color="auto" w:fill="99CCFF"/>
          </w:tcPr>
          <w:p w14:paraId="77A8E807" w14:textId="77777777" w:rsidR="007674E4" w:rsidRPr="00D46E05" w:rsidRDefault="007674E4" w:rsidP="00F079BC">
            <w:pPr>
              <w:rPr>
                <w:rFonts w:asciiTheme="minorHAnsi" w:hAnsiTheme="minorHAnsi" w:cstheme="minorHAnsi"/>
                <w:color w:val="000000"/>
                <w:sz w:val="22"/>
                <w:szCs w:val="22"/>
              </w:rPr>
            </w:pPr>
          </w:p>
        </w:tc>
      </w:tr>
      <w:tr w:rsidR="007674E4" w:rsidRPr="00D46E05" w14:paraId="3855AF97" w14:textId="77777777" w:rsidTr="00F855B4">
        <w:tc>
          <w:tcPr>
            <w:tcW w:w="3348" w:type="dxa"/>
            <w:tcBorders>
              <w:left w:val="single" w:sz="4" w:space="0" w:color="auto"/>
            </w:tcBorders>
            <w:shd w:val="clear" w:color="auto" w:fill="99CCFF"/>
          </w:tcPr>
          <w:p w14:paraId="442E5258" w14:textId="77777777" w:rsidR="007674E4" w:rsidRPr="00D46E05" w:rsidRDefault="007674E4" w:rsidP="00F079BC">
            <w:pPr>
              <w:rPr>
                <w:rFonts w:asciiTheme="minorHAnsi" w:hAnsiTheme="minorHAnsi" w:cstheme="minorHAnsi"/>
                <w:sz w:val="22"/>
                <w:szCs w:val="22"/>
              </w:rPr>
            </w:pPr>
          </w:p>
        </w:tc>
        <w:tc>
          <w:tcPr>
            <w:tcW w:w="6840" w:type="dxa"/>
            <w:gridSpan w:val="2"/>
            <w:tcBorders>
              <w:right w:val="single" w:sz="4" w:space="0" w:color="auto"/>
            </w:tcBorders>
            <w:shd w:val="clear" w:color="auto" w:fill="99CCFF"/>
          </w:tcPr>
          <w:p w14:paraId="4019C98B" w14:textId="77777777" w:rsidR="007674E4" w:rsidRPr="00D46E05" w:rsidRDefault="007674E4" w:rsidP="00F079BC">
            <w:pPr>
              <w:rPr>
                <w:rFonts w:asciiTheme="minorHAnsi" w:hAnsiTheme="minorHAnsi" w:cstheme="minorHAnsi"/>
                <w:color w:val="000000"/>
                <w:sz w:val="22"/>
                <w:szCs w:val="22"/>
              </w:rPr>
            </w:pPr>
          </w:p>
        </w:tc>
      </w:tr>
      <w:tr w:rsidR="007674E4" w:rsidRPr="00D46E05" w14:paraId="73C94175" w14:textId="77777777" w:rsidTr="00F855B4">
        <w:tc>
          <w:tcPr>
            <w:tcW w:w="3348" w:type="dxa"/>
            <w:tcBorders>
              <w:left w:val="single" w:sz="4" w:space="0" w:color="auto"/>
            </w:tcBorders>
            <w:shd w:val="clear" w:color="auto" w:fill="99CCFF"/>
          </w:tcPr>
          <w:p w14:paraId="4A3E0261" w14:textId="77777777" w:rsidR="007674E4" w:rsidRPr="00D46E05" w:rsidRDefault="007674E4">
            <w:pPr>
              <w:rPr>
                <w:rFonts w:asciiTheme="minorHAnsi" w:hAnsiTheme="minorHAnsi" w:cstheme="minorHAnsi"/>
                <w:b/>
                <w:sz w:val="22"/>
                <w:szCs w:val="22"/>
              </w:rPr>
            </w:pPr>
            <w:r w:rsidRPr="00D46E05">
              <w:rPr>
                <w:rFonts w:asciiTheme="minorHAnsi" w:hAnsiTheme="minorHAnsi" w:cstheme="minorHAnsi"/>
                <w:b/>
                <w:sz w:val="22"/>
                <w:szCs w:val="22"/>
              </w:rPr>
              <w:t>Email Address</w:t>
            </w:r>
          </w:p>
        </w:tc>
        <w:tc>
          <w:tcPr>
            <w:tcW w:w="6270" w:type="dxa"/>
          </w:tcPr>
          <w:p w14:paraId="47EE2ADD" w14:textId="52167444" w:rsidR="007674E4" w:rsidRPr="00D46E05" w:rsidRDefault="00C96398">
            <w:pPr>
              <w:rPr>
                <w:rFonts w:asciiTheme="minorHAnsi" w:hAnsiTheme="minorHAnsi" w:cstheme="minorHAnsi"/>
                <w:color w:val="000000"/>
                <w:sz w:val="22"/>
                <w:szCs w:val="22"/>
              </w:rPr>
            </w:pPr>
            <w:hyperlink r:id="rId16" w:history="1">
              <w:r w:rsidRPr="00082CCB">
                <w:rPr>
                  <w:rStyle w:val="Hyperlink"/>
                  <w:rFonts w:asciiTheme="minorHAnsi" w:hAnsiTheme="minorHAnsi" w:cstheme="minorHAnsi"/>
                  <w:sz w:val="22"/>
                  <w:szCs w:val="22"/>
                </w:rPr>
                <w:t>alykins@une.edu.au</w:t>
              </w:r>
            </w:hyperlink>
            <w:r>
              <w:rPr>
                <w:rFonts w:asciiTheme="minorHAnsi" w:hAnsiTheme="minorHAnsi" w:cstheme="minorHAnsi"/>
                <w:color w:val="000000"/>
                <w:sz w:val="22"/>
                <w:szCs w:val="22"/>
              </w:rPr>
              <w:t xml:space="preserve"> </w:t>
            </w:r>
          </w:p>
        </w:tc>
        <w:tc>
          <w:tcPr>
            <w:tcW w:w="570" w:type="dxa"/>
            <w:tcBorders>
              <w:right w:val="single" w:sz="4" w:space="0" w:color="auto"/>
            </w:tcBorders>
            <w:shd w:val="clear" w:color="auto" w:fill="99CCFF"/>
          </w:tcPr>
          <w:p w14:paraId="16EF4225" w14:textId="77777777" w:rsidR="007674E4" w:rsidRPr="00D46E05" w:rsidRDefault="007674E4">
            <w:pPr>
              <w:rPr>
                <w:rFonts w:asciiTheme="minorHAnsi" w:hAnsiTheme="minorHAnsi" w:cstheme="minorHAnsi"/>
                <w:color w:val="000000"/>
                <w:sz w:val="22"/>
                <w:szCs w:val="22"/>
              </w:rPr>
            </w:pPr>
          </w:p>
        </w:tc>
      </w:tr>
      <w:tr w:rsidR="007674E4" w:rsidRPr="00D46E05" w14:paraId="333FA74E" w14:textId="77777777" w:rsidTr="00F855B4">
        <w:tc>
          <w:tcPr>
            <w:tcW w:w="3348" w:type="dxa"/>
            <w:tcBorders>
              <w:left w:val="single" w:sz="4" w:space="0" w:color="auto"/>
              <w:bottom w:val="single" w:sz="4" w:space="0" w:color="auto"/>
            </w:tcBorders>
            <w:shd w:val="clear" w:color="auto" w:fill="99CCFF"/>
          </w:tcPr>
          <w:p w14:paraId="0AE1124E" w14:textId="77777777" w:rsidR="007674E4" w:rsidRPr="00D46E05" w:rsidRDefault="007674E4">
            <w:pPr>
              <w:rPr>
                <w:rFonts w:asciiTheme="minorHAnsi" w:hAnsiTheme="minorHAnsi" w:cstheme="minorHAnsi"/>
                <w:color w:val="000000"/>
                <w:sz w:val="22"/>
                <w:szCs w:val="22"/>
              </w:rPr>
            </w:pPr>
          </w:p>
        </w:tc>
        <w:tc>
          <w:tcPr>
            <w:tcW w:w="6840" w:type="dxa"/>
            <w:gridSpan w:val="2"/>
            <w:tcBorders>
              <w:bottom w:val="single" w:sz="4" w:space="0" w:color="auto"/>
              <w:right w:val="single" w:sz="4" w:space="0" w:color="auto"/>
            </w:tcBorders>
            <w:shd w:val="clear" w:color="auto" w:fill="99CCFF"/>
          </w:tcPr>
          <w:p w14:paraId="7787E3EB" w14:textId="77777777" w:rsidR="007674E4" w:rsidRPr="00D46E05" w:rsidRDefault="007674E4">
            <w:pPr>
              <w:rPr>
                <w:rFonts w:asciiTheme="minorHAnsi" w:hAnsiTheme="minorHAnsi" w:cstheme="minorHAnsi"/>
                <w:color w:val="000000"/>
                <w:sz w:val="22"/>
                <w:szCs w:val="22"/>
              </w:rPr>
            </w:pPr>
          </w:p>
        </w:tc>
      </w:tr>
    </w:tbl>
    <w:p w14:paraId="2C023B9F" w14:textId="77777777" w:rsidR="005174D0" w:rsidRPr="00D46E05" w:rsidRDefault="005174D0">
      <w:pPr>
        <w:rPr>
          <w:rFonts w:asciiTheme="minorHAnsi" w:hAnsiTheme="minorHAnsi" w:cstheme="minorHAnsi"/>
          <w:color w:val="000000"/>
          <w:sz w:val="22"/>
          <w:szCs w:val="22"/>
        </w:rPr>
      </w:pPr>
    </w:p>
    <w:p w14:paraId="6CB605E5" w14:textId="77777777" w:rsidR="004276C6" w:rsidRPr="00D46E05" w:rsidRDefault="004276C6" w:rsidP="00F7122A">
      <w:pPr>
        <w:pStyle w:val="Heading4"/>
        <w:rPr>
          <w:rFonts w:asciiTheme="minorHAnsi" w:hAnsiTheme="minorHAnsi" w:cstheme="minorHAnsi"/>
          <w:sz w:val="22"/>
          <w:szCs w:val="22"/>
        </w:rPr>
      </w:pPr>
    </w:p>
    <w:p w14:paraId="1E0D18CE" w14:textId="77777777" w:rsidR="00F7122A" w:rsidRPr="00D46E05" w:rsidRDefault="00F7122A" w:rsidP="004276C6">
      <w:pPr>
        <w:pStyle w:val="Heading4"/>
        <w:rPr>
          <w:rFonts w:asciiTheme="minorHAnsi" w:hAnsiTheme="minorHAnsi" w:cstheme="minorHAnsi"/>
          <w:sz w:val="22"/>
          <w:szCs w:val="22"/>
        </w:rPr>
      </w:pPr>
      <w:bookmarkStart w:id="6" w:name="_PART_B3_–"/>
      <w:bookmarkEnd w:id="6"/>
      <w:r w:rsidRPr="00D46E05">
        <w:rPr>
          <w:rFonts w:asciiTheme="minorHAnsi" w:hAnsiTheme="minorHAnsi" w:cstheme="minorHAnsi"/>
          <w:sz w:val="22"/>
          <w:szCs w:val="22"/>
        </w:rPr>
        <w:t>PART B3 –</w:t>
      </w:r>
      <w:r w:rsidR="00DA495A" w:rsidRPr="00D46E05">
        <w:rPr>
          <w:rFonts w:asciiTheme="minorHAnsi" w:hAnsiTheme="minorHAnsi" w:cstheme="minorHAnsi"/>
          <w:sz w:val="22"/>
          <w:szCs w:val="22"/>
        </w:rPr>
        <w:t xml:space="preserve"> CO-INVESTIGATOR/CO-SUPERVISOR</w:t>
      </w:r>
      <w:r w:rsidRPr="00D46E05">
        <w:rPr>
          <w:rFonts w:asciiTheme="minorHAnsi" w:hAnsiTheme="minorHAnsi" w:cstheme="minorHAnsi"/>
          <w:sz w:val="22"/>
          <w:szCs w:val="22"/>
        </w:rPr>
        <w:t xml:space="preserve"> other than student researchers </w:t>
      </w:r>
    </w:p>
    <w:p w14:paraId="777D5EFD" w14:textId="77777777" w:rsidR="00F7122A" w:rsidRPr="00D46E05" w:rsidRDefault="00F7122A" w:rsidP="00A010A3">
      <w:pPr>
        <w:spacing w:after="120"/>
        <w:rPr>
          <w:rFonts w:asciiTheme="minorHAnsi" w:hAnsiTheme="minorHAnsi" w:cstheme="minorHAnsi"/>
          <w:sz w:val="22"/>
          <w:szCs w:val="22"/>
        </w:rPr>
      </w:pPr>
      <w:r w:rsidRPr="00D46E05">
        <w:rPr>
          <w:rFonts w:asciiTheme="minorHAnsi" w:hAnsiTheme="minorHAnsi" w:cstheme="minorHAnsi"/>
          <w:sz w:val="22"/>
          <w:szCs w:val="22"/>
        </w:rPr>
        <w:t>List all co-</w:t>
      </w:r>
      <w:r w:rsidR="00DA495A" w:rsidRPr="00D46E05">
        <w:rPr>
          <w:rFonts w:asciiTheme="minorHAnsi" w:hAnsiTheme="minorHAnsi" w:cstheme="minorHAnsi"/>
          <w:sz w:val="22"/>
          <w:szCs w:val="22"/>
        </w:rPr>
        <w:t>investigators on</w:t>
      </w:r>
      <w:r w:rsidRPr="00D46E05">
        <w:rPr>
          <w:rFonts w:asciiTheme="minorHAnsi" w:hAnsiTheme="minorHAnsi" w:cstheme="minorHAnsi"/>
          <w:sz w:val="22"/>
          <w:szCs w:val="22"/>
        </w:rPr>
        <w:t xml:space="preserve"> the project who are </w:t>
      </w:r>
      <w:r w:rsidRPr="00D46E05">
        <w:rPr>
          <w:rFonts w:asciiTheme="minorHAnsi" w:hAnsiTheme="minorHAnsi" w:cstheme="minorHAnsi"/>
          <w:b/>
          <w:sz w:val="22"/>
          <w:szCs w:val="22"/>
          <w:u w:val="single"/>
        </w:rPr>
        <w:t>not</w:t>
      </w:r>
      <w:r w:rsidRPr="00D46E05">
        <w:rPr>
          <w:rFonts w:asciiTheme="minorHAnsi" w:hAnsiTheme="minorHAnsi" w:cstheme="minorHAnsi"/>
          <w:sz w:val="22"/>
          <w:szCs w:val="22"/>
        </w:rPr>
        <w:t xml:space="preserve"> students conducting the research as a component of their studies. </w:t>
      </w:r>
      <w:r w:rsidR="00DA495A" w:rsidRPr="00D46E05">
        <w:rPr>
          <w:rFonts w:asciiTheme="minorHAnsi" w:hAnsiTheme="minorHAnsi" w:cstheme="minorHAnsi"/>
          <w:sz w:val="22"/>
          <w:szCs w:val="22"/>
        </w:rPr>
        <w:t xml:space="preserve"> This includes Co-Supervisors.</w:t>
      </w:r>
      <w:r w:rsidRPr="00D46E05">
        <w:rPr>
          <w:rFonts w:asciiTheme="minorHAnsi" w:hAnsiTheme="minorHAnsi" w:cstheme="minorHAnsi"/>
          <w:sz w:val="22"/>
          <w:szCs w:val="22"/>
        </w:rPr>
        <w:t xml:space="preserve">  </w:t>
      </w:r>
      <w:r w:rsidRPr="00D46E05">
        <w:rPr>
          <w:rFonts w:asciiTheme="minorHAnsi" w:hAnsiTheme="minorHAnsi" w:cstheme="minorHAnsi"/>
          <w:b/>
          <w:sz w:val="22"/>
          <w:szCs w:val="22"/>
          <w:u w:val="single"/>
        </w:rPr>
        <w:t>However,</w:t>
      </w:r>
      <w:r w:rsidRPr="00D46E05">
        <w:rPr>
          <w:rFonts w:asciiTheme="minorHAnsi" w:hAnsiTheme="minorHAnsi" w:cstheme="minorHAnsi"/>
          <w:sz w:val="22"/>
          <w:szCs w:val="22"/>
        </w:rPr>
        <w:t xml:space="preserve"> if students of the University are working on the project, e.g. as research assistants, but not using the research for their studies, they should be listed here.</w:t>
      </w:r>
    </w:p>
    <w:tbl>
      <w:tblPr>
        <w:tblW w:w="10278" w:type="dxa"/>
        <w:shd w:val="pct12" w:color="auto" w:fill="auto"/>
        <w:tblLook w:val="0000" w:firstRow="0" w:lastRow="0" w:firstColumn="0" w:lastColumn="0" w:noHBand="0" w:noVBand="0"/>
      </w:tblPr>
      <w:tblGrid>
        <w:gridCol w:w="3348"/>
        <w:gridCol w:w="6660"/>
        <w:gridCol w:w="270"/>
      </w:tblGrid>
      <w:tr w:rsidR="00F7122A" w:rsidRPr="00D46E05" w14:paraId="1BE4A721" w14:textId="77777777" w:rsidTr="006F5D82">
        <w:tc>
          <w:tcPr>
            <w:tcW w:w="3348" w:type="dxa"/>
            <w:tcBorders>
              <w:top w:val="single" w:sz="4" w:space="0" w:color="auto"/>
              <w:left w:val="single" w:sz="4" w:space="0" w:color="auto"/>
            </w:tcBorders>
            <w:shd w:val="clear" w:color="auto" w:fill="99CCFF"/>
          </w:tcPr>
          <w:p w14:paraId="1FB20D0B" w14:textId="77777777" w:rsidR="00F7122A" w:rsidRPr="00D46E05" w:rsidRDefault="00F7122A" w:rsidP="004276C6">
            <w:pPr>
              <w:rPr>
                <w:rFonts w:asciiTheme="minorHAnsi" w:hAnsiTheme="minorHAnsi" w:cstheme="minorHAnsi"/>
                <w:color w:val="000000"/>
                <w:sz w:val="22"/>
                <w:szCs w:val="22"/>
              </w:rPr>
            </w:pPr>
          </w:p>
        </w:tc>
        <w:tc>
          <w:tcPr>
            <w:tcW w:w="6930" w:type="dxa"/>
            <w:gridSpan w:val="2"/>
            <w:tcBorders>
              <w:top w:val="single" w:sz="4" w:space="0" w:color="auto"/>
              <w:left w:val="nil"/>
              <w:right w:val="single" w:sz="4" w:space="0" w:color="auto"/>
            </w:tcBorders>
            <w:shd w:val="clear" w:color="auto" w:fill="99CCFF"/>
          </w:tcPr>
          <w:p w14:paraId="0CAB1F83" w14:textId="77777777" w:rsidR="00F7122A" w:rsidRPr="00D46E05" w:rsidRDefault="00F7122A" w:rsidP="004276C6">
            <w:pPr>
              <w:rPr>
                <w:rFonts w:asciiTheme="minorHAnsi" w:hAnsiTheme="minorHAnsi" w:cstheme="minorHAnsi"/>
                <w:color w:val="000000"/>
                <w:sz w:val="22"/>
                <w:szCs w:val="22"/>
              </w:rPr>
            </w:pPr>
          </w:p>
        </w:tc>
      </w:tr>
      <w:tr w:rsidR="00F7122A" w:rsidRPr="00D46E05" w14:paraId="360C64BF" w14:textId="77777777" w:rsidTr="006F5D82">
        <w:tc>
          <w:tcPr>
            <w:tcW w:w="3348" w:type="dxa"/>
            <w:tcBorders>
              <w:left w:val="single" w:sz="4" w:space="0" w:color="auto"/>
            </w:tcBorders>
            <w:shd w:val="clear" w:color="auto" w:fill="99CCFF"/>
            <w:vAlign w:val="center"/>
          </w:tcPr>
          <w:p w14:paraId="2DEC5BDB" w14:textId="77777777" w:rsidR="00F7122A" w:rsidRPr="00576E26" w:rsidRDefault="00F7122A" w:rsidP="00F855B4">
            <w:pPr>
              <w:rPr>
                <w:rFonts w:asciiTheme="minorHAnsi" w:hAnsiTheme="minorHAnsi" w:cstheme="minorHAnsi"/>
                <w:sz w:val="22"/>
                <w:szCs w:val="22"/>
                <w:highlight w:val="yellow"/>
              </w:rPr>
            </w:pPr>
            <w:r w:rsidRPr="00C96398">
              <w:rPr>
                <w:rFonts w:asciiTheme="minorHAnsi" w:hAnsiTheme="minorHAnsi" w:cstheme="minorHAnsi"/>
                <w:b/>
                <w:sz w:val="22"/>
                <w:szCs w:val="22"/>
              </w:rPr>
              <w:t xml:space="preserve">Name </w:t>
            </w:r>
            <w:r w:rsidRPr="00C96398">
              <w:rPr>
                <w:rFonts w:asciiTheme="minorHAnsi" w:hAnsiTheme="minorHAnsi" w:cstheme="minorHAnsi"/>
                <w:i/>
                <w:sz w:val="22"/>
                <w:szCs w:val="22"/>
              </w:rPr>
              <w:t>(</w:t>
            </w:r>
            <w:proofErr w:type="spellStart"/>
            <w:r w:rsidR="00241C3E" w:rsidRPr="00C96398">
              <w:rPr>
                <w:rFonts w:asciiTheme="minorHAnsi" w:hAnsiTheme="minorHAnsi" w:cstheme="minorHAnsi"/>
                <w:i/>
                <w:sz w:val="22"/>
                <w:szCs w:val="22"/>
              </w:rPr>
              <w:t>eg.</w:t>
            </w:r>
            <w:proofErr w:type="spellEnd"/>
            <w:r w:rsidR="00241C3E" w:rsidRPr="00C96398">
              <w:rPr>
                <w:rFonts w:asciiTheme="minorHAnsi" w:hAnsiTheme="minorHAnsi" w:cstheme="minorHAnsi"/>
                <w:i/>
                <w:sz w:val="22"/>
                <w:szCs w:val="22"/>
              </w:rPr>
              <w:t xml:space="preserve"> </w:t>
            </w:r>
            <w:r w:rsidR="00F855B4" w:rsidRPr="00C96398">
              <w:rPr>
                <w:rFonts w:asciiTheme="minorHAnsi" w:hAnsiTheme="minorHAnsi" w:cstheme="minorHAnsi"/>
                <w:i/>
                <w:sz w:val="22"/>
                <w:szCs w:val="22"/>
              </w:rPr>
              <w:t>A/Prof Larry Brown</w:t>
            </w:r>
            <w:r w:rsidRPr="00C96398">
              <w:rPr>
                <w:rFonts w:asciiTheme="minorHAnsi" w:hAnsiTheme="minorHAnsi" w:cstheme="minorHAnsi"/>
                <w:i/>
                <w:sz w:val="22"/>
                <w:szCs w:val="22"/>
              </w:rPr>
              <w:t>)</w:t>
            </w:r>
          </w:p>
        </w:tc>
        <w:tc>
          <w:tcPr>
            <w:tcW w:w="6660" w:type="dxa"/>
            <w:tcBorders>
              <w:left w:val="nil"/>
            </w:tcBorders>
            <w:vAlign w:val="center"/>
          </w:tcPr>
          <w:p w14:paraId="5F8CA33E" w14:textId="3BB873CF" w:rsidR="00F7122A" w:rsidRPr="00D46E05" w:rsidRDefault="00290576" w:rsidP="004276C6">
            <w:pPr>
              <w:rPr>
                <w:rFonts w:asciiTheme="minorHAnsi" w:hAnsiTheme="minorHAnsi" w:cstheme="minorHAnsi"/>
                <w:color w:val="000000"/>
                <w:sz w:val="22"/>
                <w:szCs w:val="22"/>
              </w:rPr>
            </w:pPr>
            <w:r>
              <w:rPr>
                <w:rFonts w:asciiTheme="minorHAnsi" w:hAnsiTheme="minorHAnsi" w:cstheme="minorHAnsi"/>
                <w:color w:val="000000"/>
                <w:sz w:val="22"/>
                <w:szCs w:val="22"/>
              </w:rPr>
              <w:t>A/Prof Suzie Cosh</w:t>
            </w:r>
          </w:p>
        </w:tc>
        <w:tc>
          <w:tcPr>
            <w:tcW w:w="270" w:type="dxa"/>
            <w:tcBorders>
              <w:right w:val="single" w:sz="4" w:space="0" w:color="auto"/>
            </w:tcBorders>
            <w:shd w:val="clear" w:color="auto" w:fill="99CCFF"/>
          </w:tcPr>
          <w:p w14:paraId="315F74B0" w14:textId="77777777" w:rsidR="00F7122A" w:rsidRPr="00D46E05" w:rsidRDefault="00F7122A" w:rsidP="004276C6">
            <w:pPr>
              <w:rPr>
                <w:rFonts w:asciiTheme="minorHAnsi" w:hAnsiTheme="minorHAnsi" w:cstheme="minorHAnsi"/>
                <w:color w:val="000000"/>
                <w:sz w:val="22"/>
                <w:szCs w:val="22"/>
              </w:rPr>
            </w:pPr>
          </w:p>
        </w:tc>
      </w:tr>
      <w:tr w:rsidR="00F7122A" w:rsidRPr="00D46E05" w14:paraId="5F6CAB58" w14:textId="77777777" w:rsidTr="006F5D82">
        <w:tc>
          <w:tcPr>
            <w:tcW w:w="3348" w:type="dxa"/>
            <w:tcBorders>
              <w:left w:val="single" w:sz="4" w:space="0" w:color="auto"/>
            </w:tcBorders>
            <w:shd w:val="clear" w:color="auto" w:fill="99CCFF"/>
          </w:tcPr>
          <w:p w14:paraId="1481C0F1" w14:textId="77777777" w:rsidR="00F7122A" w:rsidRPr="00D46E05" w:rsidRDefault="00F7122A" w:rsidP="004276C6">
            <w:pPr>
              <w:rPr>
                <w:rFonts w:asciiTheme="minorHAnsi" w:hAnsiTheme="minorHAnsi" w:cstheme="minorHAnsi"/>
                <w:sz w:val="22"/>
                <w:szCs w:val="22"/>
              </w:rPr>
            </w:pPr>
          </w:p>
        </w:tc>
        <w:tc>
          <w:tcPr>
            <w:tcW w:w="6930" w:type="dxa"/>
            <w:gridSpan w:val="2"/>
            <w:tcBorders>
              <w:left w:val="nil"/>
              <w:right w:val="single" w:sz="4" w:space="0" w:color="auto"/>
            </w:tcBorders>
            <w:shd w:val="clear" w:color="auto" w:fill="99CCFF"/>
            <w:vAlign w:val="center"/>
          </w:tcPr>
          <w:p w14:paraId="50D390F3" w14:textId="77777777" w:rsidR="00F7122A" w:rsidRPr="00D46E05" w:rsidRDefault="00F7122A" w:rsidP="004276C6">
            <w:pPr>
              <w:rPr>
                <w:rFonts w:asciiTheme="minorHAnsi" w:hAnsiTheme="minorHAnsi" w:cstheme="minorHAnsi"/>
                <w:color w:val="000000"/>
                <w:sz w:val="22"/>
                <w:szCs w:val="22"/>
              </w:rPr>
            </w:pPr>
          </w:p>
        </w:tc>
      </w:tr>
      <w:tr w:rsidR="007674E4" w:rsidRPr="00D46E05" w14:paraId="21161995" w14:textId="77777777" w:rsidTr="006F5D82">
        <w:tc>
          <w:tcPr>
            <w:tcW w:w="3348" w:type="dxa"/>
            <w:tcBorders>
              <w:left w:val="single" w:sz="4" w:space="0" w:color="auto"/>
            </w:tcBorders>
            <w:shd w:val="clear" w:color="auto" w:fill="99CCFF"/>
            <w:vAlign w:val="center"/>
          </w:tcPr>
          <w:p w14:paraId="66F62C7A" w14:textId="77777777" w:rsidR="007674E4" w:rsidRPr="00D46E05" w:rsidRDefault="007674E4" w:rsidP="004276C6">
            <w:pPr>
              <w:rPr>
                <w:rFonts w:asciiTheme="minorHAnsi" w:hAnsiTheme="minorHAnsi" w:cstheme="minorHAnsi"/>
                <w:b/>
                <w:sz w:val="22"/>
                <w:szCs w:val="22"/>
              </w:rPr>
            </w:pPr>
            <w:r w:rsidRPr="00576E26">
              <w:rPr>
                <w:rFonts w:asciiTheme="minorHAnsi" w:hAnsiTheme="minorHAnsi" w:cstheme="minorHAnsi"/>
                <w:b/>
                <w:sz w:val="22"/>
                <w:szCs w:val="22"/>
              </w:rPr>
              <w:t>UNE Staff</w:t>
            </w:r>
            <w:r w:rsidR="00D86A61" w:rsidRPr="00576E26">
              <w:rPr>
                <w:rFonts w:asciiTheme="minorHAnsi" w:hAnsiTheme="minorHAnsi" w:cstheme="minorHAnsi"/>
                <w:b/>
                <w:sz w:val="22"/>
                <w:szCs w:val="22"/>
              </w:rPr>
              <w:t>/Student</w:t>
            </w:r>
            <w:r w:rsidRPr="00576E26">
              <w:rPr>
                <w:rFonts w:asciiTheme="minorHAnsi" w:hAnsiTheme="minorHAnsi" w:cstheme="minorHAnsi"/>
                <w:b/>
                <w:sz w:val="22"/>
                <w:szCs w:val="22"/>
              </w:rPr>
              <w:t xml:space="preserve"> Number</w:t>
            </w:r>
          </w:p>
        </w:tc>
        <w:tc>
          <w:tcPr>
            <w:tcW w:w="6660" w:type="dxa"/>
            <w:tcBorders>
              <w:left w:val="nil"/>
            </w:tcBorders>
            <w:vAlign w:val="center"/>
          </w:tcPr>
          <w:p w14:paraId="0D15388A" w14:textId="253FD167" w:rsidR="007674E4" w:rsidRPr="00D46E05" w:rsidRDefault="00A10100" w:rsidP="004276C6">
            <w:pPr>
              <w:rPr>
                <w:rFonts w:asciiTheme="minorHAnsi" w:hAnsiTheme="minorHAnsi" w:cstheme="minorHAnsi"/>
                <w:color w:val="000000"/>
                <w:sz w:val="22"/>
                <w:szCs w:val="22"/>
              </w:rPr>
            </w:pPr>
            <w:r>
              <w:rPr>
                <w:rFonts w:asciiTheme="minorHAnsi" w:hAnsiTheme="minorHAnsi" w:cstheme="minorHAnsi"/>
                <w:color w:val="000000"/>
                <w:sz w:val="22"/>
                <w:szCs w:val="22"/>
              </w:rPr>
              <w:t>044690795</w:t>
            </w:r>
          </w:p>
        </w:tc>
        <w:tc>
          <w:tcPr>
            <w:tcW w:w="270" w:type="dxa"/>
            <w:tcBorders>
              <w:right w:val="single" w:sz="4" w:space="0" w:color="auto"/>
            </w:tcBorders>
            <w:shd w:val="clear" w:color="auto" w:fill="99CCFF"/>
          </w:tcPr>
          <w:p w14:paraId="0226AF0C" w14:textId="77777777" w:rsidR="007674E4" w:rsidRPr="00D46E05" w:rsidRDefault="007674E4" w:rsidP="004276C6">
            <w:pPr>
              <w:rPr>
                <w:rFonts w:asciiTheme="minorHAnsi" w:hAnsiTheme="minorHAnsi" w:cstheme="minorHAnsi"/>
                <w:color w:val="000000"/>
                <w:sz w:val="22"/>
                <w:szCs w:val="22"/>
              </w:rPr>
            </w:pPr>
          </w:p>
        </w:tc>
      </w:tr>
      <w:tr w:rsidR="007674E4" w:rsidRPr="00D46E05" w14:paraId="6DAA7D0D" w14:textId="77777777" w:rsidTr="006F5D82">
        <w:tc>
          <w:tcPr>
            <w:tcW w:w="3348" w:type="dxa"/>
            <w:tcBorders>
              <w:left w:val="single" w:sz="4" w:space="0" w:color="auto"/>
            </w:tcBorders>
            <w:shd w:val="clear" w:color="auto" w:fill="99CCFF"/>
            <w:vAlign w:val="center"/>
          </w:tcPr>
          <w:p w14:paraId="67E021C6" w14:textId="77777777" w:rsidR="007674E4" w:rsidRPr="00D46E05" w:rsidRDefault="007674E4" w:rsidP="004276C6">
            <w:pPr>
              <w:rPr>
                <w:rFonts w:asciiTheme="minorHAnsi" w:hAnsiTheme="minorHAnsi" w:cstheme="minorHAnsi"/>
                <w:b/>
                <w:sz w:val="22"/>
                <w:szCs w:val="22"/>
              </w:rPr>
            </w:pPr>
          </w:p>
        </w:tc>
        <w:tc>
          <w:tcPr>
            <w:tcW w:w="6660" w:type="dxa"/>
            <w:tcBorders>
              <w:left w:val="nil"/>
            </w:tcBorders>
            <w:shd w:val="clear" w:color="auto" w:fill="99CCFF"/>
            <w:vAlign w:val="center"/>
          </w:tcPr>
          <w:p w14:paraId="1C7CA610" w14:textId="77777777" w:rsidR="007674E4" w:rsidRPr="00D46E05" w:rsidRDefault="007674E4" w:rsidP="004276C6">
            <w:pPr>
              <w:rPr>
                <w:rFonts w:asciiTheme="minorHAnsi" w:hAnsiTheme="minorHAnsi" w:cstheme="minorHAnsi"/>
                <w:color w:val="000000"/>
                <w:sz w:val="22"/>
                <w:szCs w:val="22"/>
              </w:rPr>
            </w:pPr>
          </w:p>
        </w:tc>
        <w:tc>
          <w:tcPr>
            <w:tcW w:w="270" w:type="dxa"/>
            <w:tcBorders>
              <w:right w:val="single" w:sz="4" w:space="0" w:color="auto"/>
            </w:tcBorders>
            <w:shd w:val="clear" w:color="auto" w:fill="99CCFF"/>
          </w:tcPr>
          <w:p w14:paraId="74FB7453" w14:textId="77777777" w:rsidR="007674E4" w:rsidRPr="00D46E05" w:rsidRDefault="007674E4" w:rsidP="004276C6">
            <w:pPr>
              <w:rPr>
                <w:rFonts w:asciiTheme="minorHAnsi" w:hAnsiTheme="minorHAnsi" w:cstheme="minorHAnsi"/>
                <w:color w:val="000000"/>
                <w:sz w:val="22"/>
                <w:szCs w:val="22"/>
              </w:rPr>
            </w:pPr>
          </w:p>
        </w:tc>
      </w:tr>
      <w:tr w:rsidR="00F7122A" w:rsidRPr="00D46E05" w14:paraId="6C08D01F" w14:textId="77777777" w:rsidTr="006F5D82">
        <w:tc>
          <w:tcPr>
            <w:tcW w:w="3348" w:type="dxa"/>
            <w:tcBorders>
              <w:left w:val="single" w:sz="4" w:space="0" w:color="auto"/>
            </w:tcBorders>
            <w:shd w:val="clear" w:color="auto" w:fill="99CCFF"/>
            <w:vAlign w:val="center"/>
          </w:tcPr>
          <w:p w14:paraId="408C40F3" w14:textId="77777777" w:rsidR="00F7122A" w:rsidRPr="00D46E05" w:rsidRDefault="00F7122A" w:rsidP="004276C6">
            <w:pPr>
              <w:rPr>
                <w:rFonts w:asciiTheme="minorHAnsi" w:hAnsiTheme="minorHAnsi" w:cstheme="minorHAnsi"/>
                <w:b/>
                <w:sz w:val="22"/>
                <w:szCs w:val="22"/>
              </w:rPr>
            </w:pPr>
            <w:r w:rsidRPr="00576E26">
              <w:rPr>
                <w:rFonts w:asciiTheme="minorHAnsi" w:hAnsiTheme="minorHAnsi" w:cstheme="minorHAnsi"/>
                <w:b/>
                <w:sz w:val="22"/>
                <w:szCs w:val="22"/>
              </w:rPr>
              <w:t>Qualifications</w:t>
            </w:r>
          </w:p>
        </w:tc>
        <w:tc>
          <w:tcPr>
            <w:tcW w:w="6660" w:type="dxa"/>
            <w:tcBorders>
              <w:left w:val="nil"/>
            </w:tcBorders>
            <w:vAlign w:val="center"/>
          </w:tcPr>
          <w:p w14:paraId="5FA49366" w14:textId="08412D78" w:rsidR="00F7122A" w:rsidRPr="00D46E05" w:rsidRDefault="007710A2" w:rsidP="004276C6">
            <w:pPr>
              <w:rPr>
                <w:rFonts w:asciiTheme="minorHAnsi" w:hAnsiTheme="minorHAnsi" w:cstheme="minorHAnsi"/>
                <w:color w:val="000000"/>
                <w:sz w:val="22"/>
                <w:szCs w:val="22"/>
              </w:rPr>
            </w:pPr>
            <w:proofErr w:type="spellStart"/>
            <w:proofErr w:type="gramStart"/>
            <w:r>
              <w:rPr>
                <w:rFonts w:asciiTheme="minorHAnsi" w:hAnsiTheme="minorHAnsi" w:cstheme="minorHAnsi"/>
                <w:color w:val="000000"/>
                <w:sz w:val="22"/>
                <w:szCs w:val="22"/>
              </w:rPr>
              <w:t>B.Psych</w:t>
            </w:r>
            <w:proofErr w:type="spellEnd"/>
            <w:proofErr w:type="gramEnd"/>
            <w:r>
              <w:rPr>
                <w:rFonts w:asciiTheme="minorHAnsi" w:hAnsiTheme="minorHAnsi" w:cstheme="minorHAnsi"/>
                <w:color w:val="000000"/>
                <w:sz w:val="22"/>
                <w:szCs w:val="22"/>
              </w:rPr>
              <w:t xml:space="preserve">(Hons), </w:t>
            </w:r>
            <w:proofErr w:type="spellStart"/>
            <w:r>
              <w:rPr>
                <w:rFonts w:asciiTheme="minorHAnsi" w:hAnsiTheme="minorHAnsi" w:cstheme="minorHAnsi"/>
                <w:color w:val="000000"/>
                <w:sz w:val="22"/>
                <w:szCs w:val="22"/>
              </w:rPr>
              <w:t>M.Psych</w:t>
            </w:r>
            <w:proofErr w:type="spellEnd"/>
            <w:r>
              <w:rPr>
                <w:rFonts w:asciiTheme="minorHAnsi" w:hAnsiTheme="minorHAnsi" w:cstheme="minorHAnsi"/>
                <w:color w:val="000000"/>
                <w:sz w:val="22"/>
                <w:szCs w:val="22"/>
              </w:rPr>
              <w:t>(Clin), PhD</w:t>
            </w:r>
          </w:p>
        </w:tc>
        <w:tc>
          <w:tcPr>
            <w:tcW w:w="270" w:type="dxa"/>
            <w:tcBorders>
              <w:right w:val="single" w:sz="4" w:space="0" w:color="auto"/>
            </w:tcBorders>
            <w:shd w:val="clear" w:color="auto" w:fill="99CCFF"/>
          </w:tcPr>
          <w:p w14:paraId="47B7AA30" w14:textId="77777777" w:rsidR="00F7122A" w:rsidRPr="00D46E05" w:rsidRDefault="00F7122A" w:rsidP="004276C6">
            <w:pPr>
              <w:rPr>
                <w:rFonts w:asciiTheme="minorHAnsi" w:hAnsiTheme="minorHAnsi" w:cstheme="minorHAnsi"/>
                <w:color w:val="000000"/>
                <w:sz w:val="22"/>
                <w:szCs w:val="22"/>
              </w:rPr>
            </w:pPr>
          </w:p>
        </w:tc>
      </w:tr>
      <w:tr w:rsidR="00F7122A" w:rsidRPr="00D46E05" w14:paraId="55919DB1" w14:textId="77777777" w:rsidTr="006F5D82">
        <w:tc>
          <w:tcPr>
            <w:tcW w:w="3348" w:type="dxa"/>
            <w:tcBorders>
              <w:left w:val="single" w:sz="4" w:space="0" w:color="auto"/>
            </w:tcBorders>
            <w:shd w:val="clear" w:color="auto" w:fill="99CCFF"/>
          </w:tcPr>
          <w:p w14:paraId="2925298D" w14:textId="77777777" w:rsidR="00F7122A" w:rsidRPr="00D46E05" w:rsidRDefault="00F7122A" w:rsidP="004276C6">
            <w:pPr>
              <w:rPr>
                <w:rFonts w:asciiTheme="minorHAnsi" w:hAnsiTheme="minorHAnsi" w:cstheme="minorHAnsi"/>
                <w:sz w:val="22"/>
                <w:szCs w:val="22"/>
              </w:rPr>
            </w:pPr>
          </w:p>
        </w:tc>
        <w:tc>
          <w:tcPr>
            <w:tcW w:w="6930" w:type="dxa"/>
            <w:gridSpan w:val="2"/>
            <w:tcBorders>
              <w:left w:val="nil"/>
              <w:right w:val="single" w:sz="4" w:space="0" w:color="auto"/>
            </w:tcBorders>
            <w:shd w:val="clear" w:color="auto" w:fill="99CCFF"/>
            <w:vAlign w:val="center"/>
          </w:tcPr>
          <w:p w14:paraId="11B7DC78" w14:textId="77777777" w:rsidR="00F7122A" w:rsidRPr="00D46E05" w:rsidRDefault="00F7122A" w:rsidP="004276C6">
            <w:pPr>
              <w:rPr>
                <w:rFonts w:asciiTheme="minorHAnsi" w:hAnsiTheme="minorHAnsi" w:cstheme="minorHAnsi"/>
                <w:color w:val="000000"/>
                <w:sz w:val="22"/>
                <w:szCs w:val="22"/>
              </w:rPr>
            </w:pPr>
          </w:p>
        </w:tc>
      </w:tr>
      <w:tr w:rsidR="006B6DB9" w:rsidRPr="00D46E05" w14:paraId="14D59850" w14:textId="77777777" w:rsidTr="006F5D82">
        <w:tc>
          <w:tcPr>
            <w:tcW w:w="3348" w:type="dxa"/>
            <w:tcBorders>
              <w:left w:val="single" w:sz="4" w:space="0" w:color="auto"/>
            </w:tcBorders>
            <w:shd w:val="clear" w:color="auto" w:fill="99CCFF"/>
            <w:vAlign w:val="center"/>
          </w:tcPr>
          <w:p w14:paraId="4E5B6EAF" w14:textId="77777777" w:rsidR="006B6DB9" w:rsidRPr="00D46E05" w:rsidRDefault="006B6DB9" w:rsidP="006B6DB9">
            <w:pPr>
              <w:rPr>
                <w:rFonts w:asciiTheme="minorHAnsi" w:hAnsiTheme="minorHAnsi" w:cstheme="minorHAnsi"/>
                <w:b/>
                <w:sz w:val="22"/>
                <w:szCs w:val="22"/>
              </w:rPr>
            </w:pPr>
            <w:r w:rsidRPr="00D46E05">
              <w:rPr>
                <w:rFonts w:asciiTheme="minorHAnsi" w:hAnsiTheme="minorHAnsi" w:cstheme="minorHAnsi"/>
                <w:b/>
                <w:sz w:val="22"/>
                <w:szCs w:val="22"/>
              </w:rPr>
              <w:t>Role</w:t>
            </w:r>
          </w:p>
        </w:tc>
        <w:sdt>
          <w:sdtPr>
            <w:rPr>
              <w:rStyle w:val="Jo2"/>
              <w:rFonts w:asciiTheme="minorHAnsi" w:hAnsiTheme="minorHAnsi" w:cstheme="minorHAnsi"/>
              <w:sz w:val="22"/>
              <w:szCs w:val="22"/>
            </w:rPr>
            <w:alias w:val="Roles"/>
            <w:tag w:val="Roles"/>
            <w:id w:val="-2071875904"/>
            <w:placeholder>
              <w:docPart w:val="3A14AA2919404FCE853A73AD3DA2F2B3"/>
            </w:placeholder>
            <w:dropDownList>
              <w:listItem w:displayText="Choose a role" w:value="Choose a role"/>
              <w:listItem w:displayText="Co-Investigator" w:value="Co-Investigator"/>
              <w:listItem w:displayText="Co-Supervisor" w:value="Co-Supervisor"/>
              <w:listItem w:displayText="Laboratory Assistant" w:value="Laboratory Assistant"/>
              <w:listItem w:displayText="Laboratory Scientist" w:value="Laboratory Scientist"/>
              <w:listItem w:displayText="Laboratory Technician" w:value="Laboratory Technician"/>
              <w:listItem w:displayText="Postdoctoral Fellow" w:value="Postdoctoral Fellow"/>
              <w:listItem w:displayText="Principal Investigator" w:value="Principal Investigator"/>
              <w:listItem w:displayText="Project Manager" w:value="Project Manager"/>
              <w:listItem w:displayText="Project Officer" w:value="Project Officer"/>
              <w:listItem w:displayText="Project Supervisor" w:value="Project Supervisor"/>
              <w:listItem w:displayText="Research Assistant" w:value="Research Assistant"/>
              <w:listItem w:displayText="Supervisor" w:value="Supervisor"/>
              <w:listItem w:displayText="Student Researcher" w:value="Student Researcher"/>
              <w:listItem w:displayText="Technical Officer" w:value="Technical Officer"/>
            </w:dropDownList>
          </w:sdtPr>
          <w:sdtEndPr>
            <w:rPr>
              <w:rStyle w:val="DefaultParagraphFont"/>
              <w:color w:val="000000"/>
            </w:rPr>
          </w:sdtEndPr>
          <w:sdtContent>
            <w:tc>
              <w:tcPr>
                <w:tcW w:w="6660" w:type="dxa"/>
                <w:tcBorders>
                  <w:left w:val="nil"/>
                </w:tcBorders>
                <w:vAlign w:val="center"/>
              </w:tcPr>
              <w:p w14:paraId="24B2122F" w14:textId="5BEE3280" w:rsidR="006B6DB9" w:rsidRPr="00D46E05" w:rsidRDefault="00290576" w:rsidP="006B6DB9">
                <w:pPr>
                  <w:rPr>
                    <w:rFonts w:asciiTheme="minorHAnsi" w:hAnsiTheme="minorHAnsi" w:cstheme="minorHAnsi"/>
                    <w:color w:val="000000"/>
                    <w:sz w:val="22"/>
                    <w:szCs w:val="22"/>
                  </w:rPr>
                </w:pPr>
                <w:r>
                  <w:rPr>
                    <w:rStyle w:val="Jo2"/>
                    <w:rFonts w:asciiTheme="minorHAnsi" w:hAnsiTheme="minorHAnsi" w:cstheme="minorHAnsi"/>
                    <w:sz w:val="22"/>
                    <w:szCs w:val="22"/>
                  </w:rPr>
                  <w:t>Co-Investigator</w:t>
                </w:r>
              </w:p>
            </w:tc>
          </w:sdtContent>
        </w:sdt>
        <w:tc>
          <w:tcPr>
            <w:tcW w:w="270" w:type="dxa"/>
            <w:tcBorders>
              <w:right w:val="single" w:sz="4" w:space="0" w:color="auto"/>
            </w:tcBorders>
            <w:shd w:val="clear" w:color="auto" w:fill="99CCFF"/>
          </w:tcPr>
          <w:p w14:paraId="5E704A0C" w14:textId="77777777" w:rsidR="006B6DB9" w:rsidRPr="00D46E05" w:rsidRDefault="006B6DB9" w:rsidP="006B6DB9">
            <w:pPr>
              <w:rPr>
                <w:rFonts w:asciiTheme="minorHAnsi" w:hAnsiTheme="minorHAnsi" w:cstheme="minorHAnsi"/>
                <w:color w:val="000000"/>
                <w:sz w:val="22"/>
                <w:szCs w:val="22"/>
              </w:rPr>
            </w:pPr>
          </w:p>
        </w:tc>
      </w:tr>
      <w:tr w:rsidR="006B6DB9" w:rsidRPr="00D46E05" w14:paraId="0569E5AC" w14:textId="77777777" w:rsidTr="006F5D82">
        <w:tc>
          <w:tcPr>
            <w:tcW w:w="3348" w:type="dxa"/>
            <w:tcBorders>
              <w:left w:val="single" w:sz="4" w:space="0" w:color="auto"/>
            </w:tcBorders>
            <w:shd w:val="clear" w:color="auto" w:fill="99CCFF"/>
            <w:vAlign w:val="center"/>
          </w:tcPr>
          <w:p w14:paraId="6140E264" w14:textId="77777777" w:rsidR="006B6DB9" w:rsidRPr="00D46E05" w:rsidRDefault="006B6DB9" w:rsidP="006B6DB9">
            <w:pPr>
              <w:rPr>
                <w:rFonts w:asciiTheme="minorHAnsi" w:hAnsiTheme="minorHAnsi" w:cstheme="minorHAnsi"/>
                <w:b/>
                <w:sz w:val="22"/>
                <w:szCs w:val="22"/>
              </w:rPr>
            </w:pPr>
          </w:p>
        </w:tc>
        <w:tc>
          <w:tcPr>
            <w:tcW w:w="6660" w:type="dxa"/>
            <w:tcBorders>
              <w:left w:val="nil"/>
            </w:tcBorders>
            <w:shd w:val="clear" w:color="auto" w:fill="99CCFF"/>
            <w:vAlign w:val="center"/>
          </w:tcPr>
          <w:p w14:paraId="113A126A" w14:textId="77777777" w:rsidR="006B6DB9" w:rsidRPr="00D46E05" w:rsidRDefault="006B6DB9" w:rsidP="006B6DB9">
            <w:pPr>
              <w:rPr>
                <w:rFonts w:asciiTheme="minorHAnsi" w:hAnsiTheme="minorHAnsi" w:cstheme="minorHAnsi"/>
                <w:color w:val="000000"/>
                <w:sz w:val="22"/>
                <w:szCs w:val="22"/>
              </w:rPr>
            </w:pPr>
          </w:p>
        </w:tc>
        <w:tc>
          <w:tcPr>
            <w:tcW w:w="270" w:type="dxa"/>
            <w:tcBorders>
              <w:right w:val="single" w:sz="4" w:space="0" w:color="auto"/>
            </w:tcBorders>
            <w:shd w:val="clear" w:color="auto" w:fill="99CCFF"/>
          </w:tcPr>
          <w:p w14:paraId="7BE11830" w14:textId="77777777" w:rsidR="006B6DB9" w:rsidRPr="00D46E05" w:rsidRDefault="006B6DB9" w:rsidP="006B6DB9">
            <w:pPr>
              <w:rPr>
                <w:rFonts w:asciiTheme="minorHAnsi" w:hAnsiTheme="minorHAnsi" w:cstheme="minorHAnsi"/>
                <w:color w:val="000000"/>
                <w:sz w:val="22"/>
                <w:szCs w:val="22"/>
              </w:rPr>
            </w:pPr>
          </w:p>
        </w:tc>
      </w:tr>
      <w:tr w:rsidR="006B6DB9" w:rsidRPr="00D46E05" w14:paraId="3000731C" w14:textId="77777777" w:rsidTr="006F5D82">
        <w:tc>
          <w:tcPr>
            <w:tcW w:w="3348" w:type="dxa"/>
            <w:tcBorders>
              <w:left w:val="single" w:sz="4" w:space="0" w:color="auto"/>
            </w:tcBorders>
            <w:shd w:val="clear" w:color="auto" w:fill="99CCFF"/>
            <w:vAlign w:val="center"/>
          </w:tcPr>
          <w:p w14:paraId="4A9CB11B" w14:textId="77777777" w:rsidR="006B6DB9" w:rsidRPr="00D46E05" w:rsidRDefault="006B6DB9" w:rsidP="006B6DB9">
            <w:pPr>
              <w:rPr>
                <w:rFonts w:asciiTheme="minorHAnsi" w:hAnsiTheme="minorHAnsi" w:cstheme="minorHAnsi"/>
                <w:b/>
                <w:sz w:val="22"/>
                <w:szCs w:val="22"/>
              </w:rPr>
            </w:pPr>
            <w:r w:rsidRPr="00D46E05">
              <w:rPr>
                <w:rFonts w:asciiTheme="minorHAnsi" w:hAnsiTheme="minorHAnsi" w:cstheme="minorHAnsi"/>
                <w:b/>
                <w:sz w:val="22"/>
                <w:szCs w:val="22"/>
              </w:rPr>
              <w:t xml:space="preserve">School </w:t>
            </w:r>
          </w:p>
        </w:tc>
        <w:tc>
          <w:tcPr>
            <w:tcW w:w="6660" w:type="dxa"/>
            <w:tcBorders>
              <w:left w:val="nil"/>
            </w:tcBorders>
            <w:vAlign w:val="center"/>
          </w:tcPr>
          <w:p w14:paraId="7843266E" w14:textId="3757358C" w:rsidR="006B6DB9" w:rsidRPr="00D46E05" w:rsidRDefault="00290576" w:rsidP="006B6DB9">
            <w:pPr>
              <w:rPr>
                <w:rFonts w:asciiTheme="minorHAnsi" w:hAnsiTheme="minorHAnsi" w:cstheme="minorHAnsi"/>
                <w:color w:val="000000"/>
                <w:sz w:val="22"/>
                <w:szCs w:val="22"/>
              </w:rPr>
            </w:pPr>
            <w:r>
              <w:rPr>
                <w:rFonts w:asciiTheme="minorHAnsi" w:hAnsiTheme="minorHAnsi" w:cstheme="minorHAnsi"/>
                <w:color w:val="000000"/>
                <w:sz w:val="22"/>
                <w:szCs w:val="22"/>
              </w:rPr>
              <w:t>School of Psychology</w:t>
            </w:r>
          </w:p>
        </w:tc>
        <w:tc>
          <w:tcPr>
            <w:tcW w:w="270" w:type="dxa"/>
            <w:tcBorders>
              <w:right w:val="single" w:sz="4" w:space="0" w:color="auto"/>
            </w:tcBorders>
            <w:shd w:val="clear" w:color="auto" w:fill="99CCFF"/>
          </w:tcPr>
          <w:p w14:paraId="4326510F" w14:textId="77777777" w:rsidR="006B6DB9" w:rsidRPr="00D46E05" w:rsidRDefault="006B6DB9" w:rsidP="006B6DB9">
            <w:pPr>
              <w:rPr>
                <w:rFonts w:asciiTheme="minorHAnsi" w:hAnsiTheme="minorHAnsi" w:cstheme="minorHAnsi"/>
                <w:color w:val="000000"/>
                <w:sz w:val="22"/>
                <w:szCs w:val="22"/>
              </w:rPr>
            </w:pPr>
          </w:p>
        </w:tc>
      </w:tr>
      <w:tr w:rsidR="006B6DB9" w:rsidRPr="00D46E05" w14:paraId="09C77724" w14:textId="77777777" w:rsidTr="006F5D82">
        <w:tc>
          <w:tcPr>
            <w:tcW w:w="3348" w:type="dxa"/>
            <w:tcBorders>
              <w:left w:val="single" w:sz="4" w:space="0" w:color="auto"/>
            </w:tcBorders>
            <w:shd w:val="clear" w:color="auto" w:fill="99CCFF"/>
          </w:tcPr>
          <w:p w14:paraId="1C4CB7AA" w14:textId="77777777" w:rsidR="006B6DB9" w:rsidRPr="00D46E05" w:rsidRDefault="006B6DB9" w:rsidP="006B6DB9">
            <w:pPr>
              <w:rPr>
                <w:rFonts w:asciiTheme="minorHAnsi" w:hAnsiTheme="minorHAnsi" w:cstheme="minorHAnsi"/>
                <w:sz w:val="22"/>
                <w:szCs w:val="22"/>
              </w:rPr>
            </w:pPr>
          </w:p>
        </w:tc>
        <w:tc>
          <w:tcPr>
            <w:tcW w:w="6930" w:type="dxa"/>
            <w:gridSpan w:val="2"/>
            <w:tcBorders>
              <w:left w:val="nil"/>
              <w:right w:val="single" w:sz="4" w:space="0" w:color="auto"/>
            </w:tcBorders>
            <w:shd w:val="clear" w:color="auto" w:fill="99CCFF"/>
            <w:vAlign w:val="center"/>
          </w:tcPr>
          <w:p w14:paraId="462EBAF7" w14:textId="77777777" w:rsidR="006B6DB9" w:rsidRPr="00D46E05" w:rsidRDefault="006B6DB9" w:rsidP="006B6DB9">
            <w:pPr>
              <w:rPr>
                <w:rFonts w:asciiTheme="minorHAnsi" w:hAnsiTheme="minorHAnsi" w:cstheme="minorHAnsi"/>
                <w:color w:val="000000"/>
                <w:sz w:val="22"/>
                <w:szCs w:val="22"/>
              </w:rPr>
            </w:pPr>
          </w:p>
        </w:tc>
      </w:tr>
      <w:tr w:rsidR="006B6DB9" w:rsidRPr="00D46E05" w14:paraId="5881DCB8" w14:textId="77777777" w:rsidTr="006F5D82">
        <w:tc>
          <w:tcPr>
            <w:tcW w:w="3348" w:type="dxa"/>
            <w:tcBorders>
              <w:left w:val="single" w:sz="4" w:space="0" w:color="auto"/>
            </w:tcBorders>
            <w:shd w:val="clear" w:color="auto" w:fill="99CCFF"/>
            <w:vAlign w:val="center"/>
          </w:tcPr>
          <w:p w14:paraId="443258A6" w14:textId="77777777" w:rsidR="006B6DB9" w:rsidRPr="00D46E05" w:rsidRDefault="006B6DB9" w:rsidP="006B6DB9">
            <w:pPr>
              <w:rPr>
                <w:rFonts w:asciiTheme="minorHAnsi" w:hAnsiTheme="minorHAnsi" w:cstheme="minorHAnsi"/>
                <w:b/>
                <w:sz w:val="22"/>
                <w:szCs w:val="22"/>
              </w:rPr>
            </w:pPr>
            <w:r w:rsidRPr="00D46E05">
              <w:rPr>
                <w:rFonts w:asciiTheme="minorHAnsi" w:hAnsiTheme="minorHAnsi" w:cstheme="minorHAnsi"/>
                <w:b/>
                <w:sz w:val="22"/>
                <w:szCs w:val="22"/>
              </w:rPr>
              <w:t>Mailing address</w:t>
            </w:r>
          </w:p>
        </w:tc>
        <w:tc>
          <w:tcPr>
            <w:tcW w:w="6660" w:type="dxa"/>
            <w:tcBorders>
              <w:left w:val="nil"/>
            </w:tcBorders>
            <w:vAlign w:val="center"/>
          </w:tcPr>
          <w:p w14:paraId="2E87D708" w14:textId="77777777" w:rsidR="00290576" w:rsidRDefault="00290576" w:rsidP="00290576">
            <w:pPr>
              <w:rPr>
                <w:rFonts w:asciiTheme="minorHAnsi" w:hAnsiTheme="minorHAnsi" w:cstheme="minorHAnsi"/>
                <w:color w:val="000000"/>
                <w:sz w:val="22"/>
                <w:szCs w:val="22"/>
              </w:rPr>
            </w:pPr>
            <w:r>
              <w:rPr>
                <w:rFonts w:asciiTheme="minorHAnsi" w:hAnsiTheme="minorHAnsi" w:cstheme="minorHAnsi"/>
                <w:color w:val="000000"/>
                <w:sz w:val="22"/>
                <w:szCs w:val="22"/>
              </w:rPr>
              <w:t>Psychology Building</w:t>
            </w:r>
          </w:p>
          <w:p w14:paraId="2C511491" w14:textId="77777777" w:rsidR="00290576" w:rsidRDefault="00290576" w:rsidP="00290576">
            <w:pPr>
              <w:rPr>
                <w:rFonts w:asciiTheme="minorHAnsi" w:hAnsiTheme="minorHAnsi" w:cstheme="minorHAnsi"/>
                <w:color w:val="000000"/>
                <w:sz w:val="22"/>
                <w:szCs w:val="22"/>
              </w:rPr>
            </w:pPr>
            <w:r>
              <w:rPr>
                <w:rFonts w:asciiTheme="minorHAnsi" w:hAnsiTheme="minorHAnsi" w:cstheme="minorHAnsi"/>
                <w:color w:val="000000"/>
                <w:sz w:val="22"/>
                <w:szCs w:val="22"/>
              </w:rPr>
              <w:t>University of New England</w:t>
            </w:r>
          </w:p>
          <w:p w14:paraId="5A7FB776" w14:textId="3D8EBD2B" w:rsidR="006B6DB9" w:rsidRPr="00D46E05" w:rsidRDefault="00290576" w:rsidP="00290576">
            <w:pPr>
              <w:rPr>
                <w:rFonts w:asciiTheme="minorHAnsi" w:hAnsiTheme="minorHAnsi" w:cstheme="minorHAnsi"/>
                <w:color w:val="000000"/>
                <w:sz w:val="22"/>
                <w:szCs w:val="22"/>
              </w:rPr>
            </w:pPr>
            <w:r>
              <w:rPr>
                <w:rFonts w:asciiTheme="minorHAnsi" w:hAnsiTheme="minorHAnsi" w:cstheme="minorHAnsi"/>
                <w:color w:val="000000"/>
                <w:sz w:val="22"/>
                <w:szCs w:val="22"/>
              </w:rPr>
              <w:t>Armidale, NSW 2351</w:t>
            </w:r>
          </w:p>
          <w:p w14:paraId="70AE1DEE" w14:textId="77777777" w:rsidR="006B6DB9" w:rsidRPr="00D46E05" w:rsidRDefault="006B6DB9" w:rsidP="006B6DB9">
            <w:pPr>
              <w:rPr>
                <w:rFonts w:asciiTheme="minorHAnsi" w:hAnsiTheme="minorHAnsi" w:cstheme="minorHAnsi"/>
                <w:color w:val="000000"/>
                <w:sz w:val="22"/>
                <w:szCs w:val="22"/>
              </w:rPr>
            </w:pPr>
          </w:p>
        </w:tc>
        <w:tc>
          <w:tcPr>
            <w:tcW w:w="270" w:type="dxa"/>
            <w:tcBorders>
              <w:right w:val="single" w:sz="4" w:space="0" w:color="auto"/>
            </w:tcBorders>
            <w:shd w:val="clear" w:color="auto" w:fill="99CCFF"/>
          </w:tcPr>
          <w:p w14:paraId="62BF1B29" w14:textId="77777777" w:rsidR="006B6DB9" w:rsidRPr="00D46E05" w:rsidRDefault="006B6DB9" w:rsidP="006B6DB9">
            <w:pPr>
              <w:rPr>
                <w:rFonts w:asciiTheme="minorHAnsi" w:hAnsiTheme="minorHAnsi" w:cstheme="minorHAnsi"/>
                <w:color w:val="000000"/>
                <w:sz w:val="22"/>
                <w:szCs w:val="22"/>
              </w:rPr>
            </w:pPr>
          </w:p>
        </w:tc>
      </w:tr>
      <w:tr w:rsidR="006B6DB9" w:rsidRPr="00D46E05" w14:paraId="6F03C8D3" w14:textId="77777777" w:rsidTr="00576E26">
        <w:trPr>
          <w:trHeight w:val="296"/>
        </w:trPr>
        <w:tc>
          <w:tcPr>
            <w:tcW w:w="3348" w:type="dxa"/>
            <w:tcBorders>
              <w:left w:val="single" w:sz="4" w:space="0" w:color="auto"/>
            </w:tcBorders>
            <w:shd w:val="clear" w:color="auto" w:fill="99CCFF"/>
          </w:tcPr>
          <w:p w14:paraId="08FD5D1B" w14:textId="77777777" w:rsidR="006B6DB9" w:rsidRPr="00D46E05" w:rsidRDefault="006B6DB9" w:rsidP="006B6DB9">
            <w:pPr>
              <w:rPr>
                <w:rFonts w:asciiTheme="minorHAnsi" w:hAnsiTheme="minorHAnsi" w:cstheme="minorHAnsi"/>
                <w:sz w:val="22"/>
                <w:szCs w:val="22"/>
              </w:rPr>
            </w:pPr>
          </w:p>
        </w:tc>
        <w:tc>
          <w:tcPr>
            <w:tcW w:w="6930" w:type="dxa"/>
            <w:gridSpan w:val="2"/>
            <w:tcBorders>
              <w:left w:val="nil"/>
              <w:right w:val="single" w:sz="4" w:space="0" w:color="auto"/>
            </w:tcBorders>
            <w:shd w:val="clear" w:color="auto" w:fill="99CCFF"/>
            <w:vAlign w:val="center"/>
          </w:tcPr>
          <w:p w14:paraId="7AE99B9D" w14:textId="77777777" w:rsidR="006B6DB9" w:rsidRPr="00D46E05" w:rsidRDefault="006B6DB9" w:rsidP="006B6DB9">
            <w:pPr>
              <w:rPr>
                <w:rFonts w:asciiTheme="minorHAnsi" w:hAnsiTheme="minorHAnsi" w:cstheme="minorHAnsi"/>
                <w:color w:val="000000"/>
                <w:sz w:val="22"/>
                <w:szCs w:val="22"/>
              </w:rPr>
            </w:pPr>
          </w:p>
        </w:tc>
      </w:tr>
      <w:tr w:rsidR="006B6DB9" w:rsidRPr="00D46E05" w14:paraId="379B7436" w14:textId="77777777" w:rsidTr="006F5D82">
        <w:tc>
          <w:tcPr>
            <w:tcW w:w="3348" w:type="dxa"/>
            <w:tcBorders>
              <w:left w:val="single" w:sz="4" w:space="0" w:color="auto"/>
            </w:tcBorders>
            <w:shd w:val="clear" w:color="auto" w:fill="99CCFF"/>
            <w:vAlign w:val="center"/>
          </w:tcPr>
          <w:p w14:paraId="7F3C2AFA" w14:textId="77777777" w:rsidR="006B6DB9" w:rsidRPr="00D46E05" w:rsidRDefault="006B6DB9" w:rsidP="006B6DB9">
            <w:pPr>
              <w:rPr>
                <w:rFonts w:asciiTheme="minorHAnsi" w:hAnsiTheme="minorHAnsi" w:cstheme="minorHAnsi"/>
                <w:b/>
                <w:sz w:val="22"/>
                <w:szCs w:val="22"/>
              </w:rPr>
            </w:pPr>
            <w:r w:rsidRPr="00576E26">
              <w:rPr>
                <w:rFonts w:asciiTheme="minorHAnsi" w:hAnsiTheme="minorHAnsi" w:cstheme="minorHAnsi"/>
                <w:b/>
                <w:sz w:val="22"/>
                <w:szCs w:val="22"/>
              </w:rPr>
              <w:t>Phone No.</w:t>
            </w:r>
          </w:p>
        </w:tc>
        <w:tc>
          <w:tcPr>
            <w:tcW w:w="6660" w:type="dxa"/>
            <w:tcBorders>
              <w:left w:val="nil"/>
            </w:tcBorders>
            <w:vAlign w:val="center"/>
          </w:tcPr>
          <w:p w14:paraId="4249C16A" w14:textId="496772BF" w:rsidR="006B6DB9" w:rsidRPr="00D46E05" w:rsidRDefault="00A10100" w:rsidP="006B6DB9">
            <w:pPr>
              <w:rPr>
                <w:rFonts w:asciiTheme="minorHAnsi" w:hAnsiTheme="minorHAnsi" w:cstheme="minorHAnsi"/>
                <w:color w:val="000000"/>
                <w:sz w:val="22"/>
                <w:szCs w:val="22"/>
              </w:rPr>
            </w:pPr>
            <w:r>
              <w:rPr>
                <w:rFonts w:asciiTheme="minorHAnsi" w:hAnsiTheme="minorHAnsi" w:cstheme="minorHAnsi"/>
                <w:color w:val="000000"/>
                <w:sz w:val="22"/>
                <w:szCs w:val="22"/>
              </w:rPr>
              <w:t>6773 2073</w:t>
            </w:r>
          </w:p>
        </w:tc>
        <w:tc>
          <w:tcPr>
            <w:tcW w:w="270" w:type="dxa"/>
            <w:tcBorders>
              <w:right w:val="single" w:sz="4" w:space="0" w:color="auto"/>
            </w:tcBorders>
            <w:shd w:val="clear" w:color="auto" w:fill="99CCFF"/>
          </w:tcPr>
          <w:p w14:paraId="228DDE72" w14:textId="77777777" w:rsidR="006B6DB9" w:rsidRPr="00D46E05" w:rsidRDefault="006B6DB9" w:rsidP="006B6DB9">
            <w:pPr>
              <w:rPr>
                <w:rFonts w:asciiTheme="minorHAnsi" w:hAnsiTheme="minorHAnsi" w:cstheme="minorHAnsi"/>
                <w:color w:val="000000"/>
                <w:sz w:val="22"/>
                <w:szCs w:val="22"/>
              </w:rPr>
            </w:pPr>
          </w:p>
        </w:tc>
      </w:tr>
      <w:tr w:rsidR="006B6DB9" w:rsidRPr="00D46E05" w14:paraId="5AEEC473" w14:textId="77777777" w:rsidTr="006F5D82">
        <w:tc>
          <w:tcPr>
            <w:tcW w:w="3348" w:type="dxa"/>
            <w:tcBorders>
              <w:left w:val="single" w:sz="4" w:space="0" w:color="auto"/>
            </w:tcBorders>
            <w:shd w:val="clear" w:color="auto" w:fill="99CCFF"/>
          </w:tcPr>
          <w:p w14:paraId="61C60951" w14:textId="77777777" w:rsidR="006B6DB9" w:rsidRPr="00D46E05" w:rsidRDefault="006B6DB9" w:rsidP="006B6DB9">
            <w:pPr>
              <w:rPr>
                <w:rFonts w:asciiTheme="minorHAnsi" w:hAnsiTheme="minorHAnsi" w:cstheme="minorHAnsi"/>
                <w:sz w:val="22"/>
                <w:szCs w:val="22"/>
              </w:rPr>
            </w:pPr>
          </w:p>
        </w:tc>
        <w:tc>
          <w:tcPr>
            <w:tcW w:w="6930" w:type="dxa"/>
            <w:gridSpan w:val="2"/>
            <w:tcBorders>
              <w:left w:val="nil"/>
              <w:right w:val="single" w:sz="4" w:space="0" w:color="auto"/>
            </w:tcBorders>
            <w:shd w:val="clear" w:color="auto" w:fill="99CCFF"/>
            <w:vAlign w:val="center"/>
          </w:tcPr>
          <w:p w14:paraId="05605021" w14:textId="77777777" w:rsidR="006B6DB9" w:rsidRPr="00D46E05" w:rsidRDefault="006B6DB9" w:rsidP="006B6DB9">
            <w:pPr>
              <w:rPr>
                <w:rFonts w:asciiTheme="minorHAnsi" w:hAnsiTheme="minorHAnsi" w:cstheme="minorHAnsi"/>
                <w:color w:val="000000"/>
                <w:sz w:val="22"/>
                <w:szCs w:val="22"/>
              </w:rPr>
            </w:pPr>
          </w:p>
        </w:tc>
      </w:tr>
      <w:tr w:rsidR="006B6DB9" w:rsidRPr="00D46E05" w14:paraId="284197A7" w14:textId="77777777" w:rsidTr="006F5D82">
        <w:tc>
          <w:tcPr>
            <w:tcW w:w="3348" w:type="dxa"/>
            <w:tcBorders>
              <w:left w:val="single" w:sz="4" w:space="0" w:color="auto"/>
            </w:tcBorders>
            <w:shd w:val="clear" w:color="auto" w:fill="99CCFF"/>
            <w:vAlign w:val="center"/>
          </w:tcPr>
          <w:p w14:paraId="14F34E0A" w14:textId="77777777" w:rsidR="006B6DB9" w:rsidRPr="00D46E05" w:rsidRDefault="006B6DB9" w:rsidP="006B6DB9">
            <w:pPr>
              <w:rPr>
                <w:rFonts w:asciiTheme="minorHAnsi" w:hAnsiTheme="minorHAnsi" w:cstheme="minorHAnsi"/>
                <w:b/>
                <w:sz w:val="22"/>
                <w:szCs w:val="22"/>
              </w:rPr>
            </w:pPr>
            <w:r w:rsidRPr="00D46E05">
              <w:rPr>
                <w:rFonts w:asciiTheme="minorHAnsi" w:hAnsiTheme="minorHAnsi" w:cstheme="minorHAnsi"/>
                <w:b/>
                <w:sz w:val="22"/>
                <w:szCs w:val="22"/>
              </w:rPr>
              <w:t>Fax No.</w:t>
            </w:r>
          </w:p>
        </w:tc>
        <w:tc>
          <w:tcPr>
            <w:tcW w:w="6660" w:type="dxa"/>
            <w:tcBorders>
              <w:left w:val="nil"/>
            </w:tcBorders>
            <w:vAlign w:val="center"/>
          </w:tcPr>
          <w:p w14:paraId="55059C70" w14:textId="77777777" w:rsidR="006B6DB9" w:rsidRPr="00D46E05" w:rsidRDefault="006B6DB9" w:rsidP="006B6DB9">
            <w:pPr>
              <w:rPr>
                <w:rFonts w:asciiTheme="minorHAnsi" w:hAnsiTheme="minorHAnsi" w:cstheme="minorHAnsi"/>
                <w:color w:val="000000"/>
                <w:sz w:val="22"/>
                <w:szCs w:val="22"/>
              </w:rPr>
            </w:pPr>
          </w:p>
        </w:tc>
        <w:tc>
          <w:tcPr>
            <w:tcW w:w="270" w:type="dxa"/>
            <w:tcBorders>
              <w:right w:val="single" w:sz="4" w:space="0" w:color="auto"/>
            </w:tcBorders>
            <w:shd w:val="clear" w:color="auto" w:fill="99CCFF"/>
          </w:tcPr>
          <w:p w14:paraId="534F677A" w14:textId="77777777" w:rsidR="006B6DB9" w:rsidRPr="00D46E05" w:rsidRDefault="006B6DB9" w:rsidP="006B6DB9">
            <w:pPr>
              <w:rPr>
                <w:rFonts w:asciiTheme="minorHAnsi" w:hAnsiTheme="minorHAnsi" w:cstheme="minorHAnsi"/>
                <w:color w:val="000000"/>
                <w:sz w:val="22"/>
                <w:szCs w:val="22"/>
              </w:rPr>
            </w:pPr>
          </w:p>
        </w:tc>
      </w:tr>
      <w:tr w:rsidR="006B6DB9" w:rsidRPr="00D46E05" w14:paraId="6843E1DC" w14:textId="77777777" w:rsidTr="006F5D82">
        <w:tc>
          <w:tcPr>
            <w:tcW w:w="3348" w:type="dxa"/>
            <w:tcBorders>
              <w:left w:val="single" w:sz="4" w:space="0" w:color="auto"/>
            </w:tcBorders>
            <w:shd w:val="clear" w:color="auto" w:fill="99CCFF"/>
          </w:tcPr>
          <w:p w14:paraId="77639D75" w14:textId="77777777" w:rsidR="006B6DB9" w:rsidRPr="00D46E05" w:rsidRDefault="006B6DB9" w:rsidP="006B6DB9">
            <w:pPr>
              <w:rPr>
                <w:rFonts w:asciiTheme="minorHAnsi" w:hAnsiTheme="minorHAnsi" w:cstheme="minorHAnsi"/>
                <w:sz w:val="22"/>
                <w:szCs w:val="22"/>
              </w:rPr>
            </w:pPr>
          </w:p>
        </w:tc>
        <w:tc>
          <w:tcPr>
            <w:tcW w:w="6930" w:type="dxa"/>
            <w:gridSpan w:val="2"/>
            <w:tcBorders>
              <w:left w:val="nil"/>
              <w:right w:val="single" w:sz="4" w:space="0" w:color="auto"/>
            </w:tcBorders>
            <w:shd w:val="clear" w:color="auto" w:fill="99CCFF"/>
            <w:vAlign w:val="center"/>
          </w:tcPr>
          <w:p w14:paraId="439C8FC2" w14:textId="77777777" w:rsidR="006B6DB9" w:rsidRPr="00D46E05" w:rsidRDefault="006B6DB9" w:rsidP="006B6DB9">
            <w:pPr>
              <w:rPr>
                <w:rFonts w:asciiTheme="minorHAnsi" w:hAnsiTheme="minorHAnsi" w:cstheme="minorHAnsi"/>
                <w:color w:val="000000"/>
                <w:sz w:val="22"/>
                <w:szCs w:val="22"/>
              </w:rPr>
            </w:pPr>
          </w:p>
        </w:tc>
      </w:tr>
      <w:tr w:rsidR="006B6DB9" w:rsidRPr="00D46E05" w14:paraId="1A93D160" w14:textId="77777777" w:rsidTr="006F5D82">
        <w:tc>
          <w:tcPr>
            <w:tcW w:w="3348" w:type="dxa"/>
            <w:tcBorders>
              <w:left w:val="single" w:sz="4" w:space="0" w:color="auto"/>
            </w:tcBorders>
            <w:shd w:val="clear" w:color="auto" w:fill="99CCFF"/>
            <w:vAlign w:val="center"/>
          </w:tcPr>
          <w:p w14:paraId="0F3CB3B4" w14:textId="77777777" w:rsidR="006B6DB9" w:rsidRPr="00D46E05" w:rsidRDefault="006B6DB9" w:rsidP="006B6DB9">
            <w:pPr>
              <w:rPr>
                <w:rFonts w:asciiTheme="minorHAnsi" w:hAnsiTheme="minorHAnsi" w:cstheme="minorHAnsi"/>
                <w:b/>
                <w:sz w:val="22"/>
                <w:szCs w:val="22"/>
              </w:rPr>
            </w:pPr>
            <w:r w:rsidRPr="00D46E05">
              <w:rPr>
                <w:rFonts w:asciiTheme="minorHAnsi" w:hAnsiTheme="minorHAnsi" w:cstheme="minorHAnsi"/>
                <w:b/>
                <w:sz w:val="22"/>
                <w:szCs w:val="22"/>
              </w:rPr>
              <w:t xml:space="preserve">Email </w:t>
            </w:r>
          </w:p>
        </w:tc>
        <w:tc>
          <w:tcPr>
            <w:tcW w:w="6660" w:type="dxa"/>
            <w:tcBorders>
              <w:left w:val="nil"/>
            </w:tcBorders>
            <w:vAlign w:val="center"/>
          </w:tcPr>
          <w:p w14:paraId="26C6C0C2" w14:textId="4B926327" w:rsidR="006B6DB9" w:rsidRPr="00D46E05" w:rsidRDefault="00C96398" w:rsidP="006B6DB9">
            <w:pPr>
              <w:rPr>
                <w:rFonts w:asciiTheme="minorHAnsi" w:hAnsiTheme="minorHAnsi" w:cstheme="minorHAnsi"/>
                <w:color w:val="000000"/>
                <w:sz w:val="22"/>
                <w:szCs w:val="22"/>
              </w:rPr>
            </w:pPr>
            <w:r>
              <w:rPr>
                <w:rFonts w:asciiTheme="minorHAnsi" w:hAnsiTheme="minorHAnsi" w:cstheme="minorHAnsi"/>
                <w:color w:val="000000"/>
                <w:sz w:val="22"/>
                <w:szCs w:val="22"/>
              </w:rPr>
              <w:t>scosh@une.edu.au</w:t>
            </w:r>
          </w:p>
        </w:tc>
        <w:tc>
          <w:tcPr>
            <w:tcW w:w="270" w:type="dxa"/>
            <w:tcBorders>
              <w:right w:val="single" w:sz="4" w:space="0" w:color="auto"/>
            </w:tcBorders>
            <w:shd w:val="clear" w:color="auto" w:fill="99CCFF"/>
          </w:tcPr>
          <w:p w14:paraId="31DD8714" w14:textId="77777777" w:rsidR="006B6DB9" w:rsidRPr="00D46E05" w:rsidRDefault="006B6DB9" w:rsidP="006B6DB9">
            <w:pPr>
              <w:rPr>
                <w:rFonts w:asciiTheme="minorHAnsi" w:hAnsiTheme="minorHAnsi" w:cstheme="minorHAnsi"/>
                <w:color w:val="000000"/>
                <w:sz w:val="22"/>
                <w:szCs w:val="22"/>
              </w:rPr>
            </w:pPr>
          </w:p>
        </w:tc>
      </w:tr>
      <w:tr w:rsidR="006B6DB9" w:rsidRPr="00D46E05" w14:paraId="7300756F" w14:textId="77777777" w:rsidTr="006F5D82">
        <w:tc>
          <w:tcPr>
            <w:tcW w:w="3348" w:type="dxa"/>
            <w:tcBorders>
              <w:left w:val="single" w:sz="4" w:space="0" w:color="auto"/>
              <w:bottom w:val="single" w:sz="4" w:space="0" w:color="auto"/>
            </w:tcBorders>
            <w:shd w:val="clear" w:color="auto" w:fill="99CCFF"/>
          </w:tcPr>
          <w:p w14:paraId="33D411D0" w14:textId="77777777" w:rsidR="006B6DB9" w:rsidRPr="00D46E05" w:rsidRDefault="006B6DB9" w:rsidP="006B6DB9">
            <w:pPr>
              <w:rPr>
                <w:rFonts w:asciiTheme="minorHAnsi" w:hAnsiTheme="minorHAnsi" w:cstheme="minorHAnsi"/>
                <w:color w:val="000000"/>
                <w:sz w:val="22"/>
                <w:szCs w:val="22"/>
              </w:rPr>
            </w:pPr>
          </w:p>
        </w:tc>
        <w:tc>
          <w:tcPr>
            <w:tcW w:w="6930" w:type="dxa"/>
            <w:gridSpan w:val="2"/>
            <w:tcBorders>
              <w:left w:val="nil"/>
              <w:bottom w:val="single" w:sz="4" w:space="0" w:color="auto"/>
              <w:right w:val="single" w:sz="4" w:space="0" w:color="auto"/>
            </w:tcBorders>
            <w:shd w:val="clear" w:color="auto" w:fill="99CCFF"/>
          </w:tcPr>
          <w:p w14:paraId="69BC2C68" w14:textId="77777777" w:rsidR="006B6DB9" w:rsidRPr="00D46E05" w:rsidRDefault="006B6DB9" w:rsidP="006B6DB9">
            <w:pPr>
              <w:rPr>
                <w:rFonts w:asciiTheme="minorHAnsi" w:hAnsiTheme="minorHAnsi" w:cstheme="minorHAnsi"/>
                <w:color w:val="000000"/>
                <w:sz w:val="22"/>
                <w:szCs w:val="22"/>
              </w:rPr>
            </w:pPr>
          </w:p>
        </w:tc>
      </w:tr>
    </w:tbl>
    <w:p w14:paraId="73A6137D" w14:textId="77777777" w:rsidR="00236B8E" w:rsidRPr="00D46E05" w:rsidRDefault="00236B8E" w:rsidP="00F7122A">
      <w:pPr>
        <w:rPr>
          <w:rFonts w:asciiTheme="minorHAnsi" w:hAnsiTheme="minorHAnsi" w:cstheme="minorHAnsi"/>
          <w:sz w:val="22"/>
          <w:szCs w:val="22"/>
        </w:rPr>
      </w:pPr>
    </w:p>
    <w:p w14:paraId="45469F77" w14:textId="77777777" w:rsidR="00F7122A" w:rsidRPr="00D46E05" w:rsidRDefault="00F7122A" w:rsidP="00F7122A">
      <w:pPr>
        <w:rPr>
          <w:rFonts w:asciiTheme="minorHAnsi" w:hAnsiTheme="minorHAnsi" w:cstheme="minorHAnsi"/>
          <w:sz w:val="22"/>
          <w:szCs w:val="22"/>
        </w:rPr>
      </w:pPr>
    </w:p>
    <w:tbl>
      <w:tblPr>
        <w:tblW w:w="10278" w:type="dxa"/>
        <w:shd w:val="pct12" w:color="auto" w:fill="auto"/>
        <w:tblLook w:val="0000" w:firstRow="0" w:lastRow="0" w:firstColumn="0" w:lastColumn="0" w:noHBand="0" w:noVBand="0"/>
      </w:tblPr>
      <w:tblGrid>
        <w:gridCol w:w="3348"/>
        <w:gridCol w:w="6660"/>
        <w:gridCol w:w="270"/>
      </w:tblGrid>
      <w:tr w:rsidR="00210134" w:rsidRPr="00D46E05" w14:paraId="26C1520B" w14:textId="77777777" w:rsidTr="006F5D82">
        <w:tc>
          <w:tcPr>
            <w:tcW w:w="3348" w:type="dxa"/>
            <w:tcBorders>
              <w:top w:val="single" w:sz="4" w:space="0" w:color="auto"/>
              <w:left w:val="single" w:sz="4" w:space="0" w:color="auto"/>
            </w:tcBorders>
            <w:shd w:val="clear" w:color="auto" w:fill="99CCFF"/>
          </w:tcPr>
          <w:p w14:paraId="41607837" w14:textId="77777777" w:rsidR="00210134" w:rsidRPr="00D46E05" w:rsidRDefault="00210134" w:rsidP="00715042">
            <w:pPr>
              <w:rPr>
                <w:rFonts w:asciiTheme="minorHAnsi" w:hAnsiTheme="minorHAnsi" w:cstheme="minorHAnsi"/>
                <w:color w:val="000000"/>
                <w:sz w:val="22"/>
                <w:szCs w:val="22"/>
              </w:rPr>
            </w:pPr>
          </w:p>
        </w:tc>
        <w:tc>
          <w:tcPr>
            <w:tcW w:w="6930" w:type="dxa"/>
            <w:gridSpan w:val="2"/>
            <w:tcBorders>
              <w:top w:val="single" w:sz="4" w:space="0" w:color="auto"/>
              <w:left w:val="nil"/>
              <w:right w:val="single" w:sz="4" w:space="0" w:color="auto"/>
            </w:tcBorders>
            <w:shd w:val="clear" w:color="auto" w:fill="99CCFF"/>
          </w:tcPr>
          <w:p w14:paraId="2CF0A39C" w14:textId="77777777" w:rsidR="00210134" w:rsidRPr="00D46E05" w:rsidRDefault="00210134" w:rsidP="00715042">
            <w:pPr>
              <w:rPr>
                <w:rFonts w:asciiTheme="minorHAnsi" w:hAnsiTheme="minorHAnsi" w:cstheme="minorHAnsi"/>
                <w:color w:val="000000"/>
                <w:sz w:val="22"/>
                <w:szCs w:val="22"/>
              </w:rPr>
            </w:pPr>
          </w:p>
        </w:tc>
      </w:tr>
      <w:tr w:rsidR="00210134" w:rsidRPr="00D46E05" w14:paraId="72EC58AB" w14:textId="77777777" w:rsidTr="006F5D82">
        <w:tc>
          <w:tcPr>
            <w:tcW w:w="3348" w:type="dxa"/>
            <w:tcBorders>
              <w:left w:val="single" w:sz="4" w:space="0" w:color="auto"/>
            </w:tcBorders>
            <w:shd w:val="clear" w:color="auto" w:fill="99CCFF"/>
            <w:vAlign w:val="center"/>
          </w:tcPr>
          <w:p w14:paraId="61753694" w14:textId="77777777" w:rsidR="00210134" w:rsidRPr="00D46E05" w:rsidRDefault="00210134" w:rsidP="00F855B4">
            <w:pPr>
              <w:rPr>
                <w:rFonts w:asciiTheme="minorHAnsi" w:hAnsiTheme="minorHAnsi" w:cstheme="minorHAnsi"/>
                <w:sz w:val="22"/>
                <w:szCs w:val="22"/>
              </w:rPr>
            </w:pPr>
            <w:r w:rsidRPr="00C96398">
              <w:rPr>
                <w:rFonts w:asciiTheme="minorHAnsi" w:hAnsiTheme="minorHAnsi" w:cstheme="minorHAnsi"/>
                <w:b/>
                <w:sz w:val="22"/>
                <w:szCs w:val="22"/>
              </w:rPr>
              <w:t xml:space="preserve">Name </w:t>
            </w:r>
            <w:r w:rsidRPr="00C96398">
              <w:rPr>
                <w:rFonts w:asciiTheme="minorHAnsi" w:hAnsiTheme="minorHAnsi" w:cstheme="minorHAnsi"/>
                <w:i/>
                <w:sz w:val="22"/>
                <w:szCs w:val="22"/>
              </w:rPr>
              <w:t>(</w:t>
            </w:r>
            <w:proofErr w:type="spellStart"/>
            <w:r w:rsidR="00241C3E" w:rsidRPr="00C96398">
              <w:rPr>
                <w:rFonts w:asciiTheme="minorHAnsi" w:hAnsiTheme="minorHAnsi" w:cstheme="minorHAnsi"/>
                <w:i/>
                <w:sz w:val="22"/>
                <w:szCs w:val="22"/>
              </w:rPr>
              <w:t>eg.</w:t>
            </w:r>
            <w:proofErr w:type="spellEnd"/>
            <w:r w:rsidR="00241C3E" w:rsidRPr="00C96398">
              <w:rPr>
                <w:rFonts w:asciiTheme="minorHAnsi" w:hAnsiTheme="minorHAnsi" w:cstheme="minorHAnsi"/>
                <w:i/>
                <w:sz w:val="22"/>
                <w:szCs w:val="22"/>
              </w:rPr>
              <w:t xml:space="preserve"> </w:t>
            </w:r>
            <w:r w:rsidR="00F855B4" w:rsidRPr="00C96398">
              <w:rPr>
                <w:rFonts w:asciiTheme="minorHAnsi" w:hAnsiTheme="minorHAnsi" w:cstheme="minorHAnsi"/>
                <w:i/>
                <w:sz w:val="22"/>
                <w:szCs w:val="22"/>
              </w:rPr>
              <w:t>Mrs Jane Smith</w:t>
            </w:r>
            <w:r w:rsidRPr="00C96398">
              <w:rPr>
                <w:rFonts w:asciiTheme="minorHAnsi" w:hAnsiTheme="minorHAnsi" w:cstheme="minorHAnsi"/>
                <w:i/>
                <w:sz w:val="22"/>
                <w:szCs w:val="22"/>
              </w:rPr>
              <w:t>)</w:t>
            </w:r>
          </w:p>
        </w:tc>
        <w:tc>
          <w:tcPr>
            <w:tcW w:w="6660" w:type="dxa"/>
            <w:tcBorders>
              <w:left w:val="nil"/>
            </w:tcBorders>
            <w:vAlign w:val="center"/>
          </w:tcPr>
          <w:p w14:paraId="68BBA9A6" w14:textId="64B34A80" w:rsidR="00210134" w:rsidRPr="00D46E05" w:rsidRDefault="00290576" w:rsidP="00715042">
            <w:pPr>
              <w:rPr>
                <w:rFonts w:asciiTheme="minorHAnsi" w:hAnsiTheme="minorHAnsi" w:cstheme="minorHAnsi"/>
                <w:color w:val="000000"/>
                <w:sz w:val="22"/>
                <w:szCs w:val="22"/>
              </w:rPr>
            </w:pPr>
            <w:r>
              <w:rPr>
                <w:rFonts w:asciiTheme="minorHAnsi" w:hAnsiTheme="minorHAnsi" w:cstheme="minorHAnsi"/>
                <w:color w:val="000000"/>
                <w:sz w:val="22"/>
                <w:szCs w:val="22"/>
              </w:rPr>
              <w:t>Ms. Nicola Paul</w:t>
            </w:r>
          </w:p>
        </w:tc>
        <w:tc>
          <w:tcPr>
            <w:tcW w:w="270" w:type="dxa"/>
            <w:tcBorders>
              <w:right w:val="single" w:sz="4" w:space="0" w:color="auto"/>
            </w:tcBorders>
            <w:shd w:val="clear" w:color="auto" w:fill="99CCFF"/>
          </w:tcPr>
          <w:p w14:paraId="02683600" w14:textId="77777777" w:rsidR="00210134" w:rsidRPr="00D46E05" w:rsidRDefault="00210134" w:rsidP="00715042">
            <w:pPr>
              <w:rPr>
                <w:rFonts w:asciiTheme="minorHAnsi" w:hAnsiTheme="minorHAnsi" w:cstheme="minorHAnsi"/>
                <w:color w:val="000000"/>
                <w:sz w:val="22"/>
                <w:szCs w:val="22"/>
              </w:rPr>
            </w:pPr>
          </w:p>
        </w:tc>
      </w:tr>
      <w:tr w:rsidR="00210134" w:rsidRPr="00D46E05" w14:paraId="540DCEF3" w14:textId="77777777" w:rsidTr="006F5D82">
        <w:tc>
          <w:tcPr>
            <w:tcW w:w="3348" w:type="dxa"/>
            <w:tcBorders>
              <w:left w:val="single" w:sz="4" w:space="0" w:color="auto"/>
            </w:tcBorders>
            <w:shd w:val="clear" w:color="auto" w:fill="99CCFF"/>
          </w:tcPr>
          <w:p w14:paraId="70127A94" w14:textId="77777777" w:rsidR="00210134" w:rsidRPr="00D46E05" w:rsidRDefault="00210134" w:rsidP="00715042">
            <w:pPr>
              <w:rPr>
                <w:rFonts w:asciiTheme="minorHAnsi" w:hAnsiTheme="minorHAnsi" w:cstheme="minorHAnsi"/>
                <w:sz w:val="22"/>
                <w:szCs w:val="22"/>
              </w:rPr>
            </w:pPr>
          </w:p>
        </w:tc>
        <w:tc>
          <w:tcPr>
            <w:tcW w:w="6930" w:type="dxa"/>
            <w:gridSpan w:val="2"/>
            <w:tcBorders>
              <w:left w:val="nil"/>
              <w:right w:val="single" w:sz="4" w:space="0" w:color="auto"/>
            </w:tcBorders>
            <w:shd w:val="clear" w:color="auto" w:fill="99CCFF"/>
            <w:vAlign w:val="center"/>
          </w:tcPr>
          <w:p w14:paraId="0FF56419" w14:textId="77777777" w:rsidR="00210134" w:rsidRPr="00D46E05" w:rsidRDefault="00210134" w:rsidP="00715042">
            <w:pPr>
              <w:rPr>
                <w:rFonts w:asciiTheme="minorHAnsi" w:hAnsiTheme="minorHAnsi" w:cstheme="minorHAnsi"/>
                <w:color w:val="000000"/>
                <w:sz w:val="22"/>
                <w:szCs w:val="22"/>
              </w:rPr>
            </w:pPr>
          </w:p>
        </w:tc>
      </w:tr>
      <w:tr w:rsidR="00210134" w:rsidRPr="00D46E05" w14:paraId="32352BC6" w14:textId="77777777" w:rsidTr="006F5D82">
        <w:tc>
          <w:tcPr>
            <w:tcW w:w="3348" w:type="dxa"/>
            <w:tcBorders>
              <w:left w:val="single" w:sz="4" w:space="0" w:color="auto"/>
            </w:tcBorders>
            <w:shd w:val="clear" w:color="auto" w:fill="99CCFF"/>
            <w:vAlign w:val="center"/>
          </w:tcPr>
          <w:p w14:paraId="30C91F23" w14:textId="77777777" w:rsidR="00210134" w:rsidRPr="00D46E05" w:rsidRDefault="00210134" w:rsidP="00715042">
            <w:pPr>
              <w:rPr>
                <w:rFonts w:asciiTheme="minorHAnsi" w:hAnsiTheme="minorHAnsi" w:cstheme="minorHAnsi"/>
                <w:b/>
                <w:sz w:val="22"/>
                <w:szCs w:val="22"/>
              </w:rPr>
            </w:pPr>
            <w:r w:rsidRPr="00D46E05">
              <w:rPr>
                <w:rFonts w:asciiTheme="minorHAnsi" w:hAnsiTheme="minorHAnsi" w:cstheme="minorHAnsi"/>
                <w:b/>
                <w:sz w:val="22"/>
                <w:szCs w:val="22"/>
              </w:rPr>
              <w:t>UNE Staff/Student Number</w:t>
            </w:r>
          </w:p>
        </w:tc>
        <w:tc>
          <w:tcPr>
            <w:tcW w:w="6660" w:type="dxa"/>
            <w:tcBorders>
              <w:left w:val="nil"/>
            </w:tcBorders>
            <w:vAlign w:val="center"/>
          </w:tcPr>
          <w:p w14:paraId="2EBC59E8" w14:textId="31726158" w:rsidR="00210134" w:rsidRPr="00D46E05" w:rsidRDefault="00A23CFB" w:rsidP="00715042">
            <w:pPr>
              <w:rPr>
                <w:rFonts w:asciiTheme="minorHAnsi" w:hAnsiTheme="minorHAnsi" w:cstheme="minorHAnsi"/>
                <w:color w:val="000000"/>
                <w:sz w:val="22"/>
                <w:szCs w:val="22"/>
              </w:rPr>
            </w:pPr>
            <w:r>
              <w:rPr>
                <w:rFonts w:asciiTheme="minorHAnsi" w:hAnsiTheme="minorHAnsi" w:cstheme="minorHAnsi"/>
                <w:color w:val="000000"/>
                <w:sz w:val="22"/>
                <w:szCs w:val="22"/>
              </w:rPr>
              <w:t>220170674</w:t>
            </w:r>
          </w:p>
        </w:tc>
        <w:tc>
          <w:tcPr>
            <w:tcW w:w="270" w:type="dxa"/>
            <w:tcBorders>
              <w:right w:val="single" w:sz="4" w:space="0" w:color="auto"/>
            </w:tcBorders>
            <w:shd w:val="clear" w:color="auto" w:fill="99CCFF"/>
          </w:tcPr>
          <w:p w14:paraId="0AD1EB1B" w14:textId="77777777" w:rsidR="00210134" w:rsidRPr="00D46E05" w:rsidRDefault="00210134" w:rsidP="00715042">
            <w:pPr>
              <w:rPr>
                <w:rFonts w:asciiTheme="minorHAnsi" w:hAnsiTheme="minorHAnsi" w:cstheme="minorHAnsi"/>
                <w:color w:val="000000"/>
                <w:sz w:val="22"/>
                <w:szCs w:val="22"/>
              </w:rPr>
            </w:pPr>
          </w:p>
        </w:tc>
      </w:tr>
      <w:tr w:rsidR="00210134" w:rsidRPr="00D46E05" w14:paraId="6B98D5B6" w14:textId="77777777" w:rsidTr="006F5D82">
        <w:tc>
          <w:tcPr>
            <w:tcW w:w="3348" w:type="dxa"/>
            <w:tcBorders>
              <w:left w:val="single" w:sz="4" w:space="0" w:color="auto"/>
            </w:tcBorders>
            <w:shd w:val="clear" w:color="auto" w:fill="99CCFF"/>
            <w:vAlign w:val="center"/>
          </w:tcPr>
          <w:p w14:paraId="3CDD10EA" w14:textId="77777777" w:rsidR="00210134" w:rsidRPr="00D46E05" w:rsidRDefault="00210134" w:rsidP="00715042">
            <w:pPr>
              <w:rPr>
                <w:rFonts w:asciiTheme="minorHAnsi" w:hAnsiTheme="minorHAnsi" w:cstheme="minorHAnsi"/>
                <w:b/>
                <w:sz w:val="22"/>
                <w:szCs w:val="22"/>
              </w:rPr>
            </w:pPr>
          </w:p>
        </w:tc>
        <w:tc>
          <w:tcPr>
            <w:tcW w:w="6660" w:type="dxa"/>
            <w:tcBorders>
              <w:left w:val="nil"/>
            </w:tcBorders>
            <w:shd w:val="clear" w:color="auto" w:fill="99CCFF"/>
            <w:vAlign w:val="center"/>
          </w:tcPr>
          <w:p w14:paraId="07DEAD83" w14:textId="77777777" w:rsidR="00210134" w:rsidRPr="00D46E05" w:rsidRDefault="00210134" w:rsidP="00715042">
            <w:pPr>
              <w:rPr>
                <w:rFonts w:asciiTheme="minorHAnsi" w:hAnsiTheme="minorHAnsi" w:cstheme="minorHAnsi"/>
                <w:color w:val="000000"/>
                <w:sz w:val="22"/>
                <w:szCs w:val="22"/>
              </w:rPr>
            </w:pPr>
          </w:p>
        </w:tc>
        <w:tc>
          <w:tcPr>
            <w:tcW w:w="270" w:type="dxa"/>
            <w:tcBorders>
              <w:right w:val="single" w:sz="4" w:space="0" w:color="auto"/>
            </w:tcBorders>
            <w:shd w:val="clear" w:color="auto" w:fill="99CCFF"/>
          </w:tcPr>
          <w:p w14:paraId="04B33F87" w14:textId="77777777" w:rsidR="00210134" w:rsidRPr="00D46E05" w:rsidRDefault="00210134" w:rsidP="00715042">
            <w:pPr>
              <w:rPr>
                <w:rFonts w:asciiTheme="minorHAnsi" w:hAnsiTheme="minorHAnsi" w:cstheme="minorHAnsi"/>
                <w:color w:val="000000"/>
                <w:sz w:val="22"/>
                <w:szCs w:val="22"/>
              </w:rPr>
            </w:pPr>
          </w:p>
        </w:tc>
      </w:tr>
      <w:tr w:rsidR="00210134" w:rsidRPr="00D46E05" w14:paraId="52B2FBF1" w14:textId="77777777" w:rsidTr="006F5D82">
        <w:tc>
          <w:tcPr>
            <w:tcW w:w="3348" w:type="dxa"/>
            <w:tcBorders>
              <w:left w:val="single" w:sz="4" w:space="0" w:color="auto"/>
            </w:tcBorders>
            <w:shd w:val="clear" w:color="auto" w:fill="99CCFF"/>
            <w:vAlign w:val="center"/>
          </w:tcPr>
          <w:p w14:paraId="614BA5BF" w14:textId="77777777" w:rsidR="00210134" w:rsidRPr="00D46E05" w:rsidRDefault="00210134" w:rsidP="00715042">
            <w:pPr>
              <w:rPr>
                <w:rFonts w:asciiTheme="minorHAnsi" w:hAnsiTheme="minorHAnsi" w:cstheme="minorHAnsi"/>
                <w:b/>
                <w:sz w:val="22"/>
                <w:szCs w:val="22"/>
              </w:rPr>
            </w:pPr>
            <w:r w:rsidRPr="00D46E05">
              <w:rPr>
                <w:rFonts w:asciiTheme="minorHAnsi" w:hAnsiTheme="minorHAnsi" w:cstheme="minorHAnsi"/>
                <w:b/>
                <w:sz w:val="22"/>
                <w:szCs w:val="22"/>
              </w:rPr>
              <w:t>Qualifications</w:t>
            </w:r>
          </w:p>
        </w:tc>
        <w:tc>
          <w:tcPr>
            <w:tcW w:w="6660" w:type="dxa"/>
            <w:tcBorders>
              <w:left w:val="nil"/>
            </w:tcBorders>
            <w:vAlign w:val="center"/>
          </w:tcPr>
          <w:p w14:paraId="2E22692E" w14:textId="2D7FF818" w:rsidR="00210134" w:rsidRPr="00D46E05" w:rsidRDefault="00A23CFB" w:rsidP="00715042">
            <w:pPr>
              <w:rPr>
                <w:rFonts w:asciiTheme="minorHAnsi" w:hAnsiTheme="minorHAnsi" w:cstheme="minorHAnsi"/>
                <w:color w:val="000000"/>
                <w:sz w:val="22"/>
                <w:szCs w:val="22"/>
              </w:rPr>
            </w:pPr>
            <w:proofErr w:type="gramStart"/>
            <w:r w:rsidRPr="00A23CFB">
              <w:rPr>
                <w:rFonts w:asciiTheme="minorHAnsi" w:hAnsiTheme="minorHAnsi" w:cstheme="minorHAnsi"/>
                <w:color w:val="000000"/>
                <w:sz w:val="22"/>
                <w:szCs w:val="22"/>
              </w:rPr>
              <w:t>BSc(</w:t>
            </w:r>
            <w:proofErr w:type="gramEnd"/>
            <w:r w:rsidRPr="00A23CFB">
              <w:rPr>
                <w:rFonts w:asciiTheme="minorHAnsi" w:hAnsiTheme="minorHAnsi" w:cstheme="minorHAnsi"/>
                <w:color w:val="000000"/>
                <w:sz w:val="22"/>
                <w:szCs w:val="22"/>
              </w:rPr>
              <w:t>Hons)</w:t>
            </w:r>
          </w:p>
        </w:tc>
        <w:tc>
          <w:tcPr>
            <w:tcW w:w="270" w:type="dxa"/>
            <w:tcBorders>
              <w:right w:val="single" w:sz="4" w:space="0" w:color="auto"/>
            </w:tcBorders>
            <w:shd w:val="clear" w:color="auto" w:fill="99CCFF"/>
          </w:tcPr>
          <w:p w14:paraId="7929C68D" w14:textId="77777777" w:rsidR="00210134" w:rsidRPr="00D46E05" w:rsidRDefault="00210134" w:rsidP="00715042">
            <w:pPr>
              <w:rPr>
                <w:rFonts w:asciiTheme="minorHAnsi" w:hAnsiTheme="minorHAnsi" w:cstheme="minorHAnsi"/>
                <w:color w:val="000000"/>
                <w:sz w:val="22"/>
                <w:szCs w:val="22"/>
              </w:rPr>
            </w:pPr>
          </w:p>
        </w:tc>
      </w:tr>
      <w:tr w:rsidR="00210134" w:rsidRPr="00D46E05" w14:paraId="3F55A5E7" w14:textId="77777777" w:rsidTr="006F5D82">
        <w:tc>
          <w:tcPr>
            <w:tcW w:w="3348" w:type="dxa"/>
            <w:tcBorders>
              <w:left w:val="single" w:sz="4" w:space="0" w:color="auto"/>
            </w:tcBorders>
            <w:shd w:val="clear" w:color="auto" w:fill="99CCFF"/>
          </w:tcPr>
          <w:p w14:paraId="37783BF8" w14:textId="77777777" w:rsidR="00210134" w:rsidRPr="00D46E05" w:rsidRDefault="00210134" w:rsidP="00715042">
            <w:pPr>
              <w:rPr>
                <w:rFonts w:asciiTheme="minorHAnsi" w:hAnsiTheme="minorHAnsi" w:cstheme="minorHAnsi"/>
                <w:sz w:val="22"/>
                <w:szCs w:val="22"/>
              </w:rPr>
            </w:pPr>
          </w:p>
        </w:tc>
        <w:tc>
          <w:tcPr>
            <w:tcW w:w="6930" w:type="dxa"/>
            <w:gridSpan w:val="2"/>
            <w:tcBorders>
              <w:left w:val="nil"/>
              <w:right w:val="single" w:sz="4" w:space="0" w:color="auto"/>
            </w:tcBorders>
            <w:shd w:val="clear" w:color="auto" w:fill="99CCFF"/>
            <w:vAlign w:val="center"/>
          </w:tcPr>
          <w:p w14:paraId="1AA176C2" w14:textId="77777777" w:rsidR="00210134" w:rsidRPr="00D46E05" w:rsidRDefault="00210134" w:rsidP="00715042">
            <w:pPr>
              <w:rPr>
                <w:rFonts w:asciiTheme="minorHAnsi" w:hAnsiTheme="minorHAnsi" w:cstheme="minorHAnsi"/>
                <w:color w:val="000000"/>
                <w:sz w:val="22"/>
                <w:szCs w:val="22"/>
              </w:rPr>
            </w:pPr>
          </w:p>
        </w:tc>
      </w:tr>
      <w:tr w:rsidR="006B6DB9" w:rsidRPr="00D46E05" w14:paraId="4F0C347F" w14:textId="77777777" w:rsidTr="006F5D82">
        <w:tc>
          <w:tcPr>
            <w:tcW w:w="3348" w:type="dxa"/>
            <w:tcBorders>
              <w:left w:val="single" w:sz="4" w:space="0" w:color="auto"/>
            </w:tcBorders>
            <w:shd w:val="clear" w:color="auto" w:fill="99CCFF"/>
            <w:vAlign w:val="center"/>
          </w:tcPr>
          <w:p w14:paraId="53CA55F3" w14:textId="77777777" w:rsidR="006B6DB9" w:rsidRPr="00D46E05" w:rsidRDefault="006B6DB9" w:rsidP="006B6DB9">
            <w:pPr>
              <w:rPr>
                <w:rFonts w:asciiTheme="minorHAnsi" w:hAnsiTheme="minorHAnsi" w:cstheme="minorHAnsi"/>
                <w:b/>
                <w:sz w:val="22"/>
                <w:szCs w:val="22"/>
              </w:rPr>
            </w:pPr>
            <w:r w:rsidRPr="00D46E05">
              <w:rPr>
                <w:rFonts w:asciiTheme="minorHAnsi" w:hAnsiTheme="minorHAnsi" w:cstheme="minorHAnsi"/>
                <w:b/>
                <w:sz w:val="22"/>
                <w:szCs w:val="22"/>
              </w:rPr>
              <w:t>Role</w:t>
            </w:r>
          </w:p>
        </w:tc>
        <w:sdt>
          <w:sdtPr>
            <w:rPr>
              <w:rStyle w:val="Jo2"/>
              <w:rFonts w:asciiTheme="minorHAnsi" w:hAnsiTheme="minorHAnsi" w:cstheme="minorHAnsi"/>
              <w:sz w:val="22"/>
              <w:szCs w:val="22"/>
            </w:rPr>
            <w:alias w:val="Roles"/>
            <w:tag w:val="Roles"/>
            <w:id w:val="-471439017"/>
            <w:placeholder>
              <w:docPart w:val="93A1321DDBB9477DAB224A3E74DD95E8"/>
            </w:placeholder>
            <w:dropDownList>
              <w:listItem w:displayText="Choose a role" w:value="Choose a role"/>
              <w:listItem w:displayText="Co-Investigator" w:value="Co-Investigator"/>
              <w:listItem w:displayText="Co-Supervisor" w:value="Co-Supervisor"/>
              <w:listItem w:displayText="Laboratory Assistant" w:value="Laboratory Assistant"/>
              <w:listItem w:displayText="Laboratory Scientist" w:value="Laboratory Scientist"/>
              <w:listItem w:displayText="Laboratory Technician" w:value="Laboratory Technician"/>
              <w:listItem w:displayText="Principal Investigator" w:value="Principal Investigator"/>
              <w:listItem w:displayText="Project Manager" w:value="Project Manager"/>
              <w:listItem w:displayText="Project Officer" w:value="Project Officer"/>
              <w:listItem w:displayText="Postdoctoral Fellow" w:value="Postdoctoral Fellow"/>
              <w:listItem w:displayText="Project Supervisor" w:value="Project Supervisor"/>
              <w:listItem w:displayText="Research Assistant" w:value="Research Assistant"/>
              <w:listItem w:displayText="Supervisor" w:value="Supervisor"/>
              <w:listItem w:displayText="Student Researcher" w:value="Student Researcher"/>
              <w:listItem w:displayText="Technical Officer" w:value="Technical Officer"/>
            </w:dropDownList>
          </w:sdtPr>
          <w:sdtEndPr>
            <w:rPr>
              <w:rStyle w:val="DefaultParagraphFont"/>
              <w:color w:val="000000"/>
            </w:rPr>
          </w:sdtEndPr>
          <w:sdtContent>
            <w:tc>
              <w:tcPr>
                <w:tcW w:w="6660" w:type="dxa"/>
                <w:tcBorders>
                  <w:left w:val="nil"/>
                </w:tcBorders>
                <w:vAlign w:val="center"/>
              </w:tcPr>
              <w:p w14:paraId="14502C9D" w14:textId="6FB3F569" w:rsidR="006B6DB9" w:rsidRPr="00D46E05" w:rsidRDefault="00A1497B" w:rsidP="006B6DB9">
                <w:pPr>
                  <w:rPr>
                    <w:rFonts w:asciiTheme="minorHAnsi" w:hAnsiTheme="minorHAnsi" w:cstheme="minorHAnsi"/>
                    <w:color w:val="000000"/>
                    <w:sz w:val="22"/>
                    <w:szCs w:val="22"/>
                  </w:rPr>
                </w:pPr>
                <w:r>
                  <w:rPr>
                    <w:rStyle w:val="Jo2"/>
                    <w:rFonts w:asciiTheme="minorHAnsi" w:hAnsiTheme="minorHAnsi" w:cstheme="minorHAnsi"/>
                    <w:sz w:val="22"/>
                    <w:szCs w:val="22"/>
                  </w:rPr>
                  <w:t>Co-Investigator</w:t>
                </w:r>
              </w:p>
            </w:tc>
          </w:sdtContent>
        </w:sdt>
        <w:tc>
          <w:tcPr>
            <w:tcW w:w="270" w:type="dxa"/>
            <w:tcBorders>
              <w:right w:val="single" w:sz="4" w:space="0" w:color="auto"/>
            </w:tcBorders>
            <w:shd w:val="clear" w:color="auto" w:fill="99CCFF"/>
          </w:tcPr>
          <w:p w14:paraId="62CC34A3" w14:textId="77777777" w:rsidR="006B6DB9" w:rsidRPr="00D46E05" w:rsidRDefault="006B6DB9" w:rsidP="006B6DB9">
            <w:pPr>
              <w:rPr>
                <w:rFonts w:asciiTheme="minorHAnsi" w:hAnsiTheme="minorHAnsi" w:cstheme="minorHAnsi"/>
                <w:color w:val="000000"/>
                <w:sz w:val="22"/>
                <w:szCs w:val="22"/>
              </w:rPr>
            </w:pPr>
          </w:p>
        </w:tc>
      </w:tr>
      <w:tr w:rsidR="006B6DB9" w:rsidRPr="00D46E05" w14:paraId="0A8017A0" w14:textId="77777777" w:rsidTr="006F5D82">
        <w:tc>
          <w:tcPr>
            <w:tcW w:w="3348" w:type="dxa"/>
            <w:tcBorders>
              <w:left w:val="single" w:sz="4" w:space="0" w:color="auto"/>
            </w:tcBorders>
            <w:shd w:val="clear" w:color="auto" w:fill="99CCFF"/>
            <w:vAlign w:val="center"/>
          </w:tcPr>
          <w:p w14:paraId="2246B977" w14:textId="77777777" w:rsidR="006B6DB9" w:rsidRPr="00D46E05" w:rsidRDefault="006B6DB9" w:rsidP="006B6DB9">
            <w:pPr>
              <w:rPr>
                <w:rFonts w:asciiTheme="minorHAnsi" w:hAnsiTheme="minorHAnsi" w:cstheme="minorHAnsi"/>
                <w:b/>
                <w:sz w:val="22"/>
                <w:szCs w:val="22"/>
              </w:rPr>
            </w:pPr>
          </w:p>
        </w:tc>
        <w:tc>
          <w:tcPr>
            <w:tcW w:w="6660" w:type="dxa"/>
            <w:tcBorders>
              <w:left w:val="nil"/>
            </w:tcBorders>
            <w:shd w:val="clear" w:color="auto" w:fill="99CCFF"/>
            <w:vAlign w:val="center"/>
          </w:tcPr>
          <w:p w14:paraId="0E45CF18" w14:textId="77777777" w:rsidR="006B6DB9" w:rsidRPr="00D46E05" w:rsidRDefault="006B6DB9" w:rsidP="006B6DB9">
            <w:pPr>
              <w:rPr>
                <w:rFonts w:asciiTheme="minorHAnsi" w:hAnsiTheme="minorHAnsi" w:cstheme="minorHAnsi"/>
                <w:color w:val="000000"/>
                <w:sz w:val="22"/>
                <w:szCs w:val="22"/>
              </w:rPr>
            </w:pPr>
          </w:p>
        </w:tc>
        <w:tc>
          <w:tcPr>
            <w:tcW w:w="270" w:type="dxa"/>
            <w:tcBorders>
              <w:right w:val="single" w:sz="4" w:space="0" w:color="auto"/>
            </w:tcBorders>
            <w:shd w:val="clear" w:color="auto" w:fill="99CCFF"/>
          </w:tcPr>
          <w:p w14:paraId="27267C6D" w14:textId="77777777" w:rsidR="006B6DB9" w:rsidRPr="00D46E05" w:rsidRDefault="006B6DB9" w:rsidP="006B6DB9">
            <w:pPr>
              <w:rPr>
                <w:rFonts w:asciiTheme="minorHAnsi" w:hAnsiTheme="minorHAnsi" w:cstheme="minorHAnsi"/>
                <w:color w:val="000000"/>
                <w:sz w:val="22"/>
                <w:szCs w:val="22"/>
              </w:rPr>
            </w:pPr>
          </w:p>
        </w:tc>
      </w:tr>
      <w:tr w:rsidR="006B6DB9" w:rsidRPr="00D46E05" w14:paraId="109FA2A1" w14:textId="77777777" w:rsidTr="006F5D82">
        <w:tc>
          <w:tcPr>
            <w:tcW w:w="3348" w:type="dxa"/>
            <w:tcBorders>
              <w:left w:val="single" w:sz="4" w:space="0" w:color="auto"/>
            </w:tcBorders>
            <w:shd w:val="clear" w:color="auto" w:fill="99CCFF"/>
            <w:vAlign w:val="center"/>
          </w:tcPr>
          <w:p w14:paraId="6F17072D" w14:textId="77777777" w:rsidR="006B6DB9" w:rsidRPr="00D46E05" w:rsidRDefault="006B6DB9" w:rsidP="006B6DB9">
            <w:pPr>
              <w:rPr>
                <w:rFonts w:asciiTheme="minorHAnsi" w:hAnsiTheme="minorHAnsi" w:cstheme="minorHAnsi"/>
                <w:b/>
                <w:sz w:val="22"/>
                <w:szCs w:val="22"/>
              </w:rPr>
            </w:pPr>
            <w:r w:rsidRPr="00D46E05">
              <w:rPr>
                <w:rFonts w:asciiTheme="minorHAnsi" w:hAnsiTheme="minorHAnsi" w:cstheme="minorHAnsi"/>
                <w:b/>
                <w:sz w:val="22"/>
                <w:szCs w:val="22"/>
              </w:rPr>
              <w:t xml:space="preserve">School </w:t>
            </w:r>
          </w:p>
        </w:tc>
        <w:tc>
          <w:tcPr>
            <w:tcW w:w="6660" w:type="dxa"/>
            <w:tcBorders>
              <w:left w:val="nil"/>
            </w:tcBorders>
            <w:vAlign w:val="center"/>
          </w:tcPr>
          <w:p w14:paraId="617B3013" w14:textId="43B5D15F" w:rsidR="006B6DB9" w:rsidRPr="00D46E05" w:rsidRDefault="00C96398" w:rsidP="006B6DB9">
            <w:pPr>
              <w:rPr>
                <w:rFonts w:asciiTheme="minorHAnsi" w:hAnsiTheme="minorHAnsi" w:cstheme="minorHAnsi"/>
                <w:color w:val="000000"/>
                <w:sz w:val="22"/>
                <w:szCs w:val="22"/>
              </w:rPr>
            </w:pPr>
            <w:r>
              <w:rPr>
                <w:rFonts w:asciiTheme="minorHAnsi" w:hAnsiTheme="minorHAnsi" w:cstheme="minorHAnsi"/>
                <w:color w:val="000000"/>
                <w:sz w:val="22"/>
                <w:szCs w:val="22"/>
              </w:rPr>
              <w:t xml:space="preserve">UNE </w:t>
            </w:r>
            <w:r w:rsidR="00A23CFB">
              <w:rPr>
                <w:rFonts w:asciiTheme="minorHAnsi" w:hAnsiTheme="minorHAnsi" w:cstheme="minorHAnsi"/>
                <w:color w:val="000000"/>
                <w:sz w:val="22"/>
                <w:szCs w:val="22"/>
              </w:rPr>
              <w:t>Business</w:t>
            </w:r>
            <w:r>
              <w:rPr>
                <w:rFonts w:asciiTheme="minorHAnsi" w:hAnsiTheme="minorHAnsi" w:cstheme="minorHAnsi"/>
                <w:color w:val="000000"/>
                <w:sz w:val="22"/>
                <w:szCs w:val="22"/>
              </w:rPr>
              <w:t xml:space="preserve"> School</w:t>
            </w:r>
          </w:p>
        </w:tc>
        <w:tc>
          <w:tcPr>
            <w:tcW w:w="270" w:type="dxa"/>
            <w:tcBorders>
              <w:right w:val="single" w:sz="4" w:space="0" w:color="auto"/>
            </w:tcBorders>
            <w:shd w:val="clear" w:color="auto" w:fill="99CCFF"/>
          </w:tcPr>
          <w:p w14:paraId="4DF023F1" w14:textId="77777777" w:rsidR="006B6DB9" w:rsidRPr="00D46E05" w:rsidRDefault="006B6DB9" w:rsidP="006B6DB9">
            <w:pPr>
              <w:rPr>
                <w:rFonts w:asciiTheme="minorHAnsi" w:hAnsiTheme="minorHAnsi" w:cstheme="minorHAnsi"/>
                <w:color w:val="000000"/>
                <w:sz w:val="22"/>
                <w:szCs w:val="22"/>
              </w:rPr>
            </w:pPr>
          </w:p>
        </w:tc>
      </w:tr>
      <w:tr w:rsidR="006B6DB9" w:rsidRPr="00D46E05" w14:paraId="502893B8" w14:textId="77777777" w:rsidTr="006F5D82">
        <w:tc>
          <w:tcPr>
            <w:tcW w:w="3348" w:type="dxa"/>
            <w:tcBorders>
              <w:left w:val="single" w:sz="4" w:space="0" w:color="auto"/>
            </w:tcBorders>
            <w:shd w:val="clear" w:color="auto" w:fill="99CCFF"/>
          </w:tcPr>
          <w:p w14:paraId="572EB84E" w14:textId="77777777" w:rsidR="006B6DB9" w:rsidRPr="00D46E05" w:rsidRDefault="006B6DB9" w:rsidP="006B6DB9">
            <w:pPr>
              <w:rPr>
                <w:rFonts w:asciiTheme="minorHAnsi" w:hAnsiTheme="minorHAnsi" w:cstheme="minorHAnsi"/>
                <w:sz w:val="22"/>
                <w:szCs w:val="22"/>
              </w:rPr>
            </w:pPr>
          </w:p>
        </w:tc>
        <w:tc>
          <w:tcPr>
            <w:tcW w:w="6930" w:type="dxa"/>
            <w:gridSpan w:val="2"/>
            <w:tcBorders>
              <w:left w:val="nil"/>
              <w:right w:val="single" w:sz="4" w:space="0" w:color="auto"/>
            </w:tcBorders>
            <w:shd w:val="clear" w:color="auto" w:fill="99CCFF"/>
            <w:vAlign w:val="center"/>
          </w:tcPr>
          <w:p w14:paraId="36615C8E" w14:textId="77777777" w:rsidR="006B6DB9" w:rsidRPr="00D46E05" w:rsidRDefault="006B6DB9" w:rsidP="006B6DB9">
            <w:pPr>
              <w:rPr>
                <w:rFonts w:asciiTheme="minorHAnsi" w:hAnsiTheme="minorHAnsi" w:cstheme="minorHAnsi"/>
                <w:color w:val="000000"/>
                <w:sz w:val="22"/>
                <w:szCs w:val="22"/>
              </w:rPr>
            </w:pPr>
          </w:p>
        </w:tc>
      </w:tr>
      <w:tr w:rsidR="006B6DB9" w:rsidRPr="00D46E05" w14:paraId="6966E30E" w14:textId="77777777" w:rsidTr="006F5D82">
        <w:tc>
          <w:tcPr>
            <w:tcW w:w="3348" w:type="dxa"/>
            <w:tcBorders>
              <w:left w:val="single" w:sz="4" w:space="0" w:color="auto"/>
            </w:tcBorders>
            <w:shd w:val="clear" w:color="auto" w:fill="99CCFF"/>
            <w:vAlign w:val="center"/>
          </w:tcPr>
          <w:p w14:paraId="3FB7D568" w14:textId="77777777" w:rsidR="006B6DB9" w:rsidRPr="00D46E05" w:rsidRDefault="006B6DB9" w:rsidP="006B6DB9">
            <w:pPr>
              <w:rPr>
                <w:rFonts w:asciiTheme="minorHAnsi" w:hAnsiTheme="minorHAnsi" w:cstheme="minorHAnsi"/>
                <w:b/>
                <w:sz w:val="22"/>
                <w:szCs w:val="22"/>
              </w:rPr>
            </w:pPr>
            <w:r w:rsidRPr="00D46E05">
              <w:rPr>
                <w:rFonts w:asciiTheme="minorHAnsi" w:hAnsiTheme="minorHAnsi" w:cstheme="minorHAnsi"/>
                <w:b/>
                <w:sz w:val="22"/>
                <w:szCs w:val="22"/>
              </w:rPr>
              <w:t>Mailing address</w:t>
            </w:r>
          </w:p>
        </w:tc>
        <w:tc>
          <w:tcPr>
            <w:tcW w:w="6660" w:type="dxa"/>
            <w:tcBorders>
              <w:left w:val="nil"/>
            </w:tcBorders>
            <w:vAlign w:val="center"/>
          </w:tcPr>
          <w:p w14:paraId="0A82CF46" w14:textId="77777777" w:rsidR="006B6DB9" w:rsidRPr="00D46E05" w:rsidRDefault="006B6DB9" w:rsidP="006B6DB9">
            <w:pPr>
              <w:rPr>
                <w:rFonts w:asciiTheme="minorHAnsi" w:hAnsiTheme="minorHAnsi" w:cstheme="minorHAnsi"/>
                <w:color w:val="000000"/>
                <w:sz w:val="22"/>
                <w:szCs w:val="22"/>
              </w:rPr>
            </w:pPr>
          </w:p>
          <w:p w14:paraId="575677C3" w14:textId="77777777" w:rsidR="006B6DB9" w:rsidRPr="00D46E05" w:rsidRDefault="006B6DB9" w:rsidP="006B6DB9">
            <w:pPr>
              <w:rPr>
                <w:rFonts w:asciiTheme="minorHAnsi" w:hAnsiTheme="minorHAnsi" w:cstheme="minorHAnsi"/>
                <w:color w:val="000000"/>
                <w:sz w:val="22"/>
                <w:szCs w:val="22"/>
              </w:rPr>
            </w:pPr>
          </w:p>
        </w:tc>
        <w:tc>
          <w:tcPr>
            <w:tcW w:w="270" w:type="dxa"/>
            <w:tcBorders>
              <w:right w:val="single" w:sz="4" w:space="0" w:color="auto"/>
            </w:tcBorders>
            <w:shd w:val="clear" w:color="auto" w:fill="99CCFF"/>
          </w:tcPr>
          <w:p w14:paraId="2B3D4AAF" w14:textId="77777777" w:rsidR="006B6DB9" w:rsidRPr="00D46E05" w:rsidRDefault="006B6DB9" w:rsidP="006B6DB9">
            <w:pPr>
              <w:rPr>
                <w:rFonts w:asciiTheme="minorHAnsi" w:hAnsiTheme="minorHAnsi" w:cstheme="minorHAnsi"/>
                <w:color w:val="000000"/>
                <w:sz w:val="22"/>
                <w:szCs w:val="22"/>
              </w:rPr>
            </w:pPr>
          </w:p>
        </w:tc>
      </w:tr>
      <w:tr w:rsidR="006B6DB9" w:rsidRPr="00D46E05" w14:paraId="6B4014FE" w14:textId="77777777" w:rsidTr="006F5D82">
        <w:tc>
          <w:tcPr>
            <w:tcW w:w="3348" w:type="dxa"/>
            <w:tcBorders>
              <w:left w:val="single" w:sz="4" w:space="0" w:color="auto"/>
            </w:tcBorders>
            <w:shd w:val="clear" w:color="auto" w:fill="99CCFF"/>
          </w:tcPr>
          <w:p w14:paraId="2B2174DE" w14:textId="77777777" w:rsidR="006B6DB9" w:rsidRPr="00D46E05" w:rsidRDefault="006B6DB9" w:rsidP="006B6DB9">
            <w:pPr>
              <w:rPr>
                <w:rFonts w:asciiTheme="minorHAnsi" w:hAnsiTheme="minorHAnsi" w:cstheme="minorHAnsi"/>
                <w:sz w:val="22"/>
                <w:szCs w:val="22"/>
              </w:rPr>
            </w:pPr>
          </w:p>
        </w:tc>
        <w:tc>
          <w:tcPr>
            <w:tcW w:w="6930" w:type="dxa"/>
            <w:gridSpan w:val="2"/>
            <w:tcBorders>
              <w:left w:val="nil"/>
              <w:right w:val="single" w:sz="4" w:space="0" w:color="auto"/>
            </w:tcBorders>
            <w:shd w:val="clear" w:color="auto" w:fill="99CCFF"/>
            <w:vAlign w:val="center"/>
          </w:tcPr>
          <w:p w14:paraId="3D8D27E3" w14:textId="77777777" w:rsidR="006B6DB9" w:rsidRPr="00D46E05" w:rsidRDefault="006B6DB9" w:rsidP="006B6DB9">
            <w:pPr>
              <w:rPr>
                <w:rFonts w:asciiTheme="minorHAnsi" w:hAnsiTheme="minorHAnsi" w:cstheme="minorHAnsi"/>
                <w:color w:val="000000"/>
                <w:sz w:val="22"/>
                <w:szCs w:val="22"/>
              </w:rPr>
            </w:pPr>
          </w:p>
        </w:tc>
      </w:tr>
      <w:tr w:rsidR="006B6DB9" w:rsidRPr="00D46E05" w14:paraId="1E1D86F1" w14:textId="77777777" w:rsidTr="006F5D82">
        <w:tc>
          <w:tcPr>
            <w:tcW w:w="3348" w:type="dxa"/>
            <w:tcBorders>
              <w:left w:val="single" w:sz="4" w:space="0" w:color="auto"/>
            </w:tcBorders>
            <w:shd w:val="clear" w:color="auto" w:fill="99CCFF"/>
            <w:vAlign w:val="center"/>
          </w:tcPr>
          <w:p w14:paraId="147232D6" w14:textId="77777777" w:rsidR="006B6DB9" w:rsidRPr="00D46E05" w:rsidRDefault="006B6DB9" w:rsidP="006B6DB9">
            <w:pPr>
              <w:rPr>
                <w:rFonts w:asciiTheme="minorHAnsi" w:hAnsiTheme="minorHAnsi" w:cstheme="minorHAnsi"/>
                <w:b/>
                <w:sz w:val="22"/>
                <w:szCs w:val="22"/>
              </w:rPr>
            </w:pPr>
            <w:r w:rsidRPr="00D46E05">
              <w:rPr>
                <w:rFonts w:asciiTheme="minorHAnsi" w:hAnsiTheme="minorHAnsi" w:cstheme="minorHAnsi"/>
                <w:b/>
                <w:sz w:val="22"/>
                <w:szCs w:val="22"/>
              </w:rPr>
              <w:t>Phone No.</w:t>
            </w:r>
          </w:p>
        </w:tc>
        <w:tc>
          <w:tcPr>
            <w:tcW w:w="6660" w:type="dxa"/>
            <w:tcBorders>
              <w:left w:val="nil"/>
            </w:tcBorders>
            <w:vAlign w:val="center"/>
          </w:tcPr>
          <w:p w14:paraId="7C14F80E" w14:textId="77777777" w:rsidR="006B6DB9" w:rsidRPr="00D46E05" w:rsidRDefault="006B6DB9" w:rsidP="006B6DB9">
            <w:pPr>
              <w:rPr>
                <w:rFonts w:asciiTheme="minorHAnsi" w:hAnsiTheme="minorHAnsi" w:cstheme="minorHAnsi"/>
                <w:color w:val="000000"/>
                <w:sz w:val="22"/>
                <w:szCs w:val="22"/>
              </w:rPr>
            </w:pPr>
          </w:p>
        </w:tc>
        <w:tc>
          <w:tcPr>
            <w:tcW w:w="270" w:type="dxa"/>
            <w:tcBorders>
              <w:right w:val="single" w:sz="4" w:space="0" w:color="auto"/>
            </w:tcBorders>
            <w:shd w:val="clear" w:color="auto" w:fill="99CCFF"/>
          </w:tcPr>
          <w:p w14:paraId="4B7D39C1" w14:textId="77777777" w:rsidR="006B6DB9" w:rsidRPr="00D46E05" w:rsidRDefault="006B6DB9" w:rsidP="006B6DB9">
            <w:pPr>
              <w:rPr>
                <w:rFonts w:asciiTheme="minorHAnsi" w:hAnsiTheme="minorHAnsi" w:cstheme="minorHAnsi"/>
                <w:color w:val="000000"/>
                <w:sz w:val="22"/>
                <w:szCs w:val="22"/>
              </w:rPr>
            </w:pPr>
          </w:p>
        </w:tc>
      </w:tr>
      <w:tr w:rsidR="006B6DB9" w:rsidRPr="00D46E05" w14:paraId="4B9D62E2" w14:textId="77777777" w:rsidTr="006F5D82">
        <w:tc>
          <w:tcPr>
            <w:tcW w:w="3348" w:type="dxa"/>
            <w:tcBorders>
              <w:left w:val="single" w:sz="4" w:space="0" w:color="auto"/>
            </w:tcBorders>
            <w:shd w:val="clear" w:color="auto" w:fill="99CCFF"/>
          </w:tcPr>
          <w:p w14:paraId="6DCE9F9E" w14:textId="77777777" w:rsidR="006B6DB9" w:rsidRPr="00D46E05" w:rsidRDefault="006B6DB9" w:rsidP="006B6DB9">
            <w:pPr>
              <w:rPr>
                <w:rFonts w:asciiTheme="minorHAnsi" w:hAnsiTheme="minorHAnsi" w:cstheme="minorHAnsi"/>
                <w:sz w:val="22"/>
                <w:szCs w:val="22"/>
              </w:rPr>
            </w:pPr>
          </w:p>
        </w:tc>
        <w:tc>
          <w:tcPr>
            <w:tcW w:w="6930" w:type="dxa"/>
            <w:gridSpan w:val="2"/>
            <w:tcBorders>
              <w:left w:val="nil"/>
              <w:right w:val="single" w:sz="4" w:space="0" w:color="auto"/>
            </w:tcBorders>
            <w:shd w:val="clear" w:color="auto" w:fill="99CCFF"/>
            <w:vAlign w:val="center"/>
          </w:tcPr>
          <w:p w14:paraId="2ACE68F6" w14:textId="77777777" w:rsidR="006B6DB9" w:rsidRPr="00D46E05" w:rsidRDefault="006B6DB9" w:rsidP="006B6DB9">
            <w:pPr>
              <w:rPr>
                <w:rFonts w:asciiTheme="minorHAnsi" w:hAnsiTheme="minorHAnsi" w:cstheme="minorHAnsi"/>
                <w:color w:val="000000"/>
                <w:sz w:val="22"/>
                <w:szCs w:val="22"/>
              </w:rPr>
            </w:pPr>
          </w:p>
        </w:tc>
      </w:tr>
      <w:tr w:rsidR="006B6DB9" w:rsidRPr="00D46E05" w14:paraId="69BC5A5B" w14:textId="77777777" w:rsidTr="006F5D82">
        <w:tc>
          <w:tcPr>
            <w:tcW w:w="3348" w:type="dxa"/>
            <w:tcBorders>
              <w:left w:val="single" w:sz="4" w:space="0" w:color="auto"/>
            </w:tcBorders>
            <w:shd w:val="clear" w:color="auto" w:fill="99CCFF"/>
            <w:vAlign w:val="center"/>
          </w:tcPr>
          <w:p w14:paraId="6FE756CF" w14:textId="77777777" w:rsidR="006B6DB9" w:rsidRPr="00D46E05" w:rsidRDefault="006B6DB9" w:rsidP="006B6DB9">
            <w:pPr>
              <w:rPr>
                <w:rFonts w:asciiTheme="minorHAnsi" w:hAnsiTheme="minorHAnsi" w:cstheme="minorHAnsi"/>
                <w:b/>
                <w:sz w:val="22"/>
                <w:szCs w:val="22"/>
              </w:rPr>
            </w:pPr>
            <w:r w:rsidRPr="00D46E05">
              <w:rPr>
                <w:rFonts w:asciiTheme="minorHAnsi" w:hAnsiTheme="minorHAnsi" w:cstheme="minorHAnsi"/>
                <w:b/>
                <w:sz w:val="22"/>
                <w:szCs w:val="22"/>
              </w:rPr>
              <w:t>Fax No.</w:t>
            </w:r>
          </w:p>
        </w:tc>
        <w:tc>
          <w:tcPr>
            <w:tcW w:w="6660" w:type="dxa"/>
            <w:tcBorders>
              <w:left w:val="nil"/>
            </w:tcBorders>
            <w:vAlign w:val="center"/>
          </w:tcPr>
          <w:p w14:paraId="18FA33D2" w14:textId="77777777" w:rsidR="006B6DB9" w:rsidRPr="00D46E05" w:rsidRDefault="006B6DB9" w:rsidP="006B6DB9">
            <w:pPr>
              <w:rPr>
                <w:rFonts w:asciiTheme="minorHAnsi" w:hAnsiTheme="minorHAnsi" w:cstheme="minorHAnsi"/>
                <w:color w:val="000000"/>
                <w:sz w:val="22"/>
                <w:szCs w:val="22"/>
              </w:rPr>
            </w:pPr>
          </w:p>
        </w:tc>
        <w:tc>
          <w:tcPr>
            <w:tcW w:w="270" w:type="dxa"/>
            <w:tcBorders>
              <w:right w:val="single" w:sz="4" w:space="0" w:color="auto"/>
            </w:tcBorders>
            <w:shd w:val="clear" w:color="auto" w:fill="99CCFF"/>
          </w:tcPr>
          <w:p w14:paraId="51A2B310" w14:textId="77777777" w:rsidR="006B6DB9" w:rsidRPr="00D46E05" w:rsidRDefault="006B6DB9" w:rsidP="006B6DB9">
            <w:pPr>
              <w:rPr>
                <w:rFonts w:asciiTheme="minorHAnsi" w:hAnsiTheme="minorHAnsi" w:cstheme="minorHAnsi"/>
                <w:color w:val="000000"/>
                <w:sz w:val="22"/>
                <w:szCs w:val="22"/>
              </w:rPr>
            </w:pPr>
          </w:p>
        </w:tc>
      </w:tr>
      <w:tr w:rsidR="006B6DB9" w:rsidRPr="00D46E05" w14:paraId="71187A30" w14:textId="77777777" w:rsidTr="006F5D82">
        <w:tc>
          <w:tcPr>
            <w:tcW w:w="3348" w:type="dxa"/>
            <w:tcBorders>
              <w:left w:val="single" w:sz="4" w:space="0" w:color="auto"/>
            </w:tcBorders>
            <w:shd w:val="clear" w:color="auto" w:fill="99CCFF"/>
          </w:tcPr>
          <w:p w14:paraId="79E34453" w14:textId="77777777" w:rsidR="006B6DB9" w:rsidRPr="00D46E05" w:rsidRDefault="006B6DB9" w:rsidP="006B6DB9">
            <w:pPr>
              <w:rPr>
                <w:rFonts w:asciiTheme="minorHAnsi" w:hAnsiTheme="minorHAnsi" w:cstheme="minorHAnsi"/>
                <w:sz w:val="22"/>
                <w:szCs w:val="22"/>
              </w:rPr>
            </w:pPr>
          </w:p>
        </w:tc>
        <w:tc>
          <w:tcPr>
            <w:tcW w:w="6930" w:type="dxa"/>
            <w:gridSpan w:val="2"/>
            <w:tcBorders>
              <w:left w:val="nil"/>
              <w:right w:val="single" w:sz="4" w:space="0" w:color="auto"/>
            </w:tcBorders>
            <w:shd w:val="clear" w:color="auto" w:fill="99CCFF"/>
            <w:vAlign w:val="center"/>
          </w:tcPr>
          <w:p w14:paraId="1EC11A3E" w14:textId="77777777" w:rsidR="006B6DB9" w:rsidRPr="00D46E05" w:rsidRDefault="006B6DB9" w:rsidP="006B6DB9">
            <w:pPr>
              <w:rPr>
                <w:rFonts w:asciiTheme="minorHAnsi" w:hAnsiTheme="minorHAnsi" w:cstheme="minorHAnsi"/>
                <w:color w:val="000000"/>
                <w:sz w:val="22"/>
                <w:szCs w:val="22"/>
              </w:rPr>
            </w:pPr>
          </w:p>
        </w:tc>
      </w:tr>
      <w:tr w:rsidR="006B6DB9" w:rsidRPr="00D46E05" w14:paraId="4FCA28E1" w14:textId="77777777" w:rsidTr="006F5D82">
        <w:tc>
          <w:tcPr>
            <w:tcW w:w="3348" w:type="dxa"/>
            <w:tcBorders>
              <w:left w:val="single" w:sz="4" w:space="0" w:color="auto"/>
            </w:tcBorders>
            <w:shd w:val="clear" w:color="auto" w:fill="99CCFF"/>
            <w:vAlign w:val="center"/>
          </w:tcPr>
          <w:p w14:paraId="53147015" w14:textId="77777777" w:rsidR="006B6DB9" w:rsidRPr="00D46E05" w:rsidRDefault="006B6DB9" w:rsidP="006B6DB9">
            <w:pPr>
              <w:rPr>
                <w:rFonts w:asciiTheme="minorHAnsi" w:hAnsiTheme="minorHAnsi" w:cstheme="minorHAnsi"/>
                <w:b/>
                <w:sz w:val="22"/>
                <w:szCs w:val="22"/>
              </w:rPr>
            </w:pPr>
            <w:r w:rsidRPr="00D46E05">
              <w:rPr>
                <w:rFonts w:asciiTheme="minorHAnsi" w:hAnsiTheme="minorHAnsi" w:cstheme="minorHAnsi"/>
                <w:b/>
                <w:sz w:val="22"/>
                <w:szCs w:val="22"/>
              </w:rPr>
              <w:t xml:space="preserve">Email </w:t>
            </w:r>
          </w:p>
        </w:tc>
        <w:tc>
          <w:tcPr>
            <w:tcW w:w="6660" w:type="dxa"/>
            <w:tcBorders>
              <w:left w:val="nil"/>
            </w:tcBorders>
            <w:vAlign w:val="center"/>
          </w:tcPr>
          <w:p w14:paraId="521CBE01" w14:textId="68ED5222" w:rsidR="006B6DB9" w:rsidRPr="00D46E05" w:rsidRDefault="00A23CFB" w:rsidP="006B6DB9">
            <w:pPr>
              <w:rPr>
                <w:rFonts w:asciiTheme="minorHAnsi" w:hAnsiTheme="minorHAnsi" w:cstheme="minorHAnsi"/>
                <w:color w:val="000000"/>
                <w:sz w:val="22"/>
                <w:szCs w:val="22"/>
              </w:rPr>
            </w:pPr>
            <w:r>
              <w:rPr>
                <w:rFonts w:asciiTheme="minorHAnsi" w:hAnsiTheme="minorHAnsi" w:cstheme="minorHAnsi"/>
                <w:color w:val="000000"/>
                <w:sz w:val="22"/>
                <w:szCs w:val="22"/>
              </w:rPr>
              <w:t>npaul4@myune.edu.au</w:t>
            </w:r>
          </w:p>
        </w:tc>
        <w:tc>
          <w:tcPr>
            <w:tcW w:w="270" w:type="dxa"/>
            <w:tcBorders>
              <w:right w:val="single" w:sz="4" w:space="0" w:color="auto"/>
            </w:tcBorders>
            <w:shd w:val="clear" w:color="auto" w:fill="99CCFF"/>
          </w:tcPr>
          <w:p w14:paraId="33B2072D" w14:textId="77777777" w:rsidR="006B6DB9" w:rsidRPr="00D46E05" w:rsidRDefault="006B6DB9" w:rsidP="006B6DB9">
            <w:pPr>
              <w:rPr>
                <w:rFonts w:asciiTheme="minorHAnsi" w:hAnsiTheme="minorHAnsi" w:cstheme="minorHAnsi"/>
                <w:color w:val="000000"/>
                <w:sz w:val="22"/>
                <w:szCs w:val="22"/>
              </w:rPr>
            </w:pPr>
          </w:p>
        </w:tc>
      </w:tr>
      <w:tr w:rsidR="006B6DB9" w:rsidRPr="00D46E05" w14:paraId="0BD53AF4" w14:textId="77777777" w:rsidTr="006F5D82">
        <w:tc>
          <w:tcPr>
            <w:tcW w:w="3348" w:type="dxa"/>
            <w:tcBorders>
              <w:left w:val="single" w:sz="4" w:space="0" w:color="auto"/>
              <w:bottom w:val="single" w:sz="4" w:space="0" w:color="auto"/>
            </w:tcBorders>
            <w:shd w:val="clear" w:color="auto" w:fill="99CCFF"/>
          </w:tcPr>
          <w:p w14:paraId="198F3049" w14:textId="77777777" w:rsidR="006B6DB9" w:rsidRPr="00D46E05" w:rsidRDefault="006B6DB9" w:rsidP="006B6DB9">
            <w:pPr>
              <w:rPr>
                <w:rFonts w:asciiTheme="minorHAnsi" w:hAnsiTheme="minorHAnsi" w:cstheme="minorHAnsi"/>
                <w:color w:val="000000"/>
                <w:sz w:val="22"/>
                <w:szCs w:val="22"/>
              </w:rPr>
            </w:pPr>
          </w:p>
        </w:tc>
        <w:tc>
          <w:tcPr>
            <w:tcW w:w="6930" w:type="dxa"/>
            <w:gridSpan w:val="2"/>
            <w:tcBorders>
              <w:left w:val="nil"/>
              <w:bottom w:val="single" w:sz="4" w:space="0" w:color="auto"/>
              <w:right w:val="single" w:sz="4" w:space="0" w:color="auto"/>
            </w:tcBorders>
            <w:shd w:val="clear" w:color="auto" w:fill="99CCFF"/>
          </w:tcPr>
          <w:p w14:paraId="253C0D41" w14:textId="77777777" w:rsidR="006B6DB9" w:rsidRPr="00D46E05" w:rsidRDefault="006B6DB9" w:rsidP="006B6DB9">
            <w:pPr>
              <w:rPr>
                <w:rFonts w:asciiTheme="minorHAnsi" w:hAnsiTheme="minorHAnsi" w:cstheme="minorHAnsi"/>
                <w:color w:val="000000"/>
                <w:sz w:val="22"/>
                <w:szCs w:val="22"/>
              </w:rPr>
            </w:pPr>
          </w:p>
        </w:tc>
      </w:tr>
    </w:tbl>
    <w:p w14:paraId="0E4348EF" w14:textId="77777777" w:rsidR="00F7122A" w:rsidRPr="00D46E05" w:rsidRDefault="00F7122A" w:rsidP="00F7122A">
      <w:pPr>
        <w:rPr>
          <w:rFonts w:asciiTheme="minorHAnsi" w:hAnsiTheme="minorHAnsi" w:cstheme="minorHAnsi"/>
          <w:sz w:val="22"/>
          <w:szCs w:val="22"/>
        </w:rPr>
      </w:pPr>
    </w:p>
    <w:p w14:paraId="4651A555" w14:textId="6808B865" w:rsidR="00F702D8" w:rsidRPr="00D46E05" w:rsidRDefault="00F702D8" w:rsidP="00F7122A">
      <w:pPr>
        <w:rPr>
          <w:rFonts w:asciiTheme="minorHAnsi" w:hAnsiTheme="minorHAnsi" w:cstheme="minorHAnsi"/>
          <w:sz w:val="22"/>
          <w:szCs w:val="22"/>
        </w:rPr>
      </w:pPr>
    </w:p>
    <w:tbl>
      <w:tblPr>
        <w:tblW w:w="10278" w:type="dxa"/>
        <w:shd w:val="pct12" w:color="auto" w:fill="auto"/>
        <w:tblLook w:val="0000" w:firstRow="0" w:lastRow="0" w:firstColumn="0" w:lastColumn="0" w:noHBand="0" w:noVBand="0"/>
      </w:tblPr>
      <w:tblGrid>
        <w:gridCol w:w="3348"/>
        <w:gridCol w:w="6660"/>
        <w:gridCol w:w="270"/>
      </w:tblGrid>
      <w:tr w:rsidR="00965784" w:rsidRPr="00D46E05" w14:paraId="711F9E3E" w14:textId="77777777" w:rsidTr="000E2FCB">
        <w:tc>
          <w:tcPr>
            <w:tcW w:w="3348" w:type="dxa"/>
            <w:tcBorders>
              <w:top w:val="single" w:sz="4" w:space="0" w:color="auto"/>
              <w:left w:val="single" w:sz="4" w:space="0" w:color="auto"/>
            </w:tcBorders>
            <w:shd w:val="clear" w:color="auto" w:fill="99CCFF"/>
          </w:tcPr>
          <w:p w14:paraId="454083AC" w14:textId="77777777" w:rsidR="00965784" w:rsidRPr="00D46E05" w:rsidRDefault="00965784" w:rsidP="000E2FCB">
            <w:pPr>
              <w:rPr>
                <w:rFonts w:asciiTheme="minorHAnsi" w:hAnsiTheme="minorHAnsi" w:cstheme="minorHAnsi"/>
                <w:color w:val="000000"/>
                <w:sz w:val="22"/>
                <w:szCs w:val="22"/>
              </w:rPr>
            </w:pPr>
          </w:p>
        </w:tc>
        <w:tc>
          <w:tcPr>
            <w:tcW w:w="6930" w:type="dxa"/>
            <w:gridSpan w:val="2"/>
            <w:tcBorders>
              <w:top w:val="single" w:sz="4" w:space="0" w:color="auto"/>
              <w:left w:val="nil"/>
              <w:right w:val="single" w:sz="4" w:space="0" w:color="auto"/>
            </w:tcBorders>
            <w:shd w:val="clear" w:color="auto" w:fill="99CCFF"/>
          </w:tcPr>
          <w:p w14:paraId="57083680" w14:textId="77777777" w:rsidR="00965784" w:rsidRPr="00D46E05" w:rsidRDefault="00965784" w:rsidP="000E2FCB">
            <w:pPr>
              <w:rPr>
                <w:rFonts w:asciiTheme="minorHAnsi" w:hAnsiTheme="minorHAnsi" w:cstheme="minorHAnsi"/>
                <w:color w:val="000000"/>
                <w:sz w:val="22"/>
                <w:szCs w:val="22"/>
              </w:rPr>
            </w:pPr>
          </w:p>
        </w:tc>
      </w:tr>
      <w:tr w:rsidR="00965784" w:rsidRPr="00D46E05" w14:paraId="099D40E1" w14:textId="77777777" w:rsidTr="000E2FCB">
        <w:tc>
          <w:tcPr>
            <w:tcW w:w="3348" w:type="dxa"/>
            <w:tcBorders>
              <w:left w:val="single" w:sz="4" w:space="0" w:color="auto"/>
            </w:tcBorders>
            <w:shd w:val="clear" w:color="auto" w:fill="99CCFF"/>
            <w:vAlign w:val="center"/>
          </w:tcPr>
          <w:p w14:paraId="6506B73E" w14:textId="77777777" w:rsidR="00965784" w:rsidRPr="00D46E05" w:rsidRDefault="00965784" w:rsidP="00965784">
            <w:pPr>
              <w:rPr>
                <w:rFonts w:asciiTheme="minorHAnsi" w:hAnsiTheme="minorHAnsi" w:cstheme="minorHAnsi"/>
                <w:sz w:val="22"/>
                <w:szCs w:val="22"/>
              </w:rPr>
            </w:pPr>
            <w:r w:rsidRPr="00D46E05">
              <w:rPr>
                <w:rFonts w:asciiTheme="minorHAnsi" w:hAnsiTheme="minorHAnsi" w:cstheme="minorHAnsi"/>
                <w:b/>
                <w:sz w:val="22"/>
                <w:szCs w:val="22"/>
              </w:rPr>
              <w:t xml:space="preserve">Name </w:t>
            </w:r>
            <w:r w:rsidRPr="00D46E05">
              <w:rPr>
                <w:rFonts w:asciiTheme="minorHAnsi" w:hAnsiTheme="minorHAnsi" w:cstheme="minorHAnsi"/>
                <w:i/>
                <w:sz w:val="22"/>
                <w:szCs w:val="22"/>
              </w:rPr>
              <w:t>(</w:t>
            </w:r>
            <w:proofErr w:type="spellStart"/>
            <w:r w:rsidRPr="00D46E05">
              <w:rPr>
                <w:rFonts w:asciiTheme="minorHAnsi" w:hAnsiTheme="minorHAnsi" w:cstheme="minorHAnsi"/>
                <w:i/>
                <w:sz w:val="22"/>
                <w:szCs w:val="22"/>
              </w:rPr>
              <w:t>eg.</w:t>
            </w:r>
            <w:proofErr w:type="spellEnd"/>
            <w:r w:rsidRPr="00D46E05">
              <w:rPr>
                <w:rFonts w:asciiTheme="minorHAnsi" w:hAnsiTheme="minorHAnsi" w:cstheme="minorHAnsi"/>
                <w:i/>
                <w:sz w:val="22"/>
                <w:szCs w:val="22"/>
              </w:rPr>
              <w:t xml:space="preserve"> Mr Mohammed Ali)</w:t>
            </w:r>
          </w:p>
        </w:tc>
        <w:tc>
          <w:tcPr>
            <w:tcW w:w="6660" w:type="dxa"/>
            <w:tcBorders>
              <w:left w:val="nil"/>
            </w:tcBorders>
            <w:vAlign w:val="center"/>
          </w:tcPr>
          <w:p w14:paraId="4DB0B5FE" w14:textId="5B0853F7" w:rsidR="00965784" w:rsidRPr="00D46E05" w:rsidRDefault="006F5803" w:rsidP="000E2FCB">
            <w:pPr>
              <w:rPr>
                <w:rFonts w:asciiTheme="minorHAnsi" w:hAnsiTheme="minorHAnsi" w:cstheme="minorHAnsi"/>
                <w:color w:val="000000"/>
                <w:sz w:val="22"/>
                <w:szCs w:val="22"/>
              </w:rPr>
            </w:pPr>
            <w:r>
              <w:rPr>
                <w:rFonts w:asciiTheme="minorHAnsi" w:hAnsiTheme="minorHAnsi" w:cstheme="minorHAnsi"/>
                <w:color w:val="000000"/>
                <w:sz w:val="22"/>
                <w:szCs w:val="22"/>
              </w:rPr>
              <w:t>Ms. Joanne Robinson</w:t>
            </w:r>
          </w:p>
        </w:tc>
        <w:tc>
          <w:tcPr>
            <w:tcW w:w="270" w:type="dxa"/>
            <w:tcBorders>
              <w:right w:val="single" w:sz="4" w:space="0" w:color="auto"/>
            </w:tcBorders>
            <w:shd w:val="clear" w:color="auto" w:fill="99CCFF"/>
          </w:tcPr>
          <w:p w14:paraId="0F429D67" w14:textId="77777777" w:rsidR="00965784" w:rsidRPr="00D46E05" w:rsidRDefault="00965784" w:rsidP="000E2FCB">
            <w:pPr>
              <w:rPr>
                <w:rFonts w:asciiTheme="minorHAnsi" w:hAnsiTheme="minorHAnsi" w:cstheme="minorHAnsi"/>
                <w:color w:val="000000"/>
                <w:sz w:val="22"/>
                <w:szCs w:val="22"/>
              </w:rPr>
            </w:pPr>
          </w:p>
        </w:tc>
      </w:tr>
      <w:tr w:rsidR="00965784" w:rsidRPr="00D46E05" w14:paraId="55C0B7EC" w14:textId="77777777" w:rsidTr="000E2FCB">
        <w:tc>
          <w:tcPr>
            <w:tcW w:w="3348" w:type="dxa"/>
            <w:tcBorders>
              <w:left w:val="single" w:sz="4" w:space="0" w:color="auto"/>
            </w:tcBorders>
            <w:shd w:val="clear" w:color="auto" w:fill="99CCFF"/>
          </w:tcPr>
          <w:p w14:paraId="70CE9DA6" w14:textId="77777777" w:rsidR="00965784" w:rsidRPr="00D46E05" w:rsidRDefault="00965784" w:rsidP="000E2FCB">
            <w:pPr>
              <w:rPr>
                <w:rFonts w:asciiTheme="minorHAnsi" w:hAnsiTheme="minorHAnsi" w:cstheme="minorHAnsi"/>
                <w:sz w:val="22"/>
                <w:szCs w:val="22"/>
              </w:rPr>
            </w:pPr>
          </w:p>
        </w:tc>
        <w:tc>
          <w:tcPr>
            <w:tcW w:w="6930" w:type="dxa"/>
            <w:gridSpan w:val="2"/>
            <w:tcBorders>
              <w:left w:val="nil"/>
              <w:right w:val="single" w:sz="4" w:space="0" w:color="auto"/>
            </w:tcBorders>
            <w:shd w:val="clear" w:color="auto" w:fill="99CCFF"/>
            <w:vAlign w:val="center"/>
          </w:tcPr>
          <w:p w14:paraId="4182E60F" w14:textId="77777777" w:rsidR="00965784" w:rsidRPr="00D46E05" w:rsidRDefault="00965784" w:rsidP="000E2FCB">
            <w:pPr>
              <w:rPr>
                <w:rFonts w:asciiTheme="minorHAnsi" w:hAnsiTheme="minorHAnsi" w:cstheme="minorHAnsi"/>
                <w:color w:val="000000"/>
                <w:sz w:val="22"/>
                <w:szCs w:val="22"/>
              </w:rPr>
            </w:pPr>
          </w:p>
        </w:tc>
      </w:tr>
      <w:tr w:rsidR="00965784" w:rsidRPr="00D46E05" w14:paraId="63A66C07" w14:textId="77777777" w:rsidTr="000E2FCB">
        <w:tc>
          <w:tcPr>
            <w:tcW w:w="3348" w:type="dxa"/>
            <w:tcBorders>
              <w:left w:val="single" w:sz="4" w:space="0" w:color="auto"/>
            </w:tcBorders>
            <w:shd w:val="clear" w:color="auto" w:fill="99CCFF"/>
            <w:vAlign w:val="center"/>
          </w:tcPr>
          <w:p w14:paraId="5D5CB6D8" w14:textId="77777777" w:rsidR="00965784" w:rsidRPr="00D46E05" w:rsidRDefault="00965784" w:rsidP="000E2FCB">
            <w:pPr>
              <w:rPr>
                <w:rFonts w:asciiTheme="minorHAnsi" w:hAnsiTheme="minorHAnsi" w:cstheme="minorHAnsi"/>
                <w:b/>
                <w:sz w:val="22"/>
                <w:szCs w:val="22"/>
              </w:rPr>
            </w:pPr>
            <w:r w:rsidRPr="00D46E05">
              <w:rPr>
                <w:rFonts w:asciiTheme="minorHAnsi" w:hAnsiTheme="minorHAnsi" w:cstheme="minorHAnsi"/>
                <w:b/>
                <w:sz w:val="22"/>
                <w:szCs w:val="22"/>
              </w:rPr>
              <w:t>UNE Staff/Student Number</w:t>
            </w:r>
          </w:p>
        </w:tc>
        <w:tc>
          <w:tcPr>
            <w:tcW w:w="6660" w:type="dxa"/>
            <w:tcBorders>
              <w:left w:val="nil"/>
            </w:tcBorders>
            <w:vAlign w:val="center"/>
          </w:tcPr>
          <w:p w14:paraId="48DF5BB4" w14:textId="6473D03D" w:rsidR="00965784" w:rsidRPr="00D46E05" w:rsidRDefault="006F5803" w:rsidP="000E2FCB">
            <w:pPr>
              <w:rPr>
                <w:rFonts w:asciiTheme="minorHAnsi" w:hAnsiTheme="minorHAnsi" w:cstheme="minorHAnsi"/>
                <w:color w:val="000000"/>
                <w:sz w:val="22"/>
                <w:szCs w:val="22"/>
              </w:rPr>
            </w:pPr>
            <w:r>
              <w:rPr>
                <w:rFonts w:asciiTheme="minorHAnsi" w:hAnsiTheme="minorHAnsi" w:cstheme="minorHAnsi"/>
                <w:color w:val="000000"/>
                <w:sz w:val="22"/>
                <w:szCs w:val="22"/>
              </w:rPr>
              <w:t>0023273</w:t>
            </w:r>
          </w:p>
        </w:tc>
        <w:tc>
          <w:tcPr>
            <w:tcW w:w="270" w:type="dxa"/>
            <w:tcBorders>
              <w:right w:val="single" w:sz="4" w:space="0" w:color="auto"/>
            </w:tcBorders>
            <w:shd w:val="clear" w:color="auto" w:fill="99CCFF"/>
          </w:tcPr>
          <w:p w14:paraId="3BCDDD0F" w14:textId="77777777" w:rsidR="00965784" w:rsidRPr="00D46E05" w:rsidRDefault="00965784" w:rsidP="000E2FCB">
            <w:pPr>
              <w:rPr>
                <w:rFonts w:asciiTheme="minorHAnsi" w:hAnsiTheme="minorHAnsi" w:cstheme="minorHAnsi"/>
                <w:color w:val="000000"/>
                <w:sz w:val="22"/>
                <w:szCs w:val="22"/>
              </w:rPr>
            </w:pPr>
          </w:p>
        </w:tc>
      </w:tr>
      <w:tr w:rsidR="00965784" w:rsidRPr="00D46E05" w14:paraId="28A3C816" w14:textId="77777777" w:rsidTr="000E2FCB">
        <w:tc>
          <w:tcPr>
            <w:tcW w:w="3348" w:type="dxa"/>
            <w:tcBorders>
              <w:left w:val="single" w:sz="4" w:space="0" w:color="auto"/>
            </w:tcBorders>
            <w:shd w:val="clear" w:color="auto" w:fill="99CCFF"/>
            <w:vAlign w:val="center"/>
          </w:tcPr>
          <w:p w14:paraId="028B31BF" w14:textId="77777777" w:rsidR="00965784" w:rsidRPr="00D46E05" w:rsidRDefault="00965784" w:rsidP="000E2FCB">
            <w:pPr>
              <w:rPr>
                <w:rFonts w:asciiTheme="minorHAnsi" w:hAnsiTheme="minorHAnsi" w:cstheme="minorHAnsi"/>
                <w:b/>
                <w:sz w:val="22"/>
                <w:szCs w:val="22"/>
              </w:rPr>
            </w:pPr>
          </w:p>
        </w:tc>
        <w:tc>
          <w:tcPr>
            <w:tcW w:w="6660" w:type="dxa"/>
            <w:tcBorders>
              <w:left w:val="nil"/>
            </w:tcBorders>
            <w:shd w:val="clear" w:color="auto" w:fill="99CCFF"/>
            <w:vAlign w:val="center"/>
          </w:tcPr>
          <w:p w14:paraId="310020C3" w14:textId="77777777" w:rsidR="00965784" w:rsidRPr="00D46E05" w:rsidRDefault="00965784" w:rsidP="000E2FCB">
            <w:pPr>
              <w:rPr>
                <w:rFonts w:asciiTheme="minorHAnsi" w:hAnsiTheme="minorHAnsi" w:cstheme="minorHAnsi"/>
                <w:color w:val="000000"/>
                <w:sz w:val="22"/>
                <w:szCs w:val="22"/>
              </w:rPr>
            </w:pPr>
          </w:p>
        </w:tc>
        <w:tc>
          <w:tcPr>
            <w:tcW w:w="270" w:type="dxa"/>
            <w:tcBorders>
              <w:right w:val="single" w:sz="4" w:space="0" w:color="auto"/>
            </w:tcBorders>
            <w:shd w:val="clear" w:color="auto" w:fill="99CCFF"/>
          </w:tcPr>
          <w:p w14:paraId="6CF5B168" w14:textId="77777777" w:rsidR="00965784" w:rsidRPr="00D46E05" w:rsidRDefault="00965784" w:rsidP="000E2FCB">
            <w:pPr>
              <w:rPr>
                <w:rFonts w:asciiTheme="minorHAnsi" w:hAnsiTheme="minorHAnsi" w:cstheme="minorHAnsi"/>
                <w:color w:val="000000"/>
                <w:sz w:val="22"/>
                <w:szCs w:val="22"/>
              </w:rPr>
            </w:pPr>
          </w:p>
        </w:tc>
      </w:tr>
      <w:tr w:rsidR="00965784" w:rsidRPr="00D46E05" w14:paraId="7065FCF6" w14:textId="77777777" w:rsidTr="000E2FCB">
        <w:tc>
          <w:tcPr>
            <w:tcW w:w="3348" w:type="dxa"/>
            <w:tcBorders>
              <w:left w:val="single" w:sz="4" w:space="0" w:color="auto"/>
            </w:tcBorders>
            <w:shd w:val="clear" w:color="auto" w:fill="99CCFF"/>
            <w:vAlign w:val="center"/>
          </w:tcPr>
          <w:p w14:paraId="2E3FBDA6" w14:textId="77777777" w:rsidR="00965784" w:rsidRPr="00D46E05" w:rsidRDefault="00965784" w:rsidP="000E2FCB">
            <w:pPr>
              <w:rPr>
                <w:rFonts w:asciiTheme="minorHAnsi" w:hAnsiTheme="minorHAnsi" w:cstheme="minorHAnsi"/>
                <w:b/>
                <w:sz w:val="22"/>
                <w:szCs w:val="22"/>
              </w:rPr>
            </w:pPr>
            <w:r w:rsidRPr="00D46E05">
              <w:rPr>
                <w:rFonts w:asciiTheme="minorHAnsi" w:hAnsiTheme="minorHAnsi" w:cstheme="minorHAnsi"/>
                <w:b/>
                <w:sz w:val="22"/>
                <w:szCs w:val="22"/>
              </w:rPr>
              <w:t>Qualifications</w:t>
            </w:r>
          </w:p>
        </w:tc>
        <w:tc>
          <w:tcPr>
            <w:tcW w:w="6660" w:type="dxa"/>
            <w:tcBorders>
              <w:left w:val="nil"/>
            </w:tcBorders>
            <w:vAlign w:val="center"/>
          </w:tcPr>
          <w:p w14:paraId="5E5B51FC" w14:textId="7633DB4D" w:rsidR="00965784" w:rsidRPr="00D46E05" w:rsidRDefault="006F5803" w:rsidP="000E2FCB">
            <w:pPr>
              <w:rPr>
                <w:rFonts w:asciiTheme="minorHAnsi" w:hAnsiTheme="minorHAnsi" w:cstheme="minorHAnsi"/>
                <w:color w:val="000000"/>
                <w:sz w:val="22"/>
                <w:szCs w:val="22"/>
              </w:rPr>
            </w:pPr>
            <w:r>
              <w:rPr>
                <w:rFonts w:asciiTheme="minorHAnsi" w:hAnsiTheme="minorHAnsi" w:cstheme="minorHAnsi"/>
                <w:color w:val="000000"/>
                <w:sz w:val="22"/>
                <w:szCs w:val="22"/>
              </w:rPr>
              <w:t>Bachelor of Organisational Leadership</w:t>
            </w:r>
          </w:p>
        </w:tc>
        <w:tc>
          <w:tcPr>
            <w:tcW w:w="270" w:type="dxa"/>
            <w:tcBorders>
              <w:right w:val="single" w:sz="4" w:space="0" w:color="auto"/>
            </w:tcBorders>
            <w:shd w:val="clear" w:color="auto" w:fill="99CCFF"/>
          </w:tcPr>
          <w:p w14:paraId="706511BA" w14:textId="77777777" w:rsidR="00965784" w:rsidRPr="00D46E05" w:rsidRDefault="00965784" w:rsidP="000E2FCB">
            <w:pPr>
              <w:rPr>
                <w:rFonts w:asciiTheme="minorHAnsi" w:hAnsiTheme="minorHAnsi" w:cstheme="minorHAnsi"/>
                <w:color w:val="000000"/>
                <w:sz w:val="22"/>
                <w:szCs w:val="22"/>
              </w:rPr>
            </w:pPr>
          </w:p>
        </w:tc>
      </w:tr>
      <w:tr w:rsidR="00965784" w:rsidRPr="00D46E05" w14:paraId="5974F08E" w14:textId="77777777" w:rsidTr="000E2FCB">
        <w:tc>
          <w:tcPr>
            <w:tcW w:w="3348" w:type="dxa"/>
            <w:tcBorders>
              <w:left w:val="single" w:sz="4" w:space="0" w:color="auto"/>
            </w:tcBorders>
            <w:shd w:val="clear" w:color="auto" w:fill="99CCFF"/>
          </w:tcPr>
          <w:p w14:paraId="13A654E4" w14:textId="77777777" w:rsidR="00965784" w:rsidRPr="00D46E05" w:rsidRDefault="00965784" w:rsidP="000E2FCB">
            <w:pPr>
              <w:rPr>
                <w:rFonts w:asciiTheme="minorHAnsi" w:hAnsiTheme="minorHAnsi" w:cstheme="minorHAnsi"/>
                <w:sz w:val="22"/>
                <w:szCs w:val="22"/>
              </w:rPr>
            </w:pPr>
          </w:p>
        </w:tc>
        <w:tc>
          <w:tcPr>
            <w:tcW w:w="6930" w:type="dxa"/>
            <w:gridSpan w:val="2"/>
            <w:tcBorders>
              <w:left w:val="nil"/>
              <w:right w:val="single" w:sz="4" w:space="0" w:color="auto"/>
            </w:tcBorders>
            <w:shd w:val="clear" w:color="auto" w:fill="99CCFF"/>
            <w:vAlign w:val="center"/>
          </w:tcPr>
          <w:p w14:paraId="6F137B7A" w14:textId="77777777" w:rsidR="00965784" w:rsidRPr="00D46E05" w:rsidRDefault="00965784" w:rsidP="000E2FCB">
            <w:pPr>
              <w:rPr>
                <w:rFonts w:asciiTheme="minorHAnsi" w:hAnsiTheme="minorHAnsi" w:cstheme="minorHAnsi"/>
                <w:color w:val="000000"/>
                <w:sz w:val="22"/>
                <w:szCs w:val="22"/>
              </w:rPr>
            </w:pPr>
          </w:p>
        </w:tc>
      </w:tr>
      <w:tr w:rsidR="00965784" w:rsidRPr="00D46E05" w14:paraId="13BB0FC8" w14:textId="77777777" w:rsidTr="000E2FCB">
        <w:tc>
          <w:tcPr>
            <w:tcW w:w="3348" w:type="dxa"/>
            <w:tcBorders>
              <w:left w:val="single" w:sz="4" w:space="0" w:color="auto"/>
            </w:tcBorders>
            <w:shd w:val="clear" w:color="auto" w:fill="99CCFF"/>
            <w:vAlign w:val="center"/>
          </w:tcPr>
          <w:p w14:paraId="763D4D60" w14:textId="77777777" w:rsidR="00965784" w:rsidRPr="00D46E05" w:rsidRDefault="00965784" w:rsidP="000E2FCB">
            <w:pPr>
              <w:rPr>
                <w:rFonts w:asciiTheme="minorHAnsi" w:hAnsiTheme="minorHAnsi" w:cstheme="minorHAnsi"/>
                <w:b/>
                <w:sz w:val="22"/>
                <w:szCs w:val="22"/>
              </w:rPr>
            </w:pPr>
            <w:r w:rsidRPr="00D46E05">
              <w:rPr>
                <w:rFonts w:asciiTheme="minorHAnsi" w:hAnsiTheme="minorHAnsi" w:cstheme="minorHAnsi"/>
                <w:b/>
                <w:sz w:val="22"/>
                <w:szCs w:val="22"/>
              </w:rPr>
              <w:t>Role</w:t>
            </w:r>
          </w:p>
        </w:tc>
        <w:sdt>
          <w:sdtPr>
            <w:rPr>
              <w:rStyle w:val="Jo2"/>
              <w:rFonts w:asciiTheme="minorHAnsi" w:hAnsiTheme="minorHAnsi" w:cstheme="minorHAnsi"/>
              <w:sz w:val="22"/>
              <w:szCs w:val="22"/>
            </w:rPr>
            <w:alias w:val="Roles"/>
            <w:tag w:val="Roles"/>
            <w:id w:val="900564759"/>
            <w:placeholder>
              <w:docPart w:val="311F88207AA24602A808D4C4D503E837"/>
            </w:placeholder>
            <w:dropDownList>
              <w:listItem w:displayText="Choose a role" w:value="Choose a role"/>
              <w:listItem w:displayText="Co-Investigator" w:value="Co-Investigator"/>
              <w:listItem w:displayText="Co-Supervisor" w:value="Co-Supervisor"/>
              <w:listItem w:displayText="Laboratory Assistant" w:value="Laboratory Assistant"/>
              <w:listItem w:displayText="Laboratory Scientist" w:value="Laboratory Scientist"/>
              <w:listItem w:displayText="Laboratory Technician" w:value="Laboratory Technician"/>
              <w:listItem w:displayText="Principal Investigator" w:value="Principal Investigator"/>
              <w:listItem w:displayText="Project Manager" w:value="Project Manager"/>
              <w:listItem w:displayText="Project Officer" w:value="Project Officer"/>
              <w:listItem w:displayText="Postdoctoral Fellow" w:value="Postdoctoral Fellow"/>
              <w:listItem w:displayText="Project Supervisor" w:value="Project Supervisor"/>
              <w:listItem w:displayText="Research Assistant" w:value="Research Assistant"/>
              <w:listItem w:displayText="Supervisor" w:value="Supervisor"/>
              <w:listItem w:displayText="Student Researcher" w:value="Student Researcher"/>
              <w:listItem w:displayText="Technical Officer" w:value="Technical Officer"/>
            </w:dropDownList>
          </w:sdtPr>
          <w:sdtEndPr>
            <w:rPr>
              <w:rStyle w:val="DefaultParagraphFont"/>
              <w:color w:val="000000"/>
            </w:rPr>
          </w:sdtEndPr>
          <w:sdtContent>
            <w:tc>
              <w:tcPr>
                <w:tcW w:w="6660" w:type="dxa"/>
                <w:tcBorders>
                  <w:left w:val="nil"/>
                </w:tcBorders>
                <w:vAlign w:val="center"/>
              </w:tcPr>
              <w:p w14:paraId="28CE5B41" w14:textId="72F48EA3" w:rsidR="00965784" w:rsidRPr="00D46E05" w:rsidRDefault="006F5803" w:rsidP="000E2FCB">
                <w:pPr>
                  <w:rPr>
                    <w:rFonts w:asciiTheme="minorHAnsi" w:hAnsiTheme="minorHAnsi" w:cstheme="minorHAnsi"/>
                    <w:color w:val="000000"/>
                    <w:sz w:val="22"/>
                    <w:szCs w:val="22"/>
                  </w:rPr>
                </w:pPr>
                <w:r>
                  <w:rPr>
                    <w:rStyle w:val="Jo2"/>
                    <w:rFonts w:asciiTheme="minorHAnsi" w:hAnsiTheme="minorHAnsi" w:cstheme="minorHAnsi"/>
                    <w:sz w:val="22"/>
                    <w:szCs w:val="22"/>
                  </w:rPr>
                  <w:t>Research Assistant</w:t>
                </w:r>
              </w:p>
            </w:tc>
          </w:sdtContent>
        </w:sdt>
        <w:tc>
          <w:tcPr>
            <w:tcW w:w="270" w:type="dxa"/>
            <w:tcBorders>
              <w:right w:val="single" w:sz="4" w:space="0" w:color="auto"/>
            </w:tcBorders>
            <w:shd w:val="clear" w:color="auto" w:fill="99CCFF"/>
          </w:tcPr>
          <w:p w14:paraId="0F8F9E5D" w14:textId="77777777" w:rsidR="00965784" w:rsidRPr="00D46E05" w:rsidRDefault="00965784" w:rsidP="000E2FCB">
            <w:pPr>
              <w:rPr>
                <w:rFonts w:asciiTheme="minorHAnsi" w:hAnsiTheme="minorHAnsi" w:cstheme="minorHAnsi"/>
                <w:color w:val="000000"/>
                <w:sz w:val="22"/>
                <w:szCs w:val="22"/>
              </w:rPr>
            </w:pPr>
          </w:p>
        </w:tc>
      </w:tr>
      <w:tr w:rsidR="00965784" w:rsidRPr="00D46E05" w14:paraId="4F4A0480" w14:textId="77777777" w:rsidTr="000E2FCB">
        <w:tc>
          <w:tcPr>
            <w:tcW w:w="3348" w:type="dxa"/>
            <w:tcBorders>
              <w:left w:val="single" w:sz="4" w:space="0" w:color="auto"/>
            </w:tcBorders>
            <w:shd w:val="clear" w:color="auto" w:fill="99CCFF"/>
            <w:vAlign w:val="center"/>
          </w:tcPr>
          <w:p w14:paraId="0A5935C4" w14:textId="77777777" w:rsidR="00965784" w:rsidRPr="00D46E05" w:rsidRDefault="00965784" w:rsidP="000E2FCB">
            <w:pPr>
              <w:rPr>
                <w:rFonts w:asciiTheme="minorHAnsi" w:hAnsiTheme="minorHAnsi" w:cstheme="minorHAnsi"/>
                <w:b/>
                <w:sz w:val="22"/>
                <w:szCs w:val="22"/>
              </w:rPr>
            </w:pPr>
          </w:p>
        </w:tc>
        <w:tc>
          <w:tcPr>
            <w:tcW w:w="6660" w:type="dxa"/>
            <w:tcBorders>
              <w:left w:val="nil"/>
            </w:tcBorders>
            <w:shd w:val="clear" w:color="auto" w:fill="99CCFF"/>
            <w:vAlign w:val="center"/>
          </w:tcPr>
          <w:p w14:paraId="1B7045F8" w14:textId="77777777" w:rsidR="00965784" w:rsidRPr="00D46E05" w:rsidRDefault="00965784" w:rsidP="000E2FCB">
            <w:pPr>
              <w:rPr>
                <w:rFonts w:asciiTheme="minorHAnsi" w:hAnsiTheme="minorHAnsi" w:cstheme="minorHAnsi"/>
                <w:color w:val="000000"/>
                <w:sz w:val="22"/>
                <w:szCs w:val="22"/>
              </w:rPr>
            </w:pPr>
          </w:p>
        </w:tc>
        <w:tc>
          <w:tcPr>
            <w:tcW w:w="270" w:type="dxa"/>
            <w:tcBorders>
              <w:right w:val="single" w:sz="4" w:space="0" w:color="auto"/>
            </w:tcBorders>
            <w:shd w:val="clear" w:color="auto" w:fill="99CCFF"/>
          </w:tcPr>
          <w:p w14:paraId="3D39038D" w14:textId="77777777" w:rsidR="00965784" w:rsidRPr="00D46E05" w:rsidRDefault="00965784" w:rsidP="000E2FCB">
            <w:pPr>
              <w:rPr>
                <w:rFonts w:asciiTheme="minorHAnsi" w:hAnsiTheme="minorHAnsi" w:cstheme="minorHAnsi"/>
                <w:color w:val="000000"/>
                <w:sz w:val="22"/>
                <w:szCs w:val="22"/>
              </w:rPr>
            </w:pPr>
          </w:p>
        </w:tc>
      </w:tr>
      <w:tr w:rsidR="00965784" w:rsidRPr="00D46E05" w14:paraId="435937F9" w14:textId="77777777" w:rsidTr="000E2FCB">
        <w:tc>
          <w:tcPr>
            <w:tcW w:w="3348" w:type="dxa"/>
            <w:tcBorders>
              <w:left w:val="single" w:sz="4" w:space="0" w:color="auto"/>
            </w:tcBorders>
            <w:shd w:val="clear" w:color="auto" w:fill="99CCFF"/>
            <w:vAlign w:val="center"/>
          </w:tcPr>
          <w:p w14:paraId="659B78E4" w14:textId="77777777" w:rsidR="00965784" w:rsidRPr="00D46E05" w:rsidRDefault="00965784" w:rsidP="000E2FCB">
            <w:pPr>
              <w:rPr>
                <w:rFonts w:asciiTheme="minorHAnsi" w:hAnsiTheme="minorHAnsi" w:cstheme="minorHAnsi"/>
                <w:b/>
                <w:sz w:val="22"/>
                <w:szCs w:val="22"/>
              </w:rPr>
            </w:pPr>
            <w:r w:rsidRPr="00D46E05">
              <w:rPr>
                <w:rFonts w:asciiTheme="minorHAnsi" w:hAnsiTheme="minorHAnsi" w:cstheme="minorHAnsi"/>
                <w:b/>
                <w:sz w:val="22"/>
                <w:szCs w:val="22"/>
              </w:rPr>
              <w:t xml:space="preserve">School </w:t>
            </w:r>
          </w:p>
        </w:tc>
        <w:tc>
          <w:tcPr>
            <w:tcW w:w="6660" w:type="dxa"/>
            <w:tcBorders>
              <w:left w:val="nil"/>
            </w:tcBorders>
            <w:vAlign w:val="center"/>
          </w:tcPr>
          <w:p w14:paraId="1879AD3B" w14:textId="1BD4C534" w:rsidR="00965784" w:rsidRPr="00D46E05" w:rsidRDefault="006F5803" w:rsidP="000E2FCB">
            <w:pPr>
              <w:rPr>
                <w:rFonts w:asciiTheme="minorHAnsi" w:hAnsiTheme="minorHAnsi" w:cstheme="minorHAnsi"/>
                <w:color w:val="000000"/>
                <w:sz w:val="22"/>
                <w:szCs w:val="22"/>
              </w:rPr>
            </w:pPr>
            <w:r>
              <w:rPr>
                <w:rFonts w:asciiTheme="minorHAnsi" w:hAnsiTheme="minorHAnsi" w:cstheme="minorHAnsi"/>
                <w:color w:val="000000"/>
                <w:sz w:val="22"/>
                <w:szCs w:val="22"/>
              </w:rPr>
              <w:t>School of Psychology</w:t>
            </w:r>
          </w:p>
        </w:tc>
        <w:tc>
          <w:tcPr>
            <w:tcW w:w="270" w:type="dxa"/>
            <w:tcBorders>
              <w:right w:val="single" w:sz="4" w:space="0" w:color="auto"/>
            </w:tcBorders>
            <w:shd w:val="clear" w:color="auto" w:fill="99CCFF"/>
          </w:tcPr>
          <w:p w14:paraId="0EF76137" w14:textId="77777777" w:rsidR="00965784" w:rsidRPr="00D46E05" w:rsidRDefault="00965784" w:rsidP="000E2FCB">
            <w:pPr>
              <w:rPr>
                <w:rFonts w:asciiTheme="minorHAnsi" w:hAnsiTheme="minorHAnsi" w:cstheme="minorHAnsi"/>
                <w:color w:val="000000"/>
                <w:sz w:val="22"/>
                <w:szCs w:val="22"/>
              </w:rPr>
            </w:pPr>
          </w:p>
        </w:tc>
      </w:tr>
      <w:tr w:rsidR="00965784" w:rsidRPr="00D46E05" w14:paraId="3C8155A3" w14:textId="77777777" w:rsidTr="000E2FCB">
        <w:tc>
          <w:tcPr>
            <w:tcW w:w="3348" w:type="dxa"/>
            <w:tcBorders>
              <w:left w:val="single" w:sz="4" w:space="0" w:color="auto"/>
            </w:tcBorders>
            <w:shd w:val="clear" w:color="auto" w:fill="99CCFF"/>
          </w:tcPr>
          <w:p w14:paraId="50C51FC0" w14:textId="77777777" w:rsidR="00965784" w:rsidRPr="00D46E05" w:rsidRDefault="00965784" w:rsidP="000E2FCB">
            <w:pPr>
              <w:rPr>
                <w:rFonts w:asciiTheme="minorHAnsi" w:hAnsiTheme="minorHAnsi" w:cstheme="minorHAnsi"/>
                <w:sz w:val="22"/>
                <w:szCs w:val="22"/>
              </w:rPr>
            </w:pPr>
          </w:p>
        </w:tc>
        <w:tc>
          <w:tcPr>
            <w:tcW w:w="6930" w:type="dxa"/>
            <w:gridSpan w:val="2"/>
            <w:tcBorders>
              <w:left w:val="nil"/>
              <w:right w:val="single" w:sz="4" w:space="0" w:color="auto"/>
            </w:tcBorders>
            <w:shd w:val="clear" w:color="auto" w:fill="99CCFF"/>
            <w:vAlign w:val="center"/>
          </w:tcPr>
          <w:p w14:paraId="355FEFDA" w14:textId="77777777" w:rsidR="00965784" w:rsidRPr="00D46E05" w:rsidRDefault="00965784" w:rsidP="000E2FCB">
            <w:pPr>
              <w:rPr>
                <w:rFonts w:asciiTheme="minorHAnsi" w:hAnsiTheme="minorHAnsi" w:cstheme="minorHAnsi"/>
                <w:color w:val="000000"/>
                <w:sz w:val="22"/>
                <w:szCs w:val="22"/>
              </w:rPr>
            </w:pPr>
          </w:p>
        </w:tc>
      </w:tr>
      <w:tr w:rsidR="00965784" w:rsidRPr="00D46E05" w14:paraId="7016B454" w14:textId="77777777" w:rsidTr="000E2FCB">
        <w:tc>
          <w:tcPr>
            <w:tcW w:w="3348" w:type="dxa"/>
            <w:tcBorders>
              <w:left w:val="single" w:sz="4" w:space="0" w:color="auto"/>
            </w:tcBorders>
            <w:shd w:val="clear" w:color="auto" w:fill="99CCFF"/>
            <w:vAlign w:val="center"/>
          </w:tcPr>
          <w:p w14:paraId="48BF2714" w14:textId="77777777" w:rsidR="00965784" w:rsidRPr="00D46E05" w:rsidRDefault="00965784" w:rsidP="000E2FCB">
            <w:pPr>
              <w:rPr>
                <w:rFonts w:asciiTheme="minorHAnsi" w:hAnsiTheme="minorHAnsi" w:cstheme="minorHAnsi"/>
                <w:b/>
                <w:sz w:val="22"/>
                <w:szCs w:val="22"/>
              </w:rPr>
            </w:pPr>
            <w:r w:rsidRPr="00D46E05">
              <w:rPr>
                <w:rFonts w:asciiTheme="minorHAnsi" w:hAnsiTheme="minorHAnsi" w:cstheme="minorHAnsi"/>
                <w:b/>
                <w:sz w:val="22"/>
                <w:szCs w:val="22"/>
              </w:rPr>
              <w:t>Mailing address</w:t>
            </w:r>
          </w:p>
        </w:tc>
        <w:tc>
          <w:tcPr>
            <w:tcW w:w="6660" w:type="dxa"/>
            <w:tcBorders>
              <w:left w:val="nil"/>
            </w:tcBorders>
            <w:vAlign w:val="center"/>
          </w:tcPr>
          <w:p w14:paraId="684B1470" w14:textId="0F2EE998" w:rsidR="00965784" w:rsidRDefault="006F5803" w:rsidP="000E2FCB">
            <w:pPr>
              <w:rPr>
                <w:rFonts w:asciiTheme="minorHAnsi" w:hAnsiTheme="minorHAnsi" w:cstheme="minorHAnsi"/>
                <w:color w:val="000000"/>
                <w:sz w:val="22"/>
                <w:szCs w:val="22"/>
              </w:rPr>
            </w:pPr>
            <w:r>
              <w:rPr>
                <w:rFonts w:asciiTheme="minorHAnsi" w:hAnsiTheme="minorHAnsi" w:cstheme="minorHAnsi"/>
                <w:color w:val="000000"/>
                <w:sz w:val="22"/>
                <w:szCs w:val="22"/>
              </w:rPr>
              <w:t>Psychology Building</w:t>
            </w:r>
          </w:p>
          <w:p w14:paraId="222E6840" w14:textId="5330E500" w:rsidR="006F5803" w:rsidRDefault="006F5803" w:rsidP="000E2FCB">
            <w:pPr>
              <w:rPr>
                <w:rFonts w:asciiTheme="minorHAnsi" w:hAnsiTheme="minorHAnsi" w:cstheme="minorHAnsi"/>
                <w:color w:val="000000"/>
                <w:sz w:val="22"/>
                <w:szCs w:val="22"/>
              </w:rPr>
            </w:pPr>
            <w:r>
              <w:rPr>
                <w:rFonts w:asciiTheme="minorHAnsi" w:hAnsiTheme="minorHAnsi" w:cstheme="minorHAnsi"/>
                <w:color w:val="000000"/>
                <w:sz w:val="22"/>
                <w:szCs w:val="22"/>
              </w:rPr>
              <w:t>University of New England</w:t>
            </w:r>
          </w:p>
          <w:p w14:paraId="1C7FCBE9" w14:textId="358A604E" w:rsidR="006F5803" w:rsidRPr="00D46E05" w:rsidRDefault="006F5803" w:rsidP="000E2FCB">
            <w:pPr>
              <w:rPr>
                <w:rFonts w:asciiTheme="minorHAnsi" w:hAnsiTheme="minorHAnsi" w:cstheme="minorHAnsi"/>
                <w:color w:val="000000"/>
                <w:sz w:val="22"/>
                <w:szCs w:val="22"/>
              </w:rPr>
            </w:pPr>
            <w:r>
              <w:rPr>
                <w:rFonts w:asciiTheme="minorHAnsi" w:hAnsiTheme="minorHAnsi" w:cstheme="minorHAnsi"/>
                <w:color w:val="000000"/>
                <w:sz w:val="22"/>
                <w:szCs w:val="22"/>
              </w:rPr>
              <w:t>Armidale, NSW 2351</w:t>
            </w:r>
          </w:p>
          <w:p w14:paraId="235BF54A" w14:textId="77777777" w:rsidR="00965784" w:rsidRPr="00D46E05" w:rsidRDefault="00965784" w:rsidP="000E2FCB">
            <w:pPr>
              <w:rPr>
                <w:rFonts w:asciiTheme="minorHAnsi" w:hAnsiTheme="minorHAnsi" w:cstheme="minorHAnsi"/>
                <w:color w:val="000000"/>
                <w:sz w:val="22"/>
                <w:szCs w:val="22"/>
              </w:rPr>
            </w:pPr>
          </w:p>
        </w:tc>
        <w:tc>
          <w:tcPr>
            <w:tcW w:w="270" w:type="dxa"/>
            <w:tcBorders>
              <w:right w:val="single" w:sz="4" w:space="0" w:color="auto"/>
            </w:tcBorders>
            <w:shd w:val="clear" w:color="auto" w:fill="99CCFF"/>
          </w:tcPr>
          <w:p w14:paraId="19DDE13E" w14:textId="77777777" w:rsidR="00965784" w:rsidRPr="00D46E05" w:rsidRDefault="00965784" w:rsidP="000E2FCB">
            <w:pPr>
              <w:rPr>
                <w:rFonts w:asciiTheme="minorHAnsi" w:hAnsiTheme="minorHAnsi" w:cstheme="minorHAnsi"/>
                <w:color w:val="000000"/>
                <w:sz w:val="22"/>
                <w:szCs w:val="22"/>
              </w:rPr>
            </w:pPr>
          </w:p>
        </w:tc>
      </w:tr>
      <w:tr w:rsidR="00965784" w:rsidRPr="00D46E05" w14:paraId="4431E06D" w14:textId="77777777" w:rsidTr="000E2FCB">
        <w:tc>
          <w:tcPr>
            <w:tcW w:w="3348" w:type="dxa"/>
            <w:tcBorders>
              <w:left w:val="single" w:sz="4" w:space="0" w:color="auto"/>
            </w:tcBorders>
            <w:shd w:val="clear" w:color="auto" w:fill="99CCFF"/>
          </w:tcPr>
          <w:p w14:paraId="3210EC2F" w14:textId="77777777" w:rsidR="00965784" w:rsidRPr="00D46E05" w:rsidRDefault="00965784" w:rsidP="000E2FCB">
            <w:pPr>
              <w:rPr>
                <w:rFonts w:asciiTheme="minorHAnsi" w:hAnsiTheme="minorHAnsi" w:cstheme="minorHAnsi"/>
                <w:sz w:val="22"/>
                <w:szCs w:val="22"/>
              </w:rPr>
            </w:pPr>
          </w:p>
        </w:tc>
        <w:tc>
          <w:tcPr>
            <w:tcW w:w="6930" w:type="dxa"/>
            <w:gridSpan w:val="2"/>
            <w:tcBorders>
              <w:left w:val="nil"/>
              <w:right w:val="single" w:sz="4" w:space="0" w:color="auto"/>
            </w:tcBorders>
            <w:shd w:val="clear" w:color="auto" w:fill="99CCFF"/>
            <w:vAlign w:val="center"/>
          </w:tcPr>
          <w:p w14:paraId="4E418FAE" w14:textId="77777777" w:rsidR="00965784" w:rsidRPr="00D46E05" w:rsidRDefault="00965784" w:rsidP="000E2FCB">
            <w:pPr>
              <w:rPr>
                <w:rFonts w:asciiTheme="minorHAnsi" w:hAnsiTheme="minorHAnsi" w:cstheme="minorHAnsi"/>
                <w:color w:val="000000"/>
                <w:sz w:val="22"/>
                <w:szCs w:val="22"/>
              </w:rPr>
            </w:pPr>
          </w:p>
        </w:tc>
      </w:tr>
      <w:tr w:rsidR="00965784" w:rsidRPr="00D46E05" w14:paraId="3F75A928" w14:textId="77777777" w:rsidTr="000E2FCB">
        <w:tc>
          <w:tcPr>
            <w:tcW w:w="3348" w:type="dxa"/>
            <w:tcBorders>
              <w:left w:val="single" w:sz="4" w:space="0" w:color="auto"/>
            </w:tcBorders>
            <w:shd w:val="clear" w:color="auto" w:fill="99CCFF"/>
            <w:vAlign w:val="center"/>
          </w:tcPr>
          <w:p w14:paraId="487B83BF" w14:textId="77777777" w:rsidR="00965784" w:rsidRPr="00D46E05" w:rsidRDefault="00965784" w:rsidP="000E2FCB">
            <w:pPr>
              <w:rPr>
                <w:rFonts w:asciiTheme="minorHAnsi" w:hAnsiTheme="minorHAnsi" w:cstheme="minorHAnsi"/>
                <w:b/>
                <w:sz w:val="22"/>
                <w:szCs w:val="22"/>
              </w:rPr>
            </w:pPr>
            <w:r w:rsidRPr="00D46E05">
              <w:rPr>
                <w:rFonts w:asciiTheme="minorHAnsi" w:hAnsiTheme="minorHAnsi" w:cstheme="minorHAnsi"/>
                <w:b/>
                <w:sz w:val="22"/>
                <w:szCs w:val="22"/>
              </w:rPr>
              <w:t>Phone No.</w:t>
            </w:r>
          </w:p>
        </w:tc>
        <w:tc>
          <w:tcPr>
            <w:tcW w:w="6660" w:type="dxa"/>
            <w:tcBorders>
              <w:left w:val="nil"/>
            </w:tcBorders>
            <w:vAlign w:val="center"/>
          </w:tcPr>
          <w:p w14:paraId="457A2189" w14:textId="1BD34DAD" w:rsidR="00965784" w:rsidRPr="00D46E05" w:rsidRDefault="006F5803" w:rsidP="000E2FCB">
            <w:pPr>
              <w:rPr>
                <w:rFonts w:asciiTheme="minorHAnsi" w:hAnsiTheme="minorHAnsi" w:cstheme="minorHAnsi"/>
                <w:color w:val="000000"/>
                <w:sz w:val="22"/>
                <w:szCs w:val="22"/>
              </w:rPr>
            </w:pPr>
            <w:r>
              <w:rPr>
                <w:rFonts w:asciiTheme="minorHAnsi" w:hAnsiTheme="minorHAnsi" w:cstheme="minorHAnsi"/>
                <w:color w:val="000000"/>
                <w:sz w:val="22"/>
                <w:szCs w:val="22"/>
              </w:rPr>
              <w:t>6773 5508</w:t>
            </w:r>
          </w:p>
        </w:tc>
        <w:tc>
          <w:tcPr>
            <w:tcW w:w="270" w:type="dxa"/>
            <w:tcBorders>
              <w:right w:val="single" w:sz="4" w:space="0" w:color="auto"/>
            </w:tcBorders>
            <w:shd w:val="clear" w:color="auto" w:fill="99CCFF"/>
          </w:tcPr>
          <w:p w14:paraId="796554DD" w14:textId="77777777" w:rsidR="00965784" w:rsidRPr="00D46E05" w:rsidRDefault="00965784" w:rsidP="000E2FCB">
            <w:pPr>
              <w:rPr>
                <w:rFonts w:asciiTheme="minorHAnsi" w:hAnsiTheme="minorHAnsi" w:cstheme="minorHAnsi"/>
                <w:color w:val="000000"/>
                <w:sz w:val="22"/>
                <w:szCs w:val="22"/>
              </w:rPr>
            </w:pPr>
          </w:p>
        </w:tc>
      </w:tr>
      <w:tr w:rsidR="00965784" w:rsidRPr="00D46E05" w14:paraId="68F9F216" w14:textId="77777777" w:rsidTr="000E2FCB">
        <w:tc>
          <w:tcPr>
            <w:tcW w:w="3348" w:type="dxa"/>
            <w:tcBorders>
              <w:left w:val="single" w:sz="4" w:space="0" w:color="auto"/>
            </w:tcBorders>
            <w:shd w:val="clear" w:color="auto" w:fill="99CCFF"/>
          </w:tcPr>
          <w:p w14:paraId="1FE73B93" w14:textId="77777777" w:rsidR="00965784" w:rsidRPr="00D46E05" w:rsidRDefault="00965784" w:rsidP="000E2FCB">
            <w:pPr>
              <w:rPr>
                <w:rFonts w:asciiTheme="minorHAnsi" w:hAnsiTheme="minorHAnsi" w:cstheme="minorHAnsi"/>
                <w:sz w:val="22"/>
                <w:szCs w:val="22"/>
              </w:rPr>
            </w:pPr>
          </w:p>
        </w:tc>
        <w:tc>
          <w:tcPr>
            <w:tcW w:w="6930" w:type="dxa"/>
            <w:gridSpan w:val="2"/>
            <w:tcBorders>
              <w:left w:val="nil"/>
              <w:right w:val="single" w:sz="4" w:space="0" w:color="auto"/>
            </w:tcBorders>
            <w:shd w:val="clear" w:color="auto" w:fill="99CCFF"/>
            <w:vAlign w:val="center"/>
          </w:tcPr>
          <w:p w14:paraId="04E53A4B" w14:textId="77777777" w:rsidR="00965784" w:rsidRPr="00D46E05" w:rsidRDefault="00965784" w:rsidP="000E2FCB">
            <w:pPr>
              <w:rPr>
                <w:rFonts w:asciiTheme="minorHAnsi" w:hAnsiTheme="minorHAnsi" w:cstheme="minorHAnsi"/>
                <w:color w:val="000000"/>
                <w:sz w:val="22"/>
                <w:szCs w:val="22"/>
              </w:rPr>
            </w:pPr>
          </w:p>
        </w:tc>
      </w:tr>
      <w:tr w:rsidR="00965784" w:rsidRPr="00D46E05" w14:paraId="37AE32D1" w14:textId="77777777" w:rsidTr="000E2FCB">
        <w:tc>
          <w:tcPr>
            <w:tcW w:w="3348" w:type="dxa"/>
            <w:tcBorders>
              <w:left w:val="single" w:sz="4" w:space="0" w:color="auto"/>
            </w:tcBorders>
            <w:shd w:val="clear" w:color="auto" w:fill="99CCFF"/>
            <w:vAlign w:val="center"/>
          </w:tcPr>
          <w:p w14:paraId="57C92197" w14:textId="77777777" w:rsidR="00965784" w:rsidRPr="00D46E05" w:rsidRDefault="00965784" w:rsidP="000E2FCB">
            <w:pPr>
              <w:rPr>
                <w:rFonts w:asciiTheme="minorHAnsi" w:hAnsiTheme="minorHAnsi" w:cstheme="minorHAnsi"/>
                <w:b/>
                <w:sz w:val="22"/>
                <w:szCs w:val="22"/>
              </w:rPr>
            </w:pPr>
            <w:r w:rsidRPr="00D46E05">
              <w:rPr>
                <w:rFonts w:asciiTheme="minorHAnsi" w:hAnsiTheme="minorHAnsi" w:cstheme="minorHAnsi"/>
                <w:b/>
                <w:sz w:val="22"/>
                <w:szCs w:val="22"/>
              </w:rPr>
              <w:t>Fax No.</w:t>
            </w:r>
          </w:p>
        </w:tc>
        <w:tc>
          <w:tcPr>
            <w:tcW w:w="6660" w:type="dxa"/>
            <w:tcBorders>
              <w:left w:val="nil"/>
            </w:tcBorders>
            <w:vAlign w:val="center"/>
          </w:tcPr>
          <w:p w14:paraId="5A1A7166" w14:textId="77777777" w:rsidR="00965784" w:rsidRPr="00D46E05" w:rsidRDefault="00965784" w:rsidP="000E2FCB">
            <w:pPr>
              <w:rPr>
                <w:rFonts w:asciiTheme="minorHAnsi" w:hAnsiTheme="minorHAnsi" w:cstheme="minorHAnsi"/>
                <w:color w:val="000000"/>
                <w:sz w:val="22"/>
                <w:szCs w:val="22"/>
              </w:rPr>
            </w:pPr>
          </w:p>
        </w:tc>
        <w:tc>
          <w:tcPr>
            <w:tcW w:w="270" w:type="dxa"/>
            <w:tcBorders>
              <w:right w:val="single" w:sz="4" w:space="0" w:color="auto"/>
            </w:tcBorders>
            <w:shd w:val="clear" w:color="auto" w:fill="99CCFF"/>
          </w:tcPr>
          <w:p w14:paraId="437D4433" w14:textId="77777777" w:rsidR="00965784" w:rsidRPr="00D46E05" w:rsidRDefault="00965784" w:rsidP="000E2FCB">
            <w:pPr>
              <w:rPr>
                <w:rFonts w:asciiTheme="minorHAnsi" w:hAnsiTheme="minorHAnsi" w:cstheme="minorHAnsi"/>
                <w:color w:val="000000"/>
                <w:sz w:val="22"/>
                <w:szCs w:val="22"/>
              </w:rPr>
            </w:pPr>
          </w:p>
        </w:tc>
      </w:tr>
      <w:tr w:rsidR="00965784" w:rsidRPr="00D46E05" w14:paraId="033188A8" w14:textId="77777777" w:rsidTr="000E2FCB">
        <w:tc>
          <w:tcPr>
            <w:tcW w:w="3348" w:type="dxa"/>
            <w:tcBorders>
              <w:left w:val="single" w:sz="4" w:space="0" w:color="auto"/>
            </w:tcBorders>
            <w:shd w:val="clear" w:color="auto" w:fill="99CCFF"/>
          </w:tcPr>
          <w:p w14:paraId="30E0510C" w14:textId="77777777" w:rsidR="00965784" w:rsidRPr="00D46E05" w:rsidRDefault="00965784" w:rsidP="000E2FCB">
            <w:pPr>
              <w:rPr>
                <w:rFonts w:asciiTheme="minorHAnsi" w:hAnsiTheme="minorHAnsi" w:cstheme="minorHAnsi"/>
                <w:sz w:val="22"/>
                <w:szCs w:val="22"/>
              </w:rPr>
            </w:pPr>
          </w:p>
        </w:tc>
        <w:tc>
          <w:tcPr>
            <w:tcW w:w="6930" w:type="dxa"/>
            <w:gridSpan w:val="2"/>
            <w:tcBorders>
              <w:left w:val="nil"/>
              <w:right w:val="single" w:sz="4" w:space="0" w:color="auto"/>
            </w:tcBorders>
            <w:shd w:val="clear" w:color="auto" w:fill="99CCFF"/>
            <w:vAlign w:val="center"/>
          </w:tcPr>
          <w:p w14:paraId="2891FA06" w14:textId="77777777" w:rsidR="00965784" w:rsidRPr="00D46E05" w:rsidRDefault="00965784" w:rsidP="000E2FCB">
            <w:pPr>
              <w:rPr>
                <w:rFonts w:asciiTheme="minorHAnsi" w:hAnsiTheme="minorHAnsi" w:cstheme="minorHAnsi"/>
                <w:color w:val="000000"/>
                <w:sz w:val="22"/>
                <w:szCs w:val="22"/>
              </w:rPr>
            </w:pPr>
          </w:p>
        </w:tc>
      </w:tr>
      <w:tr w:rsidR="00965784" w:rsidRPr="00D46E05" w14:paraId="2F95D6F4" w14:textId="77777777" w:rsidTr="000E2FCB">
        <w:tc>
          <w:tcPr>
            <w:tcW w:w="3348" w:type="dxa"/>
            <w:tcBorders>
              <w:left w:val="single" w:sz="4" w:space="0" w:color="auto"/>
            </w:tcBorders>
            <w:shd w:val="clear" w:color="auto" w:fill="99CCFF"/>
            <w:vAlign w:val="center"/>
          </w:tcPr>
          <w:p w14:paraId="1E544BA8" w14:textId="77777777" w:rsidR="00965784" w:rsidRPr="00D46E05" w:rsidRDefault="00965784" w:rsidP="000E2FCB">
            <w:pPr>
              <w:rPr>
                <w:rFonts w:asciiTheme="minorHAnsi" w:hAnsiTheme="minorHAnsi" w:cstheme="minorHAnsi"/>
                <w:b/>
                <w:sz w:val="22"/>
                <w:szCs w:val="22"/>
              </w:rPr>
            </w:pPr>
            <w:r w:rsidRPr="00D46E05">
              <w:rPr>
                <w:rFonts w:asciiTheme="minorHAnsi" w:hAnsiTheme="minorHAnsi" w:cstheme="minorHAnsi"/>
                <w:b/>
                <w:sz w:val="22"/>
                <w:szCs w:val="22"/>
              </w:rPr>
              <w:t xml:space="preserve">Email </w:t>
            </w:r>
          </w:p>
        </w:tc>
        <w:tc>
          <w:tcPr>
            <w:tcW w:w="6660" w:type="dxa"/>
            <w:tcBorders>
              <w:left w:val="nil"/>
            </w:tcBorders>
            <w:vAlign w:val="center"/>
          </w:tcPr>
          <w:p w14:paraId="22E72F79" w14:textId="3A0ACACE" w:rsidR="00965784" w:rsidRPr="00D46E05" w:rsidRDefault="006F5803" w:rsidP="000E2FCB">
            <w:pPr>
              <w:rPr>
                <w:rFonts w:asciiTheme="minorHAnsi" w:hAnsiTheme="minorHAnsi" w:cstheme="minorHAnsi"/>
                <w:color w:val="000000"/>
                <w:sz w:val="22"/>
                <w:szCs w:val="22"/>
              </w:rPr>
            </w:pPr>
            <w:r>
              <w:rPr>
                <w:rFonts w:asciiTheme="minorHAnsi" w:hAnsiTheme="minorHAnsi" w:cstheme="minorHAnsi"/>
                <w:color w:val="000000"/>
                <w:sz w:val="22"/>
                <w:szCs w:val="22"/>
              </w:rPr>
              <w:t>Jrobin20@une.edu.au</w:t>
            </w:r>
          </w:p>
        </w:tc>
        <w:tc>
          <w:tcPr>
            <w:tcW w:w="270" w:type="dxa"/>
            <w:tcBorders>
              <w:right w:val="single" w:sz="4" w:space="0" w:color="auto"/>
            </w:tcBorders>
            <w:shd w:val="clear" w:color="auto" w:fill="99CCFF"/>
          </w:tcPr>
          <w:p w14:paraId="1A14EB5C" w14:textId="77777777" w:rsidR="00965784" w:rsidRPr="00D46E05" w:rsidRDefault="00965784" w:rsidP="000E2FCB">
            <w:pPr>
              <w:rPr>
                <w:rFonts w:asciiTheme="minorHAnsi" w:hAnsiTheme="minorHAnsi" w:cstheme="minorHAnsi"/>
                <w:color w:val="000000"/>
                <w:sz w:val="22"/>
                <w:szCs w:val="22"/>
              </w:rPr>
            </w:pPr>
          </w:p>
        </w:tc>
      </w:tr>
      <w:tr w:rsidR="00965784" w:rsidRPr="00D46E05" w14:paraId="04CB89B7" w14:textId="77777777" w:rsidTr="000E2FCB">
        <w:tc>
          <w:tcPr>
            <w:tcW w:w="3348" w:type="dxa"/>
            <w:tcBorders>
              <w:left w:val="single" w:sz="4" w:space="0" w:color="auto"/>
              <w:bottom w:val="single" w:sz="4" w:space="0" w:color="auto"/>
            </w:tcBorders>
            <w:shd w:val="clear" w:color="auto" w:fill="99CCFF"/>
          </w:tcPr>
          <w:p w14:paraId="226420C4" w14:textId="77777777" w:rsidR="00965784" w:rsidRPr="00D46E05" w:rsidRDefault="00965784" w:rsidP="000E2FCB">
            <w:pPr>
              <w:rPr>
                <w:rFonts w:asciiTheme="minorHAnsi" w:hAnsiTheme="minorHAnsi" w:cstheme="minorHAnsi"/>
                <w:color w:val="000000"/>
                <w:sz w:val="22"/>
                <w:szCs w:val="22"/>
              </w:rPr>
            </w:pPr>
          </w:p>
        </w:tc>
        <w:tc>
          <w:tcPr>
            <w:tcW w:w="6930" w:type="dxa"/>
            <w:gridSpan w:val="2"/>
            <w:tcBorders>
              <w:left w:val="nil"/>
              <w:bottom w:val="single" w:sz="4" w:space="0" w:color="auto"/>
              <w:right w:val="single" w:sz="4" w:space="0" w:color="auto"/>
            </w:tcBorders>
            <w:shd w:val="clear" w:color="auto" w:fill="99CCFF"/>
          </w:tcPr>
          <w:p w14:paraId="7649B5AC" w14:textId="77777777" w:rsidR="00965784" w:rsidRPr="00D46E05" w:rsidRDefault="00965784" w:rsidP="000E2FCB">
            <w:pPr>
              <w:rPr>
                <w:rFonts w:asciiTheme="minorHAnsi" w:hAnsiTheme="minorHAnsi" w:cstheme="minorHAnsi"/>
                <w:color w:val="000000"/>
                <w:sz w:val="22"/>
                <w:szCs w:val="22"/>
              </w:rPr>
            </w:pPr>
          </w:p>
        </w:tc>
      </w:tr>
    </w:tbl>
    <w:p w14:paraId="0F6ED91F" w14:textId="77777777" w:rsidR="00F702D8" w:rsidRPr="00D46E05" w:rsidRDefault="00F702D8" w:rsidP="00F702D8">
      <w:pPr>
        <w:rPr>
          <w:rFonts w:asciiTheme="minorHAnsi" w:hAnsiTheme="minorHAnsi" w:cstheme="minorHAnsi"/>
          <w:sz w:val="22"/>
          <w:szCs w:val="22"/>
        </w:rPr>
      </w:pPr>
      <w:r w:rsidRPr="00D46E05">
        <w:rPr>
          <w:rFonts w:asciiTheme="minorHAnsi" w:hAnsiTheme="minorHAnsi" w:cstheme="minorHAnsi"/>
          <w:i/>
          <w:sz w:val="22"/>
          <w:szCs w:val="22"/>
        </w:rPr>
        <w:t>Copy this table and repeat for any additional co-investigators.</w:t>
      </w:r>
    </w:p>
    <w:tbl>
      <w:tblPr>
        <w:tblW w:w="10278" w:type="dxa"/>
        <w:shd w:val="pct12" w:color="auto" w:fill="auto"/>
        <w:tblLook w:val="0000" w:firstRow="0" w:lastRow="0" w:firstColumn="0" w:lastColumn="0" w:noHBand="0" w:noVBand="0"/>
      </w:tblPr>
      <w:tblGrid>
        <w:gridCol w:w="3348"/>
        <w:gridCol w:w="6660"/>
        <w:gridCol w:w="270"/>
      </w:tblGrid>
      <w:tr w:rsidR="006F5803" w:rsidRPr="00D46E05" w14:paraId="1198C947" w14:textId="77777777" w:rsidTr="000E556A">
        <w:tc>
          <w:tcPr>
            <w:tcW w:w="3348" w:type="dxa"/>
            <w:tcBorders>
              <w:top w:val="single" w:sz="4" w:space="0" w:color="auto"/>
              <w:left w:val="single" w:sz="4" w:space="0" w:color="auto"/>
            </w:tcBorders>
            <w:shd w:val="clear" w:color="auto" w:fill="99CCFF"/>
          </w:tcPr>
          <w:p w14:paraId="329193C3" w14:textId="77777777" w:rsidR="006F5803" w:rsidRPr="00D46E05" w:rsidRDefault="006F5803" w:rsidP="000E556A">
            <w:pPr>
              <w:rPr>
                <w:rFonts w:asciiTheme="minorHAnsi" w:hAnsiTheme="minorHAnsi" w:cstheme="minorHAnsi"/>
                <w:color w:val="000000"/>
                <w:sz w:val="22"/>
                <w:szCs w:val="22"/>
              </w:rPr>
            </w:pPr>
          </w:p>
        </w:tc>
        <w:tc>
          <w:tcPr>
            <w:tcW w:w="6930" w:type="dxa"/>
            <w:gridSpan w:val="2"/>
            <w:tcBorders>
              <w:top w:val="single" w:sz="4" w:space="0" w:color="auto"/>
              <w:left w:val="nil"/>
              <w:right w:val="single" w:sz="4" w:space="0" w:color="auto"/>
            </w:tcBorders>
            <w:shd w:val="clear" w:color="auto" w:fill="99CCFF"/>
          </w:tcPr>
          <w:p w14:paraId="15DE70C4" w14:textId="77777777" w:rsidR="006F5803" w:rsidRPr="00D46E05" w:rsidRDefault="006F5803" w:rsidP="000E556A">
            <w:pPr>
              <w:rPr>
                <w:rFonts w:asciiTheme="minorHAnsi" w:hAnsiTheme="minorHAnsi" w:cstheme="minorHAnsi"/>
                <w:color w:val="000000"/>
                <w:sz w:val="22"/>
                <w:szCs w:val="22"/>
              </w:rPr>
            </w:pPr>
          </w:p>
        </w:tc>
      </w:tr>
      <w:tr w:rsidR="006F5803" w:rsidRPr="00D46E05" w14:paraId="3869493A" w14:textId="77777777" w:rsidTr="000E556A">
        <w:tc>
          <w:tcPr>
            <w:tcW w:w="3348" w:type="dxa"/>
            <w:tcBorders>
              <w:left w:val="single" w:sz="4" w:space="0" w:color="auto"/>
            </w:tcBorders>
            <w:shd w:val="clear" w:color="auto" w:fill="99CCFF"/>
            <w:vAlign w:val="center"/>
          </w:tcPr>
          <w:p w14:paraId="2D6E5381" w14:textId="77777777" w:rsidR="006F5803" w:rsidRPr="00D46E05" w:rsidRDefault="006F5803" w:rsidP="000E556A">
            <w:pPr>
              <w:rPr>
                <w:rFonts w:asciiTheme="minorHAnsi" w:hAnsiTheme="minorHAnsi" w:cstheme="minorHAnsi"/>
                <w:sz w:val="22"/>
                <w:szCs w:val="22"/>
              </w:rPr>
            </w:pPr>
            <w:r w:rsidRPr="00D46E05">
              <w:rPr>
                <w:rFonts w:asciiTheme="minorHAnsi" w:hAnsiTheme="minorHAnsi" w:cstheme="minorHAnsi"/>
                <w:b/>
                <w:sz w:val="22"/>
                <w:szCs w:val="22"/>
              </w:rPr>
              <w:t xml:space="preserve">Name </w:t>
            </w:r>
            <w:r w:rsidRPr="00D46E05">
              <w:rPr>
                <w:rFonts w:asciiTheme="minorHAnsi" w:hAnsiTheme="minorHAnsi" w:cstheme="minorHAnsi"/>
                <w:i/>
                <w:sz w:val="22"/>
                <w:szCs w:val="22"/>
              </w:rPr>
              <w:t>(</w:t>
            </w:r>
            <w:proofErr w:type="spellStart"/>
            <w:r w:rsidRPr="00D46E05">
              <w:rPr>
                <w:rFonts w:asciiTheme="minorHAnsi" w:hAnsiTheme="minorHAnsi" w:cstheme="minorHAnsi"/>
                <w:i/>
                <w:sz w:val="22"/>
                <w:szCs w:val="22"/>
              </w:rPr>
              <w:t>eg.</w:t>
            </w:r>
            <w:proofErr w:type="spellEnd"/>
            <w:r w:rsidRPr="00D46E05">
              <w:rPr>
                <w:rFonts w:asciiTheme="minorHAnsi" w:hAnsiTheme="minorHAnsi" w:cstheme="minorHAnsi"/>
                <w:i/>
                <w:sz w:val="22"/>
                <w:szCs w:val="22"/>
              </w:rPr>
              <w:t xml:space="preserve"> Mr Mohammed Ali)</w:t>
            </w:r>
          </w:p>
        </w:tc>
        <w:tc>
          <w:tcPr>
            <w:tcW w:w="6660" w:type="dxa"/>
            <w:tcBorders>
              <w:left w:val="nil"/>
            </w:tcBorders>
            <w:vAlign w:val="center"/>
          </w:tcPr>
          <w:p w14:paraId="7C8643DE" w14:textId="07652BFB" w:rsidR="006F5803" w:rsidRPr="006F5803" w:rsidRDefault="006F5803" w:rsidP="000E556A">
            <w:pPr>
              <w:rPr>
                <w:rFonts w:asciiTheme="minorHAnsi" w:hAnsiTheme="minorHAnsi" w:cstheme="minorHAnsi"/>
                <w:color w:val="000000"/>
                <w:sz w:val="22"/>
                <w:szCs w:val="22"/>
                <w:highlight w:val="yellow"/>
              </w:rPr>
            </w:pPr>
            <w:r w:rsidRPr="006F5803">
              <w:rPr>
                <w:rFonts w:asciiTheme="minorHAnsi" w:hAnsiTheme="minorHAnsi" w:cstheme="minorHAnsi"/>
                <w:color w:val="000000"/>
                <w:sz w:val="22"/>
                <w:szCs w:val="22"/>
                <w:highlight w:val="yellow"/>
              </w:rPr>
              <w:t>A/Prof Deborah Apthorp</w:t>
            </w:r>
          </w:p>
        </w:tc>
        <w:tc>
          <w:tcPr>
            <w:tcW w:w="270" w:type="dxa"/>
            <w:tcBorders>
              <w:right w:val="single" w:sz="4" w:space="0" w:color="auto"/>
            </w:tcBorders>
            <w:shd w:val="clear" w:color="auto" w:fill="99CCFF"/>
          </w:tcPr>
          <w:p w14:paraId="45E68AD8" w14:textId="77777777" w:rsidR="006F5803" w:rsidRPr="00D46E05" w:rsidRDefault="006F5803" w:rsidP="000E556A">
            <w:pPr>
              <w:rPr>
                <w:rFonts w:asciiTheme="minorHAnsi" w:hAnsiTheme="minorHAnsi" w:cstheme="minorHAnsi"/>
                <w:color w:val="000000"/>
                <w:sz w:val="22"/>
                <w:szCs w:val="22"/>
              </w:rPr>
            </w:pPr>
          </w:p>
        </w:tc>
      </w:tr>
      <w:tr w:rsidR="006F5803" w:rsidRPr="00D46E05" w14:paraId="71EF48E9" w14:textId="77777777" w:rsidTr="000E556A">
        <w:tc>
          <w:tcPr>
            <w:tcW w:w="3348" w:type="dxa"/>
            <w:tcBorders>
              <w:left w:val="single" w:sz="4" w:space="0" w:color="auto"/>
            </w:tcBorders>
            <w:shd w:val="clear" w:color="auto" w:fill="99CCFF"/>
          </w:tcPr>
          <w:p w14:paraId="3A2AF7DC" w14:textId="77777777" w:rsidR="006F5803" w:rsidRPr="00D46E05" w:rsidRDefault="006F5803" w:rsidP="000E556A">
            <w:pPr>
              <w:rPr>
                <w:rFonts w:asciiTheme="minorHAnsi" w:hAnsiTheme="minorHAnsi" w:cstheme="minorHAnsi"/>
                <w:sz w:val="22"/>
                <w:szCs w:val="22"/>
              </w:rPr>
            </w:pPr>
          </w:p>
        </w:tc>
        <w:tc>
          <w:tcPr>
            <w:tcW w:w="6930" w:type="dxa"/>
            <w:gridSpan w:val="2"/>
            <w:tcBorders>
              <w:left w:val="nil"/>
              <w:right w:val="single" w:sz="4" w:space="0" w:color="auto"/>
            </w:tcBorders>
            <w:shd w:val="clear" w:color="auto" w:fill="99CCFF"/>
            <w:vAlign w:val="center"/>
          </w:tcPr>
          <w:p w14:paraId="1D7378D5" w14:textId="77777777" w:rsidR="006F5803" w:rsidRPr="006F5803" w:rsidRDefault="006F5803" w:rsidP="000E556A">
            <w:pPr>
              <w:rPr>
                <w:rFonts w:asciiTheme="minorHAnsi" w:hAnsiTheme="minorHAnsi" w:cstheme="minorHAnsi"/>
                <w:color w:val="000000"/>
                <w:sz w:val="22"/>
                <w:szCs w:val="22"/>
                <w:highlight w:val="yellow"/>
              </w:rPr>
            </w:pPr>
          </w:p>
        </w:tc>
      </w:tr>
      <w:tr w:rsidR="006F5803" w:rsidRPr="00D46E05" w14:paraId="60435E75" w14:textId="77777777" w:rsidTr="000E556A">
        <w:tc>
          <w:tcPr>
            <w:tcW w:w="3348" w:type="dxa"/>
            <w:tcBorders>
              <w:left w:val="single" w:sz="4" w:space="0" w:color="auto"/>
            </w:tcBorders>
            <w:shd w:val="clear" w:color="auto" w:fill="99CCFF"/>
            <w:vAlign w:val="center"/>
          </w:tcPr>
          <w:p w14:paraId="03CD0211" w14:textId="77777777" w:rsidR="006F5803" w:rsidRPr="00D46E05" w:rsidRDefault="006F5803" w:rsidP="000E556A">
            <w:pPr>
              <w:rPr>
                <w:rFonts w:asciiTheme="minorHAnsi" w:hAnsiTheme="minorHAnsi" w:cstheme="minorHAnsi"/>
                <w:b/>
                <w:sz w:val="22"/>
                <w:szCs w:val="22"/>
              </w:rPr>
            </w:pPr>
            <w:r w:rsidRPr="00D46E05">
              <w:rPr>
                <w:rFonts w:asciiTheme="minorHAnsi" w:hAnsiTheme="minorHAnsi" w:cstheme="minorHAnsi"/>
                <w:b/>
                <w:sz w:val="22"/>
                <w:szCs w:val="22"/>
              </w:rPr>
              <w:t>UNE Staff/Student Number</w:t>
            </w:r>
          </w:p>
        </w:tc>
        <w:tc>
          <w:tcPr>
            <w:tcW w:w="6660" w:type="dxa"/>
            <w:tcBorders>
              <w:left w:val="nil"/>
            </w:tcBorders>
            <w:vAlign w:val="center"/>
          </w:tcPr>
          <w:p w14:paraId="6AD4FD8C" w14:textId="15B43319" w:rsidR="006F5803" w:rsidRPr="006F5803" w:rsidRDefault="00C241CB" w:rsidP="000E556A">
            <w:pPr>
              <w:rPr>
                <w:rFonts w:asciiTheme="minorHAnsi" w:hAnsiTheme="minorHAnsi" w:cstheme="minorHAnsi"/>
                <w:color w:val="000000"/>
                <w:sz w:val="22"/>
                <w:szCs w:val="22"/>
                <w:highlight w:val="yellow"/>
              </w:rPr>
            </w:pPr>
            <w:r>
              <w:rPr>
                <w:rFonts w:asciiTheme="minorHAnsi" w:hAnsiTheme="minorHAnsi" w:cstheme="minorHAnsi"/>
                <w:color w:val="000000"/>
                <w:sz w:val="22"/>
                <w:szCs w:val="22"/>
                <w:highlight w:val="yellow"/>
              </w:rPr>
              <w:t>044691318</w:t>
            </w:r>
          </w:p>
        </w:tc>
        <w:tc>
          <w:tcPr>
            <w:tcW w:w="270" w:type="dxa"/>
            <w:tcBorders>
              <w:right w:val="single" w:sz="4" w:space="0" w:color="auto"/>
            </w:tcBorders>
            <w:shd w:val="clear" w:color="auto" w:fill="99CCFF"/>
          </w:tcPr>
          <w:p w14:paraId="080FC69E" w14:textId="77777777" w:rsidR="006F5803" w:rsidRPr="00D46E05" w:rsidRDefault="006F5803" w:rsidP="000E556A">
            <w:pPr>
              <w:rPr>
                <w:rFonts w:asciiTheme="minorHAnsi" w:hAnsiTheme="minorHAnsi" w:cstheme="minorHAnsi"/>
                <w:color w:val="000000"/>
                <w:sz w:val="22"/>
                <w:szCs w:val="22"/>
              </w:rPr>
            </w:pPr>
          </w:p>
        </w:tc>
      </w:tr>
      <w:tr w:rsidR="006F5803" w:rsidRPr="00D46E05" w14:paraId="7AB2D052" w14:textId="77777777" w:rsidTr="000E556A">
        <w:tc>
          <w:tcPr>
            <w:tcW w:w="3348" w:type="dxa"/>
            <w:tcBorders>
              <w:left w:val="single" w:sz="4" w:space="0" w:color="auto"/>
            </w:tcBorders>
            <w:shd w:val="clear" w:color="auto" w:fill="99CCFF"/>
            <w:vAlign w:val="center"/>
          </w:tcPr>
          <w:p w14:paraId="138B9E26" w14:textId="77777777" w:rsidR="006F5803" w:rsidRPr="00D46E05" w:rsidRDefault="006F5803" w:rsidP="000E556A">
            <w:pPr>
              <w:rPr>
                <w:rFonts w:asciiTheme="minorHAnsi" w:hAnsiTheme="minorHAnsi" w:cstheme="minorHAnsi"/>
                <w:b/>
                <w:sz w:val="22"/>
                <w:szCs w:val="22"/>
              </w:rPr>
            </w:pPr>
          </w:p>
        </w:tc>
        <w:tc>
          <w:tcPr>
            <w:tcW w:w="6660" w:type="dxa"/>
            <w:tcBorders>
              <w:left w:val="nil"/>
            </w:tcBorders>
            <w:shd w:val="clear" w:color="auto" w:fill="99CCFF"/>
            <w:vAlign w:val="center"/>
          </w:tcPr>
          <w:p w14:paraId="6E3EE401" w14:textId="77777777" w:rsidR="006F5803" w:rsidRPr="006F5803" w:rsidRDefault="006F5803" w:rsidP="000E556A">
            <w:pPr>
              <w:rPr>
                <w:rFonts w:asciiTheme="minorHAnsi" w:hAnsiTheme="minorHAnsi" w:cstheme="minorHAnsi"/>
                <w:color w:val="000000"/>
                <w:sz w:val="22"/>
                <w:szCs w:val="22"/>
                <w:highlight w:val="yellow"/>
              </w:rPr>
            </w:pPr>
          </w:p>
        </w:tc>
        <w:tc>
          <w:tcPr>
            <w:tcW w:w="270" w:type="dxa"/>
            <w:tcBorders>
              <w:right w:val="single" w:sz="4" w:space="0" w:color="auto"/>
            </w:tcBorders>
            <w:shd w:val="clear" w:color="auto" w:fill="99CCFF"/>
          </w:tcPr>
          <w:p w14:paraId="7DBDF026" w14:textId="77777777" w:rsidR="006F5803" w:rsidRPr="00D46E05" w:rsidRDefault="006F5803" w:rsidP="000E556A">
            <w:pPr>
              <w:rPr>
                <w:rFonts w:asciiTheme="minorHAnsi" w:hAnsiTheme="minorHAnsi" w:cstheme="minorHAnsi"/>
                <w:color w:val="000000"/>
                <w:sz w:val="22"/>
                <w:szCs w:val="22"/>
              </w:rPr>
            </w:pPr>
          </w:p>
        </w:tc>
      </w:tr>
      <w:tr w:rsidR="006F5803" w:rsidRPr="00D46E05" w14:paraId="0BD9CF58" w14:textId="77777777" w:rsidTr="000E556A">
        <w:tc>
          <w:tcPr>
            <w:tcW w:w="3348" w:type="dxa"/>
            <w:tcBorders>
              <w:left w:val="single" w:sz="4" w:space="0" w:color="auto"/>
            </w:tcBorders>
            <w:shd w:val="clear" w:color="auto" w:fill="99CCFF"/>
            <w:vAlign w:val="center"/>
          </w:tcPr>
          <w:p w14:paraId="38EED6FF" w14:textId="77777777" w:rsidR="006F5803" w:rsidRPr="00D46E05" w:rsidRDefault="006F5803" w:rsidP="000E556A">
            <w:pPr>
              <w:rPr>
                <w:rFonts w:asciiTheme="minorHAnsi" w:hAnsiTheme="minorHAnsi" w:cstheme="minorHAnsi"/>
                <w:b/>
                <w:sz w:val="22"/>
                <w:szCs w:val="22"/>
              </w:rPr>
            </w:pPr>
            <w:r w:rsidRPr="00D46E05">
              <w:rPr>
                <w:rFonts w:asciiTheme="minorHAnsi" w:hAnsiTheme="minorHAnsi" w:cstheme="minorHAnsi"/>
                <w:b/>
                <w:sz w:val="22"/>
                <w:szCs w:val="22"/>
              </w:rPr>
              <w:t>Qualifications</w:t>
            </w:r>
          </w:p>
        </w:tc>
        <w:tc>
          <w:tcPr>
            <w:tcW w:w="6660" w:type="dxa"/>
            <w:tcBorders>
              <w:left w:val="nil"/>
            </w:tcBorders>
            <w:vAlign w:val="center"/>
          </w:tcPr>
          <w:p w14:paraId="3DBABC32" w14:textId="169E2664" w:rsidR="006F5803" w:rsidRPr="006F5803" w:rsidRDefault="00C241CB" w:rsidP="000E556A">
            <w:pPr>
              <w:rPr>
                <w:rFonts w:asciiTheme="minorHAnsi" w:hAnsiTheme="minorHAnsi" w:cstheme="minorHAnsi"/>
                <w:color w:val="000000"/>
                <w:sz w:val="22"/>
                <w:szCs w:val="22"/>
                <w:highlight w:val="yellow"/>
              </w:rPr>
            </w:pPr>
            <w:r>
              <w:rPr>
                <w:rFonts w:asciiTheme="minorHAnsi" w:hAnsiTheme="minorHAnsi" w:cstheme="minorHAnsi"/>
                <w:color w:val="000000"/>
                <w:sz w:val="22"/>
                <w:szCs w:val="22"/>
                <w:highlight w:val="yellow"/>
              </w:rPr>
              <w:t xml:space="preserve">Dip. </w:t>
            </w:r>
            <w:proofErr w:type="spellStart"/>
            <w:r>
              <w:rPr>
                <w:rFonts w:asciiTheme="minorHAnsi" w:hAnsiTheme="minorHAnsi" w:cstheme="minorHAnsi"/>
                <w:color w:val="000000"/>
                <w:sz w:val="22"/>
                <w:szCs w:val="22"/>
                <w:highlight w:val="yellow"/>
              </w:rPr>
              <w:t xml:space="preserve">Mus. </w:t>
            </w:r>
            <w:proofErr w:type="spellEnd"/>
            <w:r>
              <w:rPr>
                <w:rFonts w:asciiTheme="minorHAnsi" w:hAnsiTheme="minorHAnsi" w:cstheme="minorHAnsi"/>
                <w:color w:val="000000"/>
                <w:sz w:val="22"/>
                <w:szCs w:val="22"/>
                <w:highlight w:val="yellow"/>
              </w:rPr>
              <w:t>(</w:t>
            </w:r>
            <w:proofErr w:type="spellStart"/>
            <w:r>
              <w:rPr>
                <w:rFonts w:asciiTheme="minorHAnsi" w:hAnsiTheme="minorHAnsi" w:cstheme="minorHAnsi"/>
                <w:color w:val="000000"/>
                <w:sz w:val="22"/>
                <w:szCs w:val="22"/>
                <w:highlight w:val="yellow"/>
              </w:rPr>
              <w:t xml:space="preserve">Perf.), </w:t>
            </w:r>
            <w:proofErr w:type="gramStart"/>
            <w:r>
              <w:rPr>
                <w:rFonts w:asciiTheme="minorHAnsi" w:hAnsiTheme="minorHAnsi" w:cstheme="minorHAnsi"/>
                <w:color w:val="000000"/>
                <w:sz w:val="22"/>
                <w:szCs w:val="22"/>
                <w:highlight w:val="yellow"/>
              </w:rPr>
              <w:t>B.Psych</w:t>
            </w:r>
            <w:proofErr w:type="spellEnd"/>
            <w:proofErr w:type="gramEnd"/>
            <w:r>
              <w:rPr>
                <w:rFonts w:asciiTheme="minorHAnsi" w:hAnsiTheme="minorHAnsi" w:cstheme="minorHAnsi"/>
                <w:color w:val="000000"/>
                <w:sz w:val="22"/>
                <w:szCs w:val="22"/>
                <w:highlight w:val="yellow"/>
              </w:rPr>
              <w:t xml:space="preserve"> (Hons), PhD</w:t>
            </w:r>
          </w:p>
        </w:tc>
        <w:tc>
          <w:tcPr>
            <w:tcW w:w="270" w:type="dxa"/>
            <w:tcBorders>
              <w:right w:val="single" w:sz="4" w:space="0" w:color="auto"/>
            </w:tcBorders>
            <w:shd w:val="clear" w:color="auto" w:fill="99CCFF"/>
          </w:tcPr>
          <w:p w14:paraId="3FD28F8C" w14:textId="77777777" w:rsidR="006F5803" w:rsidRPr="00D46E05" w:rsidRDefault="006F5803" w:rsidP="000E556A">
            <w:pPr>
              <w:rPr>
                <w:rFonts w:asciiTheme="minorHAnsi" w:hAnsiTheme="minorHAnsi" w:cstheme="minorHAnsi"/>
                <w:color w:val="000000"/>
                <w:sz w:val="22"/>
                <w:szCs w:val="22"/>
              </w:rPr>
            </w:pPr>
          </w:p>
        </w:tc>
      </w:tr>
      <w:tr w:rsidR="006F5803" w:rsidRPr="00D46E05" w14:paraId="0262EEC8" w14:textId="77777777" w:rsidTr="000E556A">
        <w:tc>
          <w:tcPr>
            <w:tcW w:w="3348" w:type="dxa"/>
            <w:tcBorders>
              <w:left w:val="single" w:sz="4" w:space="0" w:color="auto"/>
            </w:tcBorders>
            <w:shd w:val="clear" w:color="auto" w:fill="99CCFF"/>
          </w:tcPr>
          <w:p w14:paraId="3DF42282" w14:textId="77777777" w:rsidR="006F5803" w:rsidRPr="00D46E05" w:rsidRDefault="006F5803" w:rsidP="000E556A">
            <w:pPr>
              <w:rPr>
                <w:rFonts w:asciiTheme="minorHAnsi" w:hAnsiTheme="minorHAnsi" w:cstheme="minorHAnsi"/>
                <w:sz w:val="22"/>
                <w:szCs w:val="22"/>
              </w:rPr>
            </w:pPr>
          </w:p>
        </w:tc>
        <w:tc>
          <w:tcPr>
            <w:tcW w:w="6930" w:type="dxa"/>
            <w:gridSpan w:val="2"/>
            <w:tcBorders>
              <w:left w:val="nil"/>
              <w:right w:val="single" w:sz="4" w:space="0" w:color="auto"/>
            </w:tcBorders>
            <w:shd w:val="clear" w:color="auto" w:fill="99CCFF"/>
            <w:vAlign w:val="center"/>
          </w:tcPr>
          <w:p w14:paraId="59DCB043" w14:textId="77777777" w:rsidR="006F5803" w:rsidRPr="006F5803" w:rsidRDefault="006F5803" w:rsidP="000E556A">
            <w:pPr>
              <w:rPr>
                <w:rFonts w:asciiTheme="minorHAnsi" w:hAnsiTheme="minorHAnsi" w:cstheme="minorHAnsi"/>
                <w:color w:val="000000"/>
                <w:sz w:val="22"/>
                <w:szCs w:val="22"/>
                <w:highlight w:val="yellow"/>
              </w:rPr>
            </w:pPr>
          </w:p>
        </w:tc>
      </w:tr>
      <w:tr w:rsidR="006F5803" w:rsidRPr="00D46E05" w14:paraId="779F2A8A" w14:textId="77777777" w:rsidTr="000E556A">
        <w:tc>
          <w:tcPr>
            <w:tcW w:w="3348" w:type="dxa"/>
            <w:tcBorders>
              <w:left w:val="single" w:sz="4" w:space="0" w:color="auto"/>
            </w:tcBorders>
            <w:shd w:val="clear" w:color="auto" w:fill="99CCFF"/>
            <w:vAlign w:val="center"/>
          </w:tcPr>
          <w:p w14:paraId="286F2C79" w14:textId="77777777" w:rsidR="006F5803" w:rsidRPr="00D46E05" w:rsidRDefault="006F5803" w:rsidP="000E556A">
            <w:pPr>
              <w:rPr>
                <w:rFonts w:asciiTheme="minorHAnsi" w:hAnsiTheme="minorHAnsi" w:cstheme="minorHAnsi"/>
                <w:b/>
                <w:sz w:val="22"/>
                <w:szCs w:val="22"/>
              </w:rPr>
            </w:pPr>
            <w:r w:rsidRPr="00D46E05">
              <w:rPr>
                <w:rFonts w:asciiTheme="minorHAnsi" w:hAnsiTheme="minorHAnsi" w:cstheme="minorHAnsi"/>
                <w:b/>
                <w:sz w:val="22"/>
                <w:szCs w:val="22"/>
              </w:rPr>
              <w:t>Role</w:t>
            </w:r>
          </w:p>
        </w:tc>
        <w:sdt>
          <w:sdtPr>
            <w:rPr>
              <w:rStyle w:val="Jo2"/>
              <w:rFonts w:asciiTheme="minorHAnsi" w:hAnsiTheme="minorHAnsi" w:cstheme="minorHAnsi"/>
              <w:sz w:val="22"/>
              <w:szCs w:val="22"/>
              <w:highlight w:val="yellow"/>
            </w:rPr>
            <w:alias w:val="Roles"/>
            <w:tag w:val="Roles"/>
            <w:id w:val="1535002270"/>
            <w:placeholder>
              <w:docPart w:val="FD944BE49B804A3295C7E3A187890AFC"/>
            </w:placeholder>
            <w:dropDownList>
              <w:listItem w:displayText="Choose a role" w:value="Choose a role"/>
              <w:listItem w:displayText="Co-Investigator" w:value="Co-Investigator"/>
              <w:listItem w:displayText="Co-Supervisor" w:value="Co-Supervisor"/>
              <w:listItem w:displayText="Laboratory Assistant" w:value="Laboratory Assistant"/>
              <w:listItem w:displayText="Laboratory Scientist" w:value="Laboratory Scientist"/>
              <w:listItem w:displayText="Laboratory Technician" w:value="Laboratory Technician"/>
              <w:listItem w:displayText="Principal Investigator" w:value="Principal Investigator"/>
              <w:listItem w:displayText="Project Manager" w:value="Project Manager"/>
              <w:listItem w:displayText="Project Officer" w:value="Project Officer"/>
              <w:listItem w:displayText="Postdoctoral Fellow" w:value="Postdoctoral Fellow"/>
              <w:listItem w:displayText="Project Supervisor" w:value="Project Supervisor"/>
              <w:listItem w:displayText="Research Assistant" w:value="Research Assistant"/>
              <w:listItem w:displayText="Supervisor" w:value="Supervisor"/>
              <w:listItem w:displayText="Student Researcher" w:value="Student Researcher"/>
              <w:listItem w:displayText="Technical Officer" w:value="Technical Officer"/>
            </w:dropDownList>
          </w:sdtPr>
          <w:sdtEndPr>
            <w:rPr>
              <w:rStyle w:val="DefaultParagraphFont"/>
              <w:color w:val="000000"/>
            </w:rPr>
          </w:sdtEndPr>
          <w:sdtContent>
            <w:tc>
              <w:tcPr>
                <w:tcW w:w="6660" w:type="dxa"/>
                <w:tcBorders>
                  <w:left w:val="nil"/>
                </w:tcBorders>
                <w:vAlign w:val="center"/>
              </w:tcPr>
              <w:p w14:paraId="4C09F22E" w14:textId="10984ADC" w:rsidR="006F5803" w:rsidRPr="006F5803" w:rsidRDefault="006F5803" w:rsidP="000E556A">
                <w:pPr>
                  <w:rPr>
                    <w:rFonts w:asciiTheme="minorHAnsi" w:hAnsiTheme="minorHAnsi" w:cstheme="minorHAnsi"/>
                    <w:color w:val="000000"/>
                    <w:sz w:val="22"/>
                    <w:szCs w:val="22"/>
                    <w:highlight w:val="yellow"/>
                  </w:rPr>
                </w:pPr>
                <w:r w:rsidRPr="006F5803">
                  <w:rPr>
                    <w:rStyle w:val="Jo2"/>
                    <w:rFonts w:asciiTheme="minorHAnsi" w:hAnsiTheme="minorHAnsi" w:cstheme="minorHAnsi"/>
                    <w:sz w:val="22"/>
                    <w:szCs w:val="22"/>
                    <w:highlight w:val="yellow"/>
                  </w:rPr>
                  <w:t>Co-Investigator</w:t>
                </w:r>
              </w:p>
            </w:tc>
          </w:sdtContent>
        </w:sdt>
        <w:tc>
          <w:tcPr>
            <w:tcW w:w="270" w:type="dxa"/>
            <w:tcBorders>
              <w:right w:val="single" w:sz="4" w:space="0" w:color="auto"/>
            </w:tcBorders>
            <w:shd w:val="clear" w:color="auto" w:fill="99CCFF"/>
          </w:tcPr>
          <w:p w14:paraId="349C9F7C" w14:textId="77777777" w:rsidR="006F5803" w:rsidRPr="00D46E05" w:rsidRDefault="006F5803" w:rsidP="000E556A">
            <w:pPr>
              <w:rPr>
                <w:rFonts w:asciiTheme="minorHAnsi" w:hAnsiTheme="minorHAnsi" w:cstheme="minorHAnsi"/>
                <w:color w:val="000000"/>
                <w:sz w:val="22"/>
                <w:szCs w:val="22"/>
              </w:rPr>
            </w:pPr>
          </w:p>
        </w:tc>
      </w:tr>
      <w:tr w:rsidR="006F5803" w:rsidRPr="00D46E05" w14:paraId="42ABEBDC" w14:textId="77777777" w:rsidTr="000E556A">
        <w:tc>
          <w:tcPr>
            <w:tcW w:w="3348" w:type="dxa"/>
            <w:tcBorders>
              <w:left w:val="single" w:sz="4" w:space="0" w:color="auto"/>
            </w:tcBorders>
            <w:shd w:val="clear" w:color="auto" w:fill="99CCFF"/>
            <w:vAlign w:val="center"/>
          </w:tcPr>
          <w:p w14:paraId="302FEFD0" w14:textId="77777777" w:rsidR="006F5803" w:rsidRPr="00D46E05" w:rsidRDefault="006F5803" w:rsidP="000E556A">
            <w:pPr>
              <w:rPr>
                <w:rFonts w:asciiTheme="minorHAnsi" w:hAnsiTheme="minorHAnsi" w:cstheme="minorHAnsi"/>
                <w:b/>
                <w:sz w:val="22"/>
                <w:szCs w:val="22"/>
              </w:rPr>
            </w:pPr>
          </w:p>
        </w:tc>
        <w:tc>
          <w:tcPr>
            <w:tcW w:w="6660" w:type="dxa"/>
            <w:tcBorders>
              <w:left w:val="nil"/>
            </w:tcBorders>
            <w:shd w:val="clear" w:color="auto" w:fill="99CCFF"/>
            <w:vAlign w:val="center"/>
          </w:tcPr>
          <w:p w14:paraId="3A0FC5D2" w14:textId="77777777" w:rsidR="006F5803" w:rsidRPr="006F5803" w:rsidRDefault="006F5803" w:rsidP="000E556A">
            <w:pPr>
              <w:rPr>
                <w:rFonts w:asciiTheme="minorHAnsi" w:hAnsiTheme="minorHAnsi" w:cstheme="minorHAnsi"/>
                <w:color w:val="000000"/>
                <w:sz w:val="22"/>
                <w:szCs w:val="22"/>
                <w:highlight w:val="yellow"/>
              </w:rPr>
            </w:pPr>
          </w:p>
        </w:tc>
        <w:tc>
          <w:tcPr>
            <w:tcW w:w="270" w:type="dxa"/>
            <w:tcBorders>
              <w:right w:val="single" w:sz="4" w:space="0" w:color="auto"/>
            </w:tcBorders>
            <w:shd w:val="clear" w:color="auto" w:fill="99CCFF"/>
          </w:tcPr>
          <w:p w14:paraId="0A24D92B" w14:textId="77777777" w:rsidR="006F5803" w:rsidRPr="00D46E05" w:rsidRDefault="006F5803" w:rsidP="000E556A">
            <w:pPr>
              <w:rPr>
                <w:rFonts w:asciiTheme="minorHAnsi" w:hAnsiTheme="minorHAnsi" w:cstheme="minorHAnsi"/>
                <w:color w:val="000000"/>
                <w:sz w:val="22"/>
                <w:szCs w:val="22"/>
              </w:rPr>
            </w:pPr>
          </w:p>
        </w:tc>
      </w:tr>
      <w:tr w:rsidR="006F5803" w:rsidRPr="00D46E05" w14:paraId="7C9BB3FF" w14:textId="77777777" w:rsidTr="000E556A">
        <w:tc>
          <w:tcPr>
            <w:tcW w:w="3348" w:type="dxa"/>
            <w:tcBorders>
              <w:left w:val="single" w:sz="4" w:space="0" w:color="auto"/>
            </w:tcBorders>
            <w:shd w:val="clear" w:color="auto" w:fill="99CCFF"/>
            <w:vAlign w:val="center"/>
          </w:tcPr>
          <w:p w14:paraId="58843B53" w14:textId="77777777" w:rsidR="006F5803" w:rsidRPr="00D46E05" w:rsidRDefault="006F5803" w:rsidP="000E556A">
            <w:pPr>
              <w:rPr>
                <w:rFonts w:asciiTheme="minorHAnsi" w:hAnsiTheme="minorHAnsi" w:cstheme="minorHAnsi"/>
                <w:b/>
                <w:sz w:val="22"/>
                <w:szCs w:val="22"/>
              </w:rPr>
            </w:pPr>
            <w:r w:rsidRPr="00D46E05">
              <w:rPr>
                <w:rFonts w:asciiTheme="minorHAnsi" w:hAnsiTheme="minorHAnsi" w:cstheme="minorHAnsi"/>
                <w:b/>
                <w:sz w:val="22"/>
                <w:szCs w:val="22"/>
              </w:rPr>
              <w:t xml:space="preserve">School </w:t>
            </w:r>
          </w:p>
        </w:tc>
        <w:tc>
          <w:tcPr>
            <w:tcW w:w="6660" w:type="dxa"/>
            <w:tcBorders>
              <w:left w:val="nil"/>
            </w:tcBorders>
            <w:vAlign w:val="center"/>
          </w:tcPr>
          <w:p w14:paraId="63E4C846" w14:textId="2060533E" w:rsidR="006F5803" w:rsidRPr="006F5803" w:rsidRDefault="006F5803" w:rsidP="000E556A">
            <w:pPr>
              <w:rPr>
                <w:rFonts w:asciiTheme="minorHAnsi" w:hAnsiTheme="minorHAnsi" w:cstheme="minorHAnsi"/>
                <w:color w:val="000000"/>
                <w:sz w:val="22"/>
                <w:szCs w:val="22"/>
                <w:highlight w:val="yellow"/>
              </w:rPr>
            </w:pPr>
            <w:r w:rsidRPr="006F5803">
              <w:rPr>
                <w:rFonts w:asciiTheme="minorHAnsi" w:hAnsiTheme="minorHAnsi" w:cstheme="minorHAnsi"/>
                <w:color w:val="000000"/>
                <w:sz w:val="22"/>
                <w:szCs w:val="22"/>
                <w:highlight w:val="yellow"/>
              </w:rPr>
              <w:t>School of Psychology</w:t>
            </w:r>
          </w:p>
        </w:tc>
        <w:tc>
          <w:tcPr>
            <w:tcW w:w="270" w:type="dxa"/>
            <w:tcBorders>
              <w:right w:val="single" w:sz="4" w:space="0" w:color="auto"/>
            </w:tcBorders>
            <w:shd w:val="clear" w:color="auto" w:fill="99CCFF"/>
          </w:tcPr>
          <w:p w14:paraId="5AE41F90" w14:textId="77777777" w:rsidR="006F5803" w:rsidRPr="00D46E05" w:rsidRDefault="006F5803" w:rsidP="000E556A">
            <w:pPr>
              <w:rPr>
                <w:rFonts w:asciiTheme="minorHAnsi" w:hAnsiTheme="minorHAnsi" w:cstheme="minorHAnsi"/>
                <w:color w:val="000000"/>
                <w:sz w:val="22"/>
                <w:szCs w:val="22"/>
              </w:rPr>
            </w:pPr>
          </w:p>
        </w:tc>
      </w:tr>
      <w:tr w:rsidR="006F5803" w:rsidRPr="00D46E05" w14:paraId="3C171124" w14:textId="77777777" w:rsidTr="000E556A">
        <w:tc>
          <w:tcPr>
            <w:tcW w:w="3348" w:type="dxa"/>
            <w:tcBorders>
              <w:left w:val="single" w:sz="4" w:space="0" w:color="auto"/>
            </w:tcBorders>
            <w:shd w:val="clear" w:color="auto" w:fill="99CCFF"/>
          </w:tcPr>
          <w:p w14:paraId="7C5531EC" w14:textId="77777777" w:rsidR="006F5803" w:rsidRPr="00D46E05" w:rsidRDefault="006F5803" w:rsidP="000E556A">
            <w:pPr>
              <w:rPr>
                <w:rFonts w:asciiTheme="minorHAnsi" w:hAnsiTheme="minorHAnsi" w:cstheme="minorHAnsi"/>
                <w:sz w:val="22"/>
                <w:szCs w:val="22"/>
              </w:rPr>
            </w:pPr>
          </w:p>
        </w:tc>
        <w:tc>
          <w:tcPr>
            <w:tcW w:w="6930" w:type="dxa"/>
            <w:gridSpan w:val="2"/>
            <w:tcBorders>
              <w:left w:val="nil"/>
              <w:right w:val="single" w:sz="4" w:space="0" w:color="auto"/>
            </w:tcBorders>
            <w:shd w:val="clear" w:color="auto" w:fill="99CCFF"/>
            <w:vAlign w:val="center"/>
          </w:tcPr>
          <w:p w14:paraId="6B692756" w14:textId="77777777" w:rsidR="006F5803" w:rsidRPr="006F5803" w:rsidRDefault="006F5803" w:rsidP="000E556A">
            <w:pPr>
              <w:rPr>
                <w:rFonts w:asciiTheme="minorHAnsi" w:hAnsiTheme="minorHAnsi" w:cstheme="minorHAnsi"/>
                <w:color w:val="000000"/>
                <w:sz w:val="22"/>
                <w:szCs w:val="22"/>
                <w:highlight w:val="yellow"/>
              </w:rPr>
            </w:pPr>
          </w:p>
        </w:tc>
      </w:tr>
      <w:tr w:rsidR="006F5803" w:rsidRPr="00D46E05" w14:paraId="65CE4C8B" w14:textId="77777777" w:rsidTr="000E556A">
        <w:tc>
          <w:tcPr>
            <w:tcW w:w="3348" w:type="dxa"/>
            <w:tcBorders>
              <w:left w:val="single" w:sz="4" w:space="0" w:color="auto"/>
            </w:tcBorders>
            <w:shd w:val="clear" w:color="auto" w:fill="99CCFF"/>
            <w:vAlign w:val="center"/>
          </w:tcPr>
          <w:p w14:paraId="5BF97881" w14:textId="77777777" w:rsidR="006F5803" w:rsidRPr="00D46E05" w:rsidRDefault="006F5803" w:rsidP="000E556A">
            <w:pPr>
              <w:rPr>
                <w:rFonts w:asciiTheme="minorHAnsi" w:hAnsiTheme="minorHAnsi" w:cstheme="minorHAnsi"/>
                <w:b/>
                <w:sz w:val="22"/>
                <w:szCs w:val="22"/>
              </w:rPr>
            </w:pPr>
            <w:r w:rsidRPr="00D46E05">
              <w:rPr>
                <w:rFonts w:asciiTheme="minorHAnsi" w:hAnsiTheme="minorHAnsi" w:cstheme="minorHAnsi"/>
                <w:b/>
                <w:sz w:val="22"/>
                <w:szCs w:val="22"/>
              </w:rPr>
              <w:t>Mailing address</w:t>
            </w:r>
          </w:p>
        </w:tc>
        <w:tc>
          <w:tcPr>
            <w:tcW w:w="6660" w:type="dxa"/>
            <w:tcBorders>
              <w:left w:val="nil"/>
            </w:tcBorders>
            <w:vAlign w:val="center"/>
          </w:tcPr>
          <w:p w14:paraId="6F501B87" w14:textId="78A85D1A" w:rsidR="006F5803" w:rsidRPr="006F5803" w:rsidRDefault="006F5803" w:rsidP="006F5803">
            <w:pPr>
              <w:rPr>
                <w:rFonts w:asciiTheme="minorHAnsi" w:hAnsiTheme="minorHAnsi" w:cstheme="minorHAnsi"/>
                <w:color w:val="000000"/>
                <w:sz w:val="22"/>
                <w:szCs w:val="22"/>
                <w:highlight w:val="yellow"/>
              </w:rPr>
            </w:pPr>
            <w:r w:rsidRPr="006F5803">
              <w:rPr>
                <w:rFonts w:asciiTheme="minorHAnsi" w:hAnsiTheme="minorHAnsi" w:cstheme="minorHAnsi"/>
                <w:color w:val="000000"/>
                <w:sz w:val="22"/>
                <w:szCs w:val="22"/>
                <w:highlight w:val="yellow"/>
              </w:rPr>
              <w:t>Psychology Building</w:t>
            </w:r>
            <w:r w:rsidR="00C241CB">
              <w:rPr>
                <w:rFonts w:asciiTheme="minorHAnsi" w:hAnsiTheme="minorHAnsi" w:cstheme="minorHAnsi"/>
                <w:color w:val="000000"/>
                <w:sz w:val="22"/>
                <w:szCs w:val="22"/>
                <w:highlight w:val="yellow"/>
              </w:rPr>
              <w:t xml:space="preserve"> S06</w:t>
            </w:r>
          </w:p>
          <w:p w14:paraId="6F3D0A8B" w14:textId="77777777" w:rsidR="006F5803" w:rsidRPr="006F5803" w:rsidRDefault="006F5803" w:rsidP="006F5803">
            <w:pPr>
              <w:rPr>
                <w:rFonts w:asciiTheme="minorHAnsi" w:hAnsiTheme="minorHAnsi" w:cstheme="minorHAnsi"/>
                <w:color w:val="000000"/>
                <w:sz w:val="22"/>
                <w:szCs w:val="22"/>
                <w:highlight w:val="yellow"/>
              </w:rPr>
            </w:pPr>
            <w:r w:rsidRPr="006F5803">
              <w:rPr>
                <w:rFonts w:asciiTheme="minorHAnsi" w:hAnsiTheme="minorHAnsi" w:cstheme="minorHAnsi"/>
                <w:color w:val="000000"/>
                <w:sz w:val="22"/>
                <w:szCs w:val="22"/>
                <w:highlight w:val="yellow"/>
              </w:rPr>
              <w:t>University of New England</w:t>
            </w:r>
          </w:p>
          <w:p w14:paraId="13CA641F" w14:textId="77777777" w:rsidR="006F5803" w:rsidRPr="006F5803" w:rsidRDefault="006F5803" w:rsidP="006F5803">
            <w:pPr>
              <w:rPr>
                <w:rFonts w:asciiTheme="minorHAnsi" w:hAnsiTheme="minorHAnsi" w:cstheme="minorHAnsi"/>
                <w:color w:val="000000"/>
                <w:sz w:val="22"/>
                <w:szCs w:val="22"/>
                <w:highlight w:val="yellow"/>
              </w:rPr>
            </w:pPr>
            <w:r w:rsidRPr="006F5803">
              <w:rPr>
                <w:rFonts w:asciiTheme="minorHAnsi" w:hAnsiTheme="minorHAnsi" w:cstheme="minorHAnsi"/>
                <w:color w:val="000000"/>
                <w:sz w:val="22"/>
                <w:szCs w:val="22"/>
                <w:highlight w:val="yellow"/>
              </w:rPr>
              <w:t>Armidale, NSW 2351</w:t>
            </w:r>
          </w:p>
          <w:p w14:paraId="2AE14505" w14:textId="77777777" w:rsidR="006F5803" w:rsidRPr="006F5803" w:rsidRDefault="006F5803" w:rsidP="000E556A">
            <w:pPr>
              <w:rPr>
                <w:rFonts w:asciiTheme="minorHAnsi" w:hAnsiTheme="minorHAnsi" w:cstheme="minorHAnsi"/>
                <w:color w:val="000000"/>
                <w:sz w:val="22"/>
                <w:szCs w:val="22"/>
                <w:highlight w:val="yellow"/>
              </w:rPr>
            </w:pPr>
          </w:p>
        </w:tc>
        <w:tc>
          <w:tcPr>
            <w:tcW w:w="270" w:type="dxa"/>
            <w:tcBorders>
              <w:right w:val="single" w:sz="4" w:space="0" w:color="auto"/>
            </w:tcBorders>
            <w:shd w:val="clear" w:color="auto" w:fill="99CCFF"/>
          </w:tcPr>
          <w:p w14:paraId="1F219142" w14:textId="77777777" w:rsidR="006F5803" w:rsidRPr="00D46E05" w:rsidRDefault="006F5803" w:rsidP="000E556A">
            <w:pPr>
              <w:rPr>
                <w:rFonts w:asciiTheme="minorHAnsi" w:hAnsiTheme="minorHAnsi" w:cstheme="minorHAnsi"/>
                <w:color w:val="000000"/>
                <w:sz w:val="22"/>
                <w:szCs w:val="22"/>
              </w:rPr>
            </w:pPr>
          </w:p>
        </w:tc>
      </w:tr>
      <w:tr w:rsidR="006F5803" w:rsidRPr="00D46E05" w14:paraId="387D07C4" w14:textId="77777777" w:rsidTr="000E556A">
        <w:tc>
          <w:tcPr>
            <w:tcW w:w="3348" w:type="dxa"/>
            <w:tcBorders>
              <w:left w:val="single" w:sz="4" w:space="0" w:color="auto"/>
            </w:tcBorders>
            <w:shd w:val="clear" w:color="auto" w:fill="99CCFF"/>
          </w:tcPr>
          <w:p w14:paraId="365B59D9" w14:textId="77777777" w:rsidR="006F5803" w:rsidRPr="00D46E05" w:rsidRDefault="006F5803" w:rsidP="000E556A">
            <w:pPr>
              <w:rPr>
                <w:rFonts w:asciiTheme="minorHAnsi" w:hAnsiTheme="minorHAnsi" w:cstheme="minorHAnsi"/>
                <w:sz w:val="22"/>
                <w:szCs w:val="22"/>
              </w:rPr>
            </w:pPr>
          </w:p>
        </w:tc>
        <w:tc>
          <w:tcPr>
            <w:tcW w:w="6930" w:type="dxa"/>
            <w:gridSpan w:val="2"/>
            <w:tcBorders>
              <w:left w:val="nil"/>
              <w:right w:val="single" w:sz="4" w:space="0" w:color="auto"/>
            </w:tcBorders>
            <w:shd w:val="clear" w:color="auto" w:fill="99CCFF"/>
            <w:vAlign w:val="center"/>
          </w:tcPr>
          <w:p w14:paraId="69929C24" w14:textId="77777777" w:rsidR="006F5803" w:rsidRPr="006F5803" w:rsidRDefault="006F5803" w:rsidP="000E556A">
            <w:pPr>
              <w:rPr>
                <w:rFonts w:asciiTheme="minorHAnsi" w:hAnsiTheme="minorHAnsi" w:cstheme="minorHAnsi"/>
                <w:color w:val="000000"/>
                <w:sz w:val="22"/>
                <w:szCs w:val="22"/>
                <w:highlight w:val="yellow"/>
              </w:rPr>
            </w:pPr>
          </w:p>
        </w:tc>
      </w:tr>
      <w:tr w:rsidR="006F5803" w:rsidRPr="00D46E05" w14:paraId="53988A9E" w14:textId="77777777" w:rsidTr="000E556A">
        <w:tc>
          <w:tcPr>
            <w:tcW w:w="3348" w:type="dxa"/>
            <w:tcBorders>
              <w:left w:val="single" w:sz="4" w:space="0" w:color="auto"/>
            </w:tcBorders>
            <w:shd w:val="clear" w:color="auto" w:fill="99CCFF"/>
            <w:vAlign w:val="center"/>
          </w:tcPr>
          <w:p w14:paraId="2F9FB941" w14:textId="77777777" w:rsidR="006F5803" w:rsidRPr="00D46E05" w:rsidRDefault="006F5803" w:rsidP="000E556A">
            <w:pPr>
              <w:rPr>
                <w:rFonts w:asciiTheme="minorHAnsi" w:hAnsiTheme="minorHAnsi" w:cstheme="minorHAnsi"/>
                <w:b/>
                <w:sz w:val="22"/>
                <w:szCs w:val="22"/>
              </w:rPr>
            </w:pPr>
            <w:r w:rsidRPr="00D46E05">
              <w:rPr>
                <w:rFonts w:asciiTheme="minorHAnsi" w:hAnsiTheme="minorHAnsi" w:cstheme="minorHAnsi"/>
                <w:b/>
                <w:sz w:val="22"/>
                <w:szCs w:val="22"/>
              </w:rPr>
              <w:t>Phone No.</w:t>
            </w:r>
          </w:p>
        </w:tc>
        <w:tc>
          <w:tcPr>
            <w:tcW w:w="6660" w:type="dxa"/>
            <w:tcBorders>
              <w:left w:val="nil"/>
            </w:tcBorders>
            <w:vAlign w:val="center"/>
          </w:tcPr>
          <w:p w14:paraId="1D92BE4B" w14:textId="27E7F9B7" w:rsidR="006F5803" w:rsidRPr="006F5803" w:rsidRDefault="00C241CB" w:rsidP="000E556A">
            <w:pPr>
              <w:rPr>
                <w:rFonts w:asciiTheme="minorHAnsi" w:hAnsiTheme="minorHAnsi" w:cstheme="minorHAnsi"/>
                <w:color w:val="000000"/>
                <w:sz w:val="22"/>
                <w:szCs w:val="22"/>
                <w:highlight w:val="yellow"/>
              </w:rPr>
            </w:pPr>
            <w:r>
              <w:rPr>
                <w:rFonts w:asciiTheme="minorHAnsi" w:hAnsiTheme="minorHAnsi" w:cstheme="minorHAnsi"/>
                <w:color w:val="000000"/>
                <w:sz w:val="22"/>
                <w:szCs w:val="22"/>
                <w:highlight w:val="yellow"/>
              </w:rPr>
              <w:t>(02) 6773 4316</w:t>
            </w:r>
          </w:p>
        </w:tc>
        <w:tc>
          <w:tcPr>
            <w:tcW w:w="270" w:type="dxa"/>
            <w:tcBorders>
              <w:right w:val="single" w:sz="4" w:space="0" w:color="auto"/>
            </w:tcBorders>
            <w:shd w:val="clear" w:color="auto" w:fill="99CCFF"/>
          </w:tcPr>
          <w:p w14:paraId="219B0842" w14:textId="77777777" w:rsidR="006F5803" w:rsidRPr="00D46E05" w:rsidRDefault="006F5803" w:rsidP="000E556A">
            <w:pPr>
              <w:rPr>
                <w:rFonts w:asciiTheme="minorHAnsi" w:hAnsiTheme="minorHAnsi" w:cstheme="minorHAnsi"/>
                <w:color w:val="000000"/>
                <w:sz w:val="22"/>
                <w:szCs w:val="22"/>
              </w:rPr>
            </w:pPr>
          </w:p>
        </w:tc>
      </w:tr>
      <w:tr w:rsidR="006F5803" w:rsidRPr="00D46E05" w14:paraId="03C10715" w14:textId="77777777" w:rsidTr="000E556A">
        <w:tc>
          <w:tcPr>
            <w:tcW w:w="3348" w:type="dxa"/>
            <w:tcBorders>
              <w:left w:val="single" w:sz="4" w:space="0" w:color="auto"/>
            </w:tcBorders>
            <w:shd w:val="clear" w:color="auto" w:fill="99CCFF"/>
          </w:tcPr>
          <w:p w14:paraId="1E0AA38C" w14:textId="77777777" w:rsidR="006F5803" w:rsidRPr="00D46E05" w:rsidRDefault="006F5803" w:rsidP="000E556A">
            <w:pPr>
              <w:rPr>
                <w:rFonts w:asciiTheme="minorHAnsi" w:hAnsiTheme="minorHAnsi" w:cstheme="minorHAnsi"/>
                <w:sz w:val="22"/>
                <w:szCs w:val="22"/>
              </w:rPr>
            </w:pPr>
          </w:p>
        </w:tc>
        <w:tc>
          <w:tcPr>
            <w:tcW w:w="6930" w:type="dxa"/>
            <w:gridSpan w:val="2"/>
            <w:tcBorders>
              <w:left w:val="nil"/>
              <w:right w:val="single" w:sz="4" w:space="0" w:color="auto"/>
            </w:tcBorders>
            <w:shd w:val="clear" w:color="auto" w:fill="99CCFF"/>
            <w:vAlign w:val="center"/>
          </w:tcPr>
          <w:p w14:paraId="1930E4AA" w14:textId="77777777" w:rsidR="006F5803" w:rsidRPr="006F5803" w:rsidRDefault="006F5803" w:rsidP="000E556A">
            <w:pPr>
              <w:rPr>
                <w:rFonts w:asciiTheme="minorHAnsi" w:hAnsiTheme="minorHAnsi" w:cstheme="minorHAnsi"/>
                <w:color w:val="000000"/>
                <w:sz w:val="22"/>
                <w:szCs w:val="22"/>
                <w:highlight w:val="yellow"/>
              </w:rPr>
            </w:pPr>
          </w:p>
        </w:tc>
      </w:tr>
      <w:tr w:rsidR="006F5803" w:rsidRPr="00D46E05" w14:paraId="42E7139D" w14:textId="77777777" w:rsidTr="000E556A">
        <w:tc>
          <w:tcPr>
            <w:tcW w:w="3348" w:type="dxa"/>
            <w:tcBorders>
              <w:left w:val="single" w:sz="4" w:space="0" w:color="auto"/>
            </w:tcBorders>
            <w:shd w:val="clear" w:color="auto" w:fill="99CCFF"/>
            <w:vAlign w:val="center"/>
          </w:tcPr>
          <w:p w14:paraId="1F396262" w14:textId="77777777" w:rsidR="006F5803" w:rsidRPr="00D46E05" w:rsidRDefault="006F5803" w:rsidP="000E556A">
            <w:pPr>
              <w:rPr>
                <w:rFonts w:asciiTheme="minorHAnsi" w:hAnsiTheme="minorHAnsi" w:cstheme="minorHAnsi"/>
                <w:b/>
                <w:sz w:val="22"/>
                <w:szCs w:val="22"/>
              </w:rPr>
            </w:pPr>
            <w:r w:rsidRPr="00D46E05">
              <w:rPr>
                <w:rFonts w:asciiTheme="minorHAnsi" w:hAnsiTheme="minorHAnsi" w:cstheme="minorHAnsi"/>
                <w:b/>
                <w:sz w:val="22"/>
                <w:szCs w:val="22"/>
              </w:rPr>
              <w:t>Fax No.</w:t>
            </w:r>
          </w:p>
        </w:tc>
        <w:tc>
          <w:tcPr>
            <w:tcW w:w="6660" w:type="dxa"/>
            <w:tcBorders>
              <w:left w:val="nil"/>
            </w:tcBorders>
            <w:vAlign w:val="center"/>
          </w:tcPr>
          <w:p w14:paraId="77801474" w14:textId="649362DB" w:rsidR="006F5803" w:rsidRPr="006F5803" w:rsidRDefault="00C241CB" w:rsidP="000E556A">
            <w:pPr>
              <w:rPr>
                <w:rFonts w:asciiTheme="minorHAnsi" w:hAnsiTheme="minorHAnsi" w:cstheme="minorHAnsi"/>
                <w:color w:val="000000"/>
                <w:sz w:val="22"/>
                <w:szCs w:val="22"/>
                <w:highlight w:val="yellow"/>
              </w:rPr>
            </w:pPr>
            <w:r>
              <w:rPr>
                <w:rFonts w:asciiTheme="minorHAnsi" w:hAnsiTheme="minorHAnsi" w:cstheme="minorHAnsi"/>
                <w:color w:val="000000"/>
                <w:sz w:val="22"/>
                <w:szCs w:val="22"/>
                <w:highlight w:val="yellow"/>
              </w:rPr>
              <w:t>N/A</w:t>
            </w:r>
          </w:p>
        </w:tc>
        <w:tc>
          <w:tcPr>
            <w:tcW w:w="270" w:type="dxa"/>
            <w:tcBorders>
              <w:right w:val="single" w:sz="4" w:space="0" w:color="auto"/>
            </w:tcBorders>
            <w:shd w:val="clear" w:color="auto" w:fill="99CCFF"/>
          </w:tcPr>
          <w:p w14:paraId="079D9197" w14:textId="77777777" w:rsidR="006F5803" w:rsidRPr="00D46E05" w:rsidRDefault="006F5803" w:rsidP="000E556A">
            <w:pPr>
              <w:rPr>
                <w:rFonts w:asciiTheme="minorHAnsi" w:hAnsiTheme="minorHAnsi" w:cstheme="minorHAnsi"/>
                <w:color w:val="000000"/>
                <w:sz w:val="22"/>
                <w:szCs w:val="22"/>
              </w:rPr>
            </w:pPr>
          </w:p>
        </w:tc>
      </w:tr>
      <w:tr w:rsidR="006F5803" w:rsidRPr="00D46E05" w14:paraId="57861BBC" w14:textId="77777777" w:rsidTr="000E556A">
        <w:tc>
          <w:tcPr>
            <w:tcW w:w="3348" w:type="dxa"/>
            <w:tcBorders>
              <w:left w:val="single" w:sz="4" w:space="0" w:color="auto"/>
            </w:tcBorders>
            <w:shd w:val="clear" w:color="auto" w:fill="99CCFF"/>
          </w:tcPr>
          <w:p w14:paraId="35E84BFF" w14:textId="77777777" w:rsidR="006F5803" w:rsidRPr="00D46E05" w:rsidRDefault="006F5803" w:rsidP="000E556A">
            <w:pPr>
              <w:rPr>
                <w:rFonts w:asciiTheme="minorHAnsi" w:hAnsiTheme="minorHAnsi" w:cstheme="minorHAnsi"/>
                <w:sz w:val="22"/>
                <w:szCs w:val="22"/>
              </w:rPr>
            </w:pPr>
          </w:p>
        </w:tc>
        <w:tc>
          <w:tcPr>
            <w:tcW w:w="6930" w:type="dxa"/>
            <w:gridSpan w:val="2"/>
            <w:tcBorders>
              <w:left w:val="nil"/>
              <w:right w:val="single" w:sz="4" w:space="0" w:color="auto"/>
            </w:tcBorders>
            <w:shd w:val="clear" w:color="auto" w:fill="99CCFF"/>
            <w:vAlign w:val="center"/>
          </w:tcPr>
          <w:p w14:paraId="2BB846EF" w14:textId="77777777" w:rsidR="006F5803" w:rsidRPr="006F5803" w:rsidRDefault="006F5803" w:rsidP="000E556A">
            <w:pPr>
              <w:rPr>
                <w:rFonts w:asciiTheme="minorHAnsi" w:hAnsiTheme="minorHAnsi" w:cstheme="minorHAnsi"/>
                <w:color w:val="000000"/>
                <w:sz w:val="22"/>
                <w:szCs w:val="22"/>
                <w:highlight w:val="yellow"/>
              </w:rPr>
            </w:pPr>
          </w:p>
        </w:tc>
      </w:tr>
      <w:tr w:rsidR="006F5803" w:rsidRPr="00D46E05" w14:paraId="72BD55B0" w14:textId="77777777" w:rsidTr="000E556A">
        <w:tc>
          <w:tcPr>
            <w:tcW w:w="3348" w:type="dxa"/>
            <w:tcBorders>
              <w:left w:val="single" w:sz="4" w:space="0" w:color="auto"/>
            </w:tcBorders>
            <w:shd w:val="clear" w:color="auto" w:fill="99CCFF"/>
            <w:vAlign w:val="center"/>
          </w:tcPr>
          <w:p w14:paraId="4EE2DE20" w14:textId="77777777" w:rsidR="006F5803" w:rsidRPr="00D46E05" w:rsidRDefault="006F5803" w:rsidP="000E556A">
            <w:pPr>
              <w:rPr>
                <w:rFonts w:asciiTheme="minorHAnsi" w:hAnsiTheme="minorHAnsi" w:cstheme="minorHAnsi"/>
                <w:b/>
                <w:sz w:val="22"/>
                <w:szCs w:val="22"/>
              </w:rPr>
            </w:pPr>
            <w:r w:rsidRPr="00D46E05">
              <w:rPr>
                <w:rFonts w:asciiTheme="minorHAnsi" w:hAnsiTheme="minorHAnsi" w:cstheme="minorHAnsi"/>
                <w:b/>
                <w:sz w:val="22"/>
                <w:szCs w:val="22"/>
              </w:rPr>
              <w:t xml:space="preserve">Email </w:t>
            </w:r>
          </w:p>
        </w:tc>
        <w:tc>
          <w:tcPr>
            <w:tcW w:w="6660" w:type="dxa"/>
            <w:tcBorders>
              <w:left w:val="nil"/>
            </w:tcBorders>
            <w:vAlign w:val="center"/>
          </w:tcPr>
          <w:p w14:paraId="707061DD" w14:textId="037F091E" w:rsidR="006F5803" w:rsidRPr="006F5803" w:rsidRDefault="006F5803" w:rsidP="000E556A">
            <w:pPr>
              <w:rPr>
                <w:rFonts w:asciiTheme="minorHAnsi" w:hAnsiTheme="minorHAnsi" w:cstheme="minorHAnsi"/>
                <w:color w:val="000000"/>
                <w:sz w:val="22"/>
                <w:szCs w:val="22"/>
                <w:highlight w:val="yellow"/>
              </w:rPr>
            </w:pPr>
            <w:r w:rsidRPr="006F5803">
              <w:rPr>
                <w:rFonts w:asciiTheme="minorHAnsi" w:hAnsiTheme="minorHAnsi" w:cstheme="minorHAnsi"/>
                <w:color w:val="000000"/>
                <w:sz w:val="22"/>
                <w:szCs w:val="22"/>
                <w:highlight w:val="yellow"/>
              </w:rPr>
              <w:t>dapthorp@une.edu.au</w:t>
            </w:r>
          </w:p>
        </w:tc>
        <w:tc>
          <w:tcPr>
            <w:tcW w:w="270" w:type="dxa"/>
            <w:tcBorders>
              <w:right w:val="single" w:sz="4" w:space="0" w:color="auto"/>
            </w:tcBorders>
            <w:shd w:val="clear" w:color="auto" w:fill="99CCFF"/>
          </w:tcPr>
          <w:p w14:paraId="22675F3C" w14:textId="77777777" w:rsidR="006F5803" w:rsidRPr="00D46E05" w:rsidRDefault="006F5803" w:rsidP="000E556A">
            <w:pPr>
              <w:rPr>
                <w:rFonts w:asciiTheme="minorHAnsi" w:hAnsiTheme="minorHAnsi" w:cstheme="minorHAnsi"/>
                <w:color w:val="000000"/>
                <w:sz w:val="22"/>
                <w:szCs w:val="22"/>
              </w:rPr>
            </w:pPr>
          </w:p>
        </w:tc>
      </w:tr>
      <w:tr w:rsidR="006F5803" w:rsidRPr="00D46E05" w14:paraId="015BAB68" w14:textId="77777777" w:rsidTr="000E556A">
        <w:tc>
          <w:tcPr>
            <w:tcW w:w="3348" w:type="dxa"/>
            <w:tcBorders>
              <w:left w:val="single" w:sz="4" w:space="0" w:color="auto"/>
              <w:bottom w:val="single" w:sz="4" w:space="0" w:color="auto"/>
            </w:tcBorders>
            <w:shd w:val="clear" w:color="auto" w:fill="99CCFF"/>
          </w:tcPr>
          <w:p w14:paraId="648D396C" w14:textId="77777777" w:rsidR="006F5803" w:rsidRPr="00D46E05" w:rsidRDefault="006F5803" w:rsidP="000E556A">
            <w:pPr>
              <w:rPr>
                <w:rFonts w:asciiTheme="minorHAnsi" w:hAnsiTheme="minorHAnsi" w:cstheme="minorHAnsi"/>
                <w:color w:val="000000"/>
                <w:sz w:val="22"/>
                <w:szCs w:val="22"/>
              </w:rPr>
            </w:pPr>
          </w:p>
        </w:tc>
        <w:tc>
          <w:tcPr>
            <w:tcW w:w="6930" w:type="dxa"/>
            <w:gridSpan w:val="2"/>
            <w:tcBorders>
              <w:left w:val="nil"/>
              <w:bottom w:val="single" w:sz="4" w:space="0" w:color="auto"/>
              <w:right w:val="single" w:sz="4" w:space="0" w:color="auto"/>
            </w:tcBorders>
            <w:shd w:val="clear" w:color="auto" w:fill="99CCFF"/>
          </w:tcPr>
          <w:p w14:paraId="18E0C113" w14:textId="77777777" w:rsidR="006F5803" w:rsidRPr="00D46E05" w:rsidRDefault="006F5803" w:rsidP="000E556A">
            <w:pPr>
              <w:rPr>
                <w:rFonts w:asciiTheme="minorHAnsi" w:hAnsiTheme="minorHAnsi" w:cstheme="minorHAnsi"/>
                <w:color w:val="000000"/>
                <w:sz w:val="22"/>
                <w:szCs w:val="22"/>
              </w:rPr>
            </w:pPr>
          </w:p>
        </w:tc>
      </w:tr>
    </w:tbl>
    <w:p w14:paraId="2A8C311C" w14:textId="77777777" w:rsidR="00F702D8" w:rsidRPr="00D46E05" w:rsidRDefault="00F702D8" w:rsidP="00F7122A">
      <w:pPr>
        <w:rPr>
          <w:rFonts w:asciiTheme="minorHAnsi" w:hAnsiTheme="minorHAnsi" w:cstheme="minorHAnsi"/>
          <w:sz w:val="22"/>
          <w:szCs w:val="22"/>
        </w:rPr>
      </w:pPr>
    </w:p>
    <w:p w14:paraId="5F44D783" w14:textId="77777777" w:rsidR="00F7122A" w:rsidRPr="00D46E05" w:rsidRDefault="00F7122A" w:rsidP="00F7122A">
      <w:pPr>
        <w:rPr>
          <w:rFonts w:asciiTheme="minorHAnsi" w:hAnsiTheme="minorHAnsi" w:cstheme="minorHAnsi"/>
          <w:sz w:val="22"/>
          <w:szCs w:val="22"/>
        </w:rPr>
      </w:pPr>
    </w:p>
    <w:p w14:paraId="6F0C9C58" w14:textId="77777777" w:rsidR="00F7122A" w:rsidRPr="00D46E05" w:rsidRDefault="00F7122A" w:rsidP="00F7122A">
      <w:pPr>
        <w:pStyle w:val="Heading4"/>
        <w:rPr>
          <w:rFonts w:asciiTheme="minorHAnsi" w:hAnsiTheme="minorHAnsi" w:cstheme="minorHAnsi"/>
          <w:sz w:val="22"/>
          <w:szCs w:val="22"/>
        </w:rPr>
      </w:pPr>
      <w:bookmarkStart w:id="7" w:name="_PART_B4_–"/>
      <w:bookmarkEnd w:id="7"/>
      <w:r w:rsidRPr="00D46E05">
        <w:rPr>
          <w:rFonts w:asciiTheme="minorHAnsi" w:hAnsiTheme="minorHAnsi" w:cstheme="minorHAnsi"/>
          <w:sz w:val="22"/>
          <w:szCs w:val="22"/>
        </w:rPr>
        <w:t xml:space="preserve">PART B4 – STUDENT RESEARCHERS </w:t>
      </w:r>
    </w:p>
    <w:p w14:paraId="51D6E16A" w14:textId="77777777" w:rsidR="00F7122A" w:rsidRPr="00D46E05" w:rsidRDefault="00F7122A" w:rsidP="00F7122A">
      <w:pPr>
        <w:rPr>
          <w:rFonts w:asciiTheme="minorHAnsi" w:hAnsiTheme="minorHAnsi" w:cstheme="minorHAnsi"/>
          <w:sz w:val="22"/>
          <w:szCs w:val="22"/>
        </w:rPr>
      </w:pPr>
      <w:r w:rsidRPr="00D46E05">
        <w:rPr>
          <w:rFonts w:asciiTheme="minorHAnsi" w:hAnsiTheme="minorHAnsi" w:cstheme="minorHAnsi"/>
          <w:sz w:val="22"/>
          <w:szCs w:val="22"/>
        </w:rPr>
        <w:t xml:space="preserve">List all students working on the project who </w:t>
      </w:r>
      <w:r w:rsidRPr="00D46E05">
        <w:rPr>
          <w:rFonts w:asciiTheme="minorHAnsi" w:hAnsiTheme="minorHAnsi" w:cstheme="minorHAnsi"/>
          <w:b/>
          <w:sz w:val="22"/>
          <w:szCs w:val="22"/>
          <w:u w:val="single"/>
        </w:rPr>
        <w:t xml:space="preserve">are </w:t>
      </w:r>
      <w:r w:rsidRPr="00D46E05">
        <w:rPr>
          <w:rFonts w:asciiTheme="minorHAnsi" w:hAnsiTheme="minorHAnsi" w:cstheme="minorHAnsi"/>
          <w:sz w:val="22"/>
          <w:szCs w:val="22"/>
        </w:rPr>
        <w:t xml:space="preserve">conducting the research as a component of their studies.   </w:t>
      </w:r>
    </w:p>
    <w:p w14:paraId="3B928CAE" w14:textId="77777777" w:rsidR="00F7122A" w:rsidRPr="00D46E05" w:rsidRDefault="00F7122A" w:rsidP="00F7122A">
      <w:pPr>
        <w:rPr>
          <w:rFonts w:asciiTheme="minorHAnsi" w:hAnsiTheme="minorHAnsi" w:cstheme="minorHAnsi"/>
          <w:sz w:val="22"/>
          <w:szCs w:val="22"/>
        </w:rPr>
      </w:pPr>
    </w:p>
    <w:tbl>
      <w:tblPr>
        <w:tblW w:w="10314" w:type="dxa"/>
        <w:shd w:val="pct12" w:color="auto" w:fill="auto"/>
        <w:tblLayout w:type="fixed"/>
        <w:tblLook w:val="0000" w:firstRow="0" w:lastRow="0" w:firstColumn="0" w:lastColumn="0" w:noHBand="0" w:noVBand="0"/>
      </w:tblPr>
      <w:tblGrid>
        <w:gridCol w:w="3085"/>
        <w:gridCol w:w="1343"/>
        <w:gridCol w:w="360"/>
        <w:gridCol w:w="124"/>
        <w:gridCol w:w="236"/>
        <w:gridCol w:w="25"/>
        <w:gridCol w:w="1031"/>
        <w:gridCol w:w="236"/>
        <w:gridCol w:w="1508"/>
        <w:gridCol w:w="236"/>
        <w:gridCol w:w="1440"/>
        <w:gridCol w:w="360"/>
        <w:gridCol w:w="29"/>
        <w:gridCol w:w="301"/>
      </w:tblGrid>
      <w:tr w:rsidR="00F7122A" w:rsidRPr="00D46E05" w14:paraId="721AF6A7" w14:textId="77777777" w:rsidTr="00B33317">
        <w:tc>
          <w:tcPr>
            <w:tcW w:w="3085" w:type="dxa"/>
            <w:tcBorders>
              <w:top w:val="single" w:sz="4" w:space="0" w:color="auto"/>
              <w:left w:val="single" w:sz="4" w:space="0" w:color="auto"/>
            </w:tcBorders>
            <w:shd w:val="clear" w:color="auto" w:fill="99CCFF"/>
          </w:tcPr>
          <w:p w14:paraId="002BBBA4" w14:textId="77777777" w:rsidR="00F7122A" w:rsidRPr="00D46E05" w:rsidRDefault="00F7122A" w:rsidP="004276C6">
            <w:pPr>
              <w:rPr>
                <w:rFonts w:asciiTheme="minorHAnsi" w:hAnsiTheme="minorHAnsi" w:cstheme="minorHAnsi"/>
                <w:color w:val="000000"/>
                <w:sz w:val="22"/>
                <w:szCs w:val="22"/>
              </w:rPr>
            </w:pPr>
          </w:p>
        </w:tc>
        <w:tc>
          <w:tcPr>
            <w:tcW w:w="7229" w:type="dxa"/>
            <w:gridSpan w:val="13"/>
            <w:tcBorders>
              <w:top w:val="single" w:sz="4" w:space="0" w:color="auto"/>
              <w:right w:val="single" w:sz="4" w:space="0" w:color="auto"/>
            </w:tcBorders>
            <w:shd w:val="clear" w:color="auto" w:fill="99CCFF"/>
          </w:tcPr>
          <w:p w14:paraId="28CA408C" w14:textId="77777777" w:rsidR="00F7122A" w:rsidRPr="00D46E05" w:rsidRDefault="00F7122A" w:rsidP="004276C6">
            <w:pPr>
              <w:rPr>
                <w:rFonts w:asciiTheme="minorHAnsi" w:hAnsiTheme="minorHAnsi" w:cstheme="minorHAnsi"/>
                <w:color w:val="000000"/>
                <w:sz w:val="22"/>
                <w:szCs w:val="22"/>
              </w:rPr>
            </w:pPr>
          </w:p>
        </w:tc>
      </w:tr>
      <w:tr w:rsidR="00F7122A" w:rsidRPr="00D46E05" w14:paraId="6B356FB0" w14:textId="77777777" w:rsidTr="00B33317">
        <w:tc>
          <w:tcPr>
            <w:tcW w:w="3085" w:type="dxa"/>
            <w:tcBorders>
              <w:left w:val="single" w:sz="4" w:space="0" w:color="auto"/>
            </w:tcBorders>
            <w:shd w:val="clear" w:color="auto" w:fill="99CCFF"/>
            <w:vAlign w:val="center"/>
          </w:tcPr>
          <w:p w14:paraId="0F754AF3" w14:textId="77777777" w:rsidR="00F7122A" w:rsidRPr="00D46E05" w:rsidRDefault="00F7122A" w:rsidP="00241C3E">
            <w:pPr>
              <w:rPr>
                <w:rFonts w:asciiTheme="minorHAnsi" w:hAnsiTheme="minorHAnsi" w:cstheme="minorHAnsi"/>
                <w:sz w:val="22"/>
                <w:szCs w:val="22"/>
              </w:rPr>
            </w:pPr>
            <w:r w:rsidRPr="00D46E05">
              <w:rPr>
                <w:rFonts w:asciiTheme="minorHAnsi" w:hAnsiTheme="minorHAnsi" w:cstheme="minorHAnsi"/>
                <w:b/>
                <w:sz w:val="22"/>
                <w:szCs w:val="22"/>
              </w:rPr>
              <w:t xml:space="preserve">Name </w:t>
            </w:r>
            <w:r w:rsidRPr="00D46E05">
              <w:rPr>
                <w:rFonts w:asciiTheme="minorHAnsi" w:hAnsiTheme="minorHAnsi" w:cstheme="minorHAnsi"/>
                <w:i/>
                <w:sz w:val="22"/>
                <w:szCs w:val="22"/>
              </w:rPr>
              <w:t>(</w:t>
            </w:r>
            <w:proofErr w:type="spellStart"/>
            <w:r w:rsidR="00241C3E" w:rsidRPr="00D46E05">
              <w:rPr>
                <w:rFonts w:asciiTheme="minorHAnsi" w:hAnsiTheme="minorHAnsi" w:cstheme="minorHAnsi"/>
                <w:i/>
                <w:sz w:val="22"/>
                <w:szCs w:val="22"/>
              </w:rPr>
              <w:t>eg.</w:t>
            </w:r>
            <w:proofErr w:type="spellEnd"/>
            <w:r w:rsidR="00241C3E" w:rsidRPr="00D46E05">
              <w:rPr>
                <w:rFonts w:asciiTheme="minorHAnsi" w:hAnsiTheme="minorHAnsi" w:cstheme="minorHAnsi"/>
                <w:i/>
                <w:sz w:val="22"/>
                <w:szCs w:val="22"/>
              </w:rPr>
              <w:t xml:space="preserve"> </w:t>
            </w:r>
            <w:r w:rsidR="00F855B4" w:rsidRPr="00D46E05">
              <w:rPr>
                <w:rFonts w:asciiTheme="minorHAnsi" w:hAnsiTheme="minorHAnsi" w:cstheme="minorHAnsi"/>
                <w:i/>
                <w:sz w:val="22"/>
                <w:szCs w:val="22"/>
              </w:rPr>
              <w:t>Ms B</w:t>
            </w:r>
            <w:r w:rsidR="00241C3E" w:rsidRPr="00D46E05">
              <w:rPr>
                <w:rFonts w:asciiTheme="minorHAnsi" w:hAnsiTheme="minorHAnsi" w:cstheme="minorHAnsi"/>
                <w:i/>
                <w:sz w:val="22"/>
                <w:szCs w:val="22"/>
              </w:rPr>
              <w:t xml:space="preserve">eth </w:t>
            </w:r>
            <w:r w:rsidR="00F855B4" w:rsidRPr="00D46E05">
              <w:rPr>
                <w:rFonts w:asciiTheme="minorHAnsi" w:hAnsiTheme="minorHAnsi" w:cstheme="minorHAnsi"/>
                <w:i/>
                <w:sz w:val="22"/>
                <w:szCs w:val="22"/>
              </w:rPr>
              <w:t>Schmidt</w:t>
            </w:r>
            <w:r w:rsidRPr="00D46E05">
              <w:rPr>
                <w:rFonts w:asciiTheme="minorHAnsi" w:hAnsiTheme="minorHAnsi" w:cstheme="minorHAnsi"/>
                <w:i/>
                <w:sz w:val="22"/>
                <w:szCs w:val="22"/>
              </w:rPr>
              <w:t>)</w:t>
            </w:r>
          </w:p>
        </w:tc>
        <w:tc>
          <w:tcPr>
            <w:tcW w:w="6928" w:type="dxa"/>
            <w:gridSpan w:val="12"/>
            <w:vAlign w:val="center"/>
          </w:tcPr>
          <w:p w14:paraId="21C8FD82" w14:textId="77777777" w:rsidR="00F7122A" w:rsidRPr="00D46E05" w:rsidRDefault="00F7122A" w:rsidP="004276C6">
            <w:pPr>
              <w:rPr>
                <w:rFonts w:asciiTheme="minorHAnsi" w:hAnsiTheme="minorHAnsi" w:cstheme="minorHAnsi"/>
                <w:color w:val="000000"/>
                <w:sz w:val="22"/>
                <w:szCs w:val="22"/>
              </w:rPr>
            </w:pPr>
          </w:p>
        </w:tc>
        <w:tc>
          <w:tcPr>
            <w:tcW w:w="301" w:type="dxa"/>
            <w:tcBorders>
              <w:right w:val="single" w:sz="4" w:space="0" w:color="auto"/>
            </w:tcBorders>
            <w:shd w:val="clear" w:color="auto" w:fill="99CCFF"/>
            <w:vAlign w:val="center"/>
          </w:tcPr>
          <w:p w14:paraId="36B224AA" w14:textId="77777777" w:rsidR="00F7122A" w:rsidRPr="00D46E05" w:rsidRDefault="00F7122A" w:rsidP="004276C6">
            <w:pPr>
              <w:rPr>
                <w:rFonts w:asciiTheme="minorHAnsi" w:hAnsiTheme="minorHAnsi" w:cstheme="minorHAnsi"/>
                <w:color w:val="000000"/>
                <w:sz w:val="22"/>
                <w:szCs w:val="22"/>
              </w:rPr>
            </w:pPr>
          </w:p>
        </w:tc>
      </w:tr>
      <w:tr w:rsidR="00F7122A" w:rsidRPr="00D46E05" w14:paraId="1A749F91" w14:textId="77777777" w:rsidTr="00B33317">
        <w:tc>
          <w:tcPr>
            <w:tcW w:w="3085" w:type="dxa"/>
            <w:tcBorders>
              <w:left w:val="single" w:sz="4" w:space="0" w:color="auto"/>
            </w:tcBorders>
            <w:shd w:val="clear" w:color="auto" w:fill="99CCFF"/>
          </w:tcPr>
          <w:p w14:paraId="7C0A9C49" w14:textId="77777777" w:rsidR="00F7122A" w:rsidRPr="00D46E05" w:rsidRDefault="00F7122A" w:rsidP="004276C6">
            <w:pPr>
              <w:rPr>
                <w:rFonts w:asciiTheme="minorHAnsi" w:hAnsiTheme="minorHAnsi" w:cstheme="minorHAnsi"/>
                <w:sz w:val="22"/>
                <w:szCs w:val="22"/>
              </w:rPr>
            </w:pPr>
          </w:p>
        </w:tc>
        <w:tc>
          <w:tcPr>
            <w:tcW w:w="7229" w:type="dxa"/>
            <w:gridSpan w:val="13"/>
            <w:tcBorders>
              <w:right w:val="single" w:sz="4" w:space="0" w:color="auto"/>
            </w:tcBorders>
            <w:shd w:val="clear" w:color="auto" w:fill="99CCFF"/>
            <w:vAlign w:val="center"/>
          </w:tcPr>
          <w:p w14:paraId="3E1A8532" w14:textId="77777777" w:rsidR="00F7122A" w:rsidRPr="00D46E05" w:rsidRDefault="00F7122A" w:rsidP="004276C6">
            <w:pPr>
              <w:rPr>
                <w:rFonts w:asciiTheme="minorHAnsi" w:hAnsiTheme="minorHAnsi" w:cstheme="minorHAnsi"/>
                <w:color w:val="000000"/>
                <w:sz w:val="22"/>
                <w:szCs w:val="22"/>
              </w:rPr>
            </w:pPr>
          </w:p>
        </w:tc>
      </w:tr>
      <w:tr w:rsidR="007674E4" w:rsidRPr="00D46E05" w14:paraId="1F07AF06" w14:textId="77777777" w:rsidTr="00B33317">
        <w:tc>
          <w:tcPr>
            <w:tcW w:w="3085" w:type="dxa"/>
            <w:tcBorders>
              <w:left w:val="single" w:sz="4" w:space="0" w:color="auto"/>
            </w:tcBorders>
            <w:shd w:val="clear" w:color="auto" w:fill="99CCFF"/>
            <w:vAlign w:val="center"/>
          </w:tcPr>
          <w:p w14:paraId="071A2D55" w14:textId="77777777" w:rsidR="007674E4" w:rsidRPr="00D46E05" w:rsidRDefault="007674E4" w:rsidP="007674E4">
            <w:pPr>
              <w:rPr>
                <w:rFonts w:asciiTheme="minorHAnsi" w:hAnsiTheme="minorHAnsi" w:cstheme="minorHAnsi"/>
                <w:b/>
                <w:sz w:val="22"/>
                <w:szCs w:val="22"/>
              </w:rPr>
            </w:pPr>
            <w:r w:rsidRPr="00D46E05">
              <w:rPr>
                <w:rFonts w:asciiTheme="minorHAnsi" w:hAnsiTheme="minorHAnsi" w:cstheme="minorHAnsi"/>
                <w:b/>
                <w:sz w:val="22"/>
                <w:szCs w:val="22"/>
              </w:rPr>
              <w:t>UNE Student Number</w:t>
            </w:r>
          </w:p>
        </w:tc>
        <w:tc>
          <w:tcPr>
            <w:tcW w:w="6928" w:type="dxa"/>
            <w:gridSpan w:val="12"/>
            <w:vAlign w:val="center"/>
          </w:tcPr>
          <w:p w14:paraId="1249DD70" w14:textId="77777777" w:rsidR="007674E4" w:rsidRPr="00D46E05" w:rsidRDefault="007674E4" w:rsidP="004276C6">
            <w:pPr>
              <w:rPr>
                <w:rFonts w:asciiTheme="minorHAnsi" w:hAnsiTheme="minorHAnsi" w:cstheme="minorHAnsi"/>
                <w:color w:val="000000"/>
                <w:sz w:val="22"/>
                <w:szCs w:val="22"/>
              </w:rPr>
            </w:pPr>
          </w:p>
        </w:tc>
        <w:tc>
          <w:tcPr>
            <w:tcW w:w="301" w:type="dxa"/>
            <w:tcBorders>
              <w:right w:val="single" w:sz="4" w:space="0" w:color="auto"/>
            </w:tcBorders>
            <w:shd w:val="clear" w:color="auto" w:fill="99CCFF"/>
            <w:vAlign w:val="center"/>
          </w:tcPr>
          <w:p w14:paraId="36C0D712" w14:textId="77777777" w:rsidR="007674E4" w:rsidRPr="00D46E05" w:rsidRDefault="007674E4" w:rsidP="004276C6">
            <w:pPr>
              <w:rPr>
                <w:rFonts w:asciiTheme="minorHAnsi" w:hAnsiTheme="minorHAnsi" w:cstheme="minorHAnsi"/>
                <w:color w:val="000000"/>
                <w:sz w:val="22"/>
                <w:szCs w:val="22"/>
              </w:rPr>
            </w:pPr>
          </w:p>
        </w:tc>
      </w:tr>
      <w:tr w:rsidR="007674E4" w:rsidRPr="00D46E05" w14:paraId="62A1CB86" w14:textId="77777777" w:rsidTr="00B33317">
        <w:tc>
          <w:tcPr>
            <w:tcW w:w="3085" w:type="dxa"/>
            <w:tcBorders>
              <w:left w:val="single" w:sz="4" w:space="0" w:color="auto"/>
            </w:tcBorders>
            <w:shd w:val="clear" w:color="auto" w:fill="99CCFF"/>
            <w:vAlign w:val="center"/>
          </w:tcPr>
          <w:p w14:paraId="04D238B9" w14:textId="77777777" w:rsidR="007674E4" w:rsidRPr="00D46E05" w:rsidRDefault="007674E4" w:rsidP="004276C6">
            <w:pPr>
              <w:rPr>
                <w:rFonts w:asciiTheme="minorHAnsi" w:hAnsiTheme="minorHAnsi" w:cstheme="minorHAnsi"/>
                <w:b/>
                <w:sz w:val="22"/>
                <w:szCs w:val="22"/>
              </w:rPr>
            </w:pPr>
          </w:p>
        </w:tc>
        <w:tc>
          <w:tcPr>
            <w:tcW w:w="6928" w:type="dxa"/>
            <w:gridSpan w:val="12"/>
            <w:shd w:val="clear" w:color="auto" w:fill="99CCFF"/>
            <w:vAlign w:val="center"/>
          </w:tcPr>
          <w:p w14:paraId="0FD6C5E3" w14:textId="77777777" w:rsidR="007674E4" w:rsidRPr="00D46E05" w:rsidRDefault="007674E4" w:rsidP="004276C6">
            <w:pPr>
              <w:rPr>
                <w:rFonts w:asciiTheme="minorHAnsi" w:hAnsiTheme="minorHAnsi" w:cstheme="minorHAnsi"/>
                <w:color w:val="000000"/>
                <w:sz w:val="22"/>
                <w:szCs w:val="22"/>
              </w:rPr>
            </w:pPr>
          </w:p>
        </w:tc>
        <w:tc>
          <w:tcPr>
            <w:tcW w:w="301" w:type="dxa"/>
            <w:tcBorders>
              <w:right w:val="single" w:sz="4" w:space="0" w:color="auto"/>
            </w:tcBorders>
            <w:shd w:val="clear" w:color="auto" w:fill="99CCFF"/>
            <w:vAlign w:val="center"/>
          </w:tcPr>
          <w:p w14:paraId="3D723D2D" w14:textId="77777777" w:rsidR="007674E4" w:rsidRPr="00D46E05" w:rsidRDefault="007674E4" w:rsidP="004276C6">
            <w:pPr>
              <w:rPr>
                <w:rFonts w:asciiTheme="minorHAnsi" w:hAnsiTheme="minorHAnsi" w:cstheme="minorHAnsi"/>
                <w:color w:val="000000"/>
                <w:sz w:val="22"/>
                <w:szCs w:val="22"/>
              </w:rPr>
            </w:pPr>
          </w:p>
        </w:tc>
      </w:tr>
      <w:tr w:rsidR="00F7122A" w:rsidRPr="00D46E05" w14:paraId="0BD44FAE" w14:textId="77777777" w:rsidTr="00B33317">
        <w:tc>
          <w:tcPr>
            <w:tcW w:w="3085" w:type="dxa"/>
            <w:tcBorders>
              <w:left w:val="single" w:sz="4" w:space="0" w:color="auto"/>
            </w:tcBorders>
            <w:shd w:val="clear" w:color="auto" w:fill="99CCFF"/>
            <w:vAlign w:val="center"/>
          </w:tcPr>
          <w:p w14:paraId="7409CE42" w14:textId="77777777" w:rsidR="00F7122A" w:rsidRPr="00D46E05" w:rsidRDefault="00F7122A" w:rsidP="004276C6">
            <w:pPr>
              <w:rPr>
                <w:rFonts w:asciiTheme="minorHAnsi" w:hAnsiTheme="minorHAnsi" w:cstheme="minorHAnsi"/>
                <w:b/>
                <w:sz w:val="22"/>
                <w:szCs w:val="22"/>
              </w:rPr>
            </w:pPr>
            <w:r w:rsidRPr="00D46E05">
              <w:rPr>
                <w:rFonts w:asciiTheme="minorHAnsi" w:hAnsiTheme="minorHAnsi" w:cstheme="minorHAnsi"/>
                <w:b/>
                <w:sz w:val="22"/>
                <w:szCs w:val="22"/>
              </w:rPr>
              <w:t>Qualifications</w:t>
            </w:r>
          </w:p>
        </w:tc>
        <w:tc>
          <w:tcPr>
            <w:tcW w:w="6928" w:type="dxa"/>
            <w:gridSpan w:val="12"/>
            <w:vAlign w:val="center"/>
          </w:tcPr>
          <w:p w14:paraId="373AC079" w14:textId="77777777" w:rsidR="00F7122A" w:rsidRPr="00D46E05" w:rsidRDefault="00F7122A" w:rsidP="004276C6">
            <w:pPr>
              <w:rPr>
                <w:rFonts w:asciiTheme="minorHAnsi" w:hAnsiTheme="minorHAnsi" w:cstheme="minorHAnsi"/>
                <w:color w:val="000000"/>
                <w:sz w:val="22"/>
                <w:szCs w:val="22"/>
              </w:rPr>
            </w:pPr>
          </w:p>
        </w:tc>
        <w:tc>
          <w:tcPr>
            <w:tcW w:w="301" w:type="dxa"/>
            <w:tcBorders>
              <w:right w:val="single" w:sz="4" w:space="0" w:color="auto"/>
            </w:tcBorders>
            <w:shd w:val="clear" w:color="auto" w:fill="99CCFF"/>
            <w:vAlign w:val="center"/>
          </w:tcPr>
          <w:p w14:paraId="63F6BD98" w14:textId="77777777" w:rsidR="00F7122A" w:rsidRPr="00D46E05" w:rsidRDefault="00F7122A" w:rsidP="004276C6">
            <w:pPr>
              <w:rPr>
                <w:rFonts w:asciiTheme="minorHAnsi" w:hAnsiTheme="minorHAnsi" w:cstheme="minorHAnsi"/>
                <w:color w:val="000000"/>
                <w:sz w:val="22"/>
                <w:szCs w:val="22"/>
              </w:rPr>
            </w:pPr>
          </w:p>
        </w:tc>
      </w:tr>
      <w:tr w:rsidR="00F7122A" w:rsidRPr="00D46E05" w14:paraId="20E6E51A" w14:textId="77777777" w:rsidTr="00B33317">
        <w:tc>
          <w:tcPr>
            <w:tcW w:w="3085" w:type="dxa"/>
            <w:tcBorders>
              <w:left w:val="single" w:sz="4" w:space="0" w:color="auto"/>
            </w:tcBorders>
            <w:shd w:val="clear" w:color="auto" w:fill="99CCFF"/>
          </w:tcPr>
          <w:p w14:paraId="6B01896B" w14:textId="77777777" w:rsidR="00F7122A" w:rsidRPr="00D46E05" w:rsidRDefault="00F7122A" w:rsidP="004276C6">
            <w:pPr>
              <w:rPr>
                <w:rFonts w:asciiTheme="minorHAnsi" w:hAnsiTheme="minorHAnsi" w:cstheme="minorHAnsi"/>
                <w:sz w:val="22"/>
                <w:szCs w:val="22"/>
              </w:rPr>
            </w:pPr>
          </w:p>
        </w:tc>
        <w:tc>
          <w:tcPr>
            <w:tcW w:w="7229" w:type="dxa"/>
            <w:gridSpan w:val="13"/>
            <w:tcBorders>
              <w:right w:val="single" w:sz="4" w:space="0" w:color="auto"/>
            </w:tcBorders>
            <w:shd w:val="clear" w:color="auto" w:fill="99CCFF"/>
            <w:vAlign w:val="center"/>
          </w:tcPr>
          <w:p w14:paraId="3501CB74" w14:textId="77777777" w:rsidR="00F7122A" w:rsidRPr="00D46E05" w:rsidRDefault="00F7122A" w:rsidP="004276C6">
            <w:pPr>
              <w:rPr>
                <w:rFonts w:asciiTheme="minorHAnsi" w:hAnsiTheme="minorHAnsi" w:cstheme="minorHAnsi"/>
                <w:color w:val="000000"/>
                <w:sz w:val="22"/>
                <w:szCs w:val="22"/>
              </w:rPr>
            </w:pPr>
          </w:p>
        </w:tc>
      </w:tr>
      <w:tr w:rsidR="00F7122A" w:rsidRPr="00D46E05" w14:paraId="414C8ADF" w14:textId="77777777" w:rsidTr="00B33317">
        <w:tc>
          <w:tcPr>
            <w:tcW w:w="3085" w:type="dxa"/>
            <w:tcBorders>
              <w:left w:val="single" w:sz="4" w:space="0" w:color="auto"/>
            </w:tcBorders>
            <w:shd w:val="clear" w:color="auto" w:fill="99CCFF"/>
            <w:vAlign w:val="center"/>
          </w:tcPr>
          <w:p w14:paraId="54EFE69E" w14:textId="77777777" w:rsidR="00F7122A" w:rsidRPr="00D46E05" w:rsidRDefault="00F7122A" w:rsidP="004276C6">
            <w:pPr>
              <w:rPr>
                <w:rFonts w:asciiTheme="minorHAnsi" w:hAnsiTheme="minorHAnsi" w:cstheme="minorHAnsi"/>
                <w:b/>
                <w:sz w:val="22"/>
                <w:szCs w:val="22"/>
              </w:rPr>
            </w:pPr>
            <w:r w:rsidRPr="00D46E05">
              <w:rPr>
                <w:rFonts w:asciiTheme="minorHAnsi" w:hAnsiTheme="minorHAnsi" w:cstheme="minorHAnsi"/>
                <w:b/>
                <w:sz w:val="22"/>
                <w:szCs w:val="22"/>
              </w:rPr>
              <w:t xml:space="preserve">School </w:t>
            </w:r>
          </w:p>
        </w:tc>
        <w:tc>
          <w:tcPr>
            <w:tcW w:w="6928" w:type="dxa"/>
            <w:gridSpan w:val="12"/>
            <w:vAlign w:val="center"/>
          </w:tcPr>
          <w:p w14:paraId="126F22E1" w14:textId="77777777" w:rsidR="00F7122A" w:rsidRPr="00D46E05" w:rsidRDefault="00F7122A" w:rsidP="004276C6">
            <w:pPr>
              <w:rPr>
                <w:rFonts w:asciiTheme="minorHAnsi" w:hAnsiTheme="minorHAnsi" w:cstheme="minorHAnsi"/>
                <w:color w:val="000000"/>
                <w:sz w:val="22"/>
                <w:szCs w:val="22"/>
              </w:rPr>
            </w:pPr>
          </w:p>
        </w:tc>
        <w:tc>
          <w:tcPr>
            <w:tcW w:w="301" w:type="dxa"/>
            <w:tcBorders>
              <w:right w:val="single" w:sz="4" w:space="0" w:color="auto"/>
            </w:tcBorders>
            <w:shd w:val="clear" w:color="auto" w:fill="99CCFF"/>
            <w:vAlign w:val="center"/>
          </w:tcPr>
          <w:p w14:paraId="4C99BF4B" w14:textId="77777777" w:rsidR="00F7122A" w:rsidRPr="00D46E05" w:rsidRDefault="00F7122A" w:rsidP="004276C6">
            <w:pPr>
              <w:rPr>
                <w:rFonts w:asciiTheme="minorHAnsi" w:hAnsiTheme="minorHAnsi" w:cstheme="minorHAnsi"/>
                <w:color w:val="000000"/>
                <w:sz w:val="22"/>
                <w:szCs w:val="22"/>
              </w:rPr>
            </w:pPr>
          </w:p>
        </w:tc>
      </w:tr>
      <w:tr w:rsidR="00F7122A" w:rsidRPr="00D46E05" w14:paraId="66F4FB73" w14:textId="77777777" w:rsidTr="00B33317">
        <w:tc>
          <w:tcPr>
            <w:tcW w:w="3085" w:type="dxa"/>
            <w:tcBorders>
              <w:left w:val="single" w:sz="4" w:space="0" w:color="auto"/>
            </w:tcBorders>
            <w:shd w:val="clear" w:color="auto" w:fill="99CCFF"/>
          </w:tcPr>
          <w:p w14:paraId="307852B2" w14:textId="77777777" w:rsidR="00F7122A" w:rsidRPr="00D46E05" w:rsidRDefault="00F7122A" w:rsidP="004276C6">
            <w:pPr>
              <w:rPr>
                <w:rFonts w:asciiTheme="minorHAnsi" w:hAnsiTheme="minorHAnsi" w:cstheme="minorHAnsi"/>
                <w:sz w:val="22"/>
                <w:szCs w:val="22"/>
              </w:rPr>
            </w:pPr>
          </w:p>
        </w:tc>
        <w:tc>
          <w:tcPr>
            <w:tcW w:w="7229" w:type="dxa"/>
            <w:gridSpan w:val="13"/>
            <w:tcBorders>
              <w:right w:val="single" w:sz="4" w:space="0" w:color="auto"/>
            </w:tcBorders>
            <w:shd w:val="clear" w:color="auto" w:fill="99CCFF"/>
            <w:vAlign w:val="center"/>
          </w:tcPr>
          <w:p w14:paraId="13094DA9" w14:textId="77777777" w:rsidR="00F7122A" w:rsidRPr="00D46E05" w:rsidRDefault="00F7122A" w:rsidP="004276C6">
            <w:pPr>
              <w:rPr>
                <w:rFonts w:asciiTheme="minorHAnsi" w:hAnsiTheme="minorHAnsi" w:cstheme="minorHAnsi"/>
                <w:color w:val="000000"/>
                <w:sz w:val="22"/>
                <w:szCs w:val="22"/>
              </w:rPr>
            </w:pPr>
          </w:p>
        </w:tc>
      </w:tr>
      <w:tr w:rsidR="00F7122A" w:rsidRPr="00D46E05" w14:paraId="73152EF9" w14:textId="77777777" w:rsidTr="00B33317">
        <w:tc>
          <w:tcPr>
            <w:tcW w:w="3085" w:type="dxa"/>
            <w:tcBorders>
              <w:left w:val="single" w:sz="4" w:space="0" w:color="auto"/>
            </w:tcBorders>
            <w:shd w:val="clear" w:color="auto" w:fill="99CCFF"/>
            <w:vAlign w:val="center"/>
          </w:tcPr>
          <w:p w14:paraId="5F5F4750" w14:textId="77777777" w:rsidR="00F7122A" w:rsidRPr="00D46E05" w:rsidRDefault="00F7122A" w:rsidP="004276C6">
            <w:pPr>
              <w:rPr>
                <w:rFonts w:asciiTheme="minorHAnsi" w:hAnsiTheme="minorHAnsi" w:cstheme="minorHAnsi"/>
                <w:b/>
                <w:sz w:val="22"/>
                <w:szCs w:val="22"/>
              </w:rPr>
            </w:pPr>
            <w:r w:rsidRPr="00D46E05">
              <w:rPr>
                <w:rFonts w:asciiTheme="minorHAnsi" w:hAnsiTheme="minorHAnsi" w:cstheme="minorHAnsi"/>
                <w:b/>
                <w:sz w:val="22"/>
                <w:szCs w:val="22"/>
              </w:rPr>
              <w:t>Mailing address</w:t>
            </w:r>
          </w:p>
        </w:tc>
        <w:tc>
          <w:tcPr>
            <w:tcW w:w="6928" w:type="dxa"/>
            <w:gridSpan w:val="12"/>
            <w:vAlign w:val="center"/>
          </w:tcPr>
          <w:p w14:paraId="653FAE6A" w14:textId="77777777" w:rsidR="00F7122A" w:rsidRPr="00D46E05" w:rsidRDefault="00F7122A" w:rsidP="004276C6">
            <w:pPr>
              <w:rPr>
                <w:rFonts w:asciiTheme="minorHAnsi" w:hAnsiTheme="minorHAnsi" w:cstheme="minorHAnsi"/>
                <w:color w:val="000000"/>
                <w:sz w:val="22"/>
                <w:szCs w:val="22"/>
              </w:rPr>
            </w:pPr>
          </w:p>
          <w:p w14:paraId="5712F6FE" w14:textId="77777777" w:rsidR="00F7122A" w:rsidRPr="00D46E05" w:rsidRDefault="00F7122A" w:rsidP="004276C6">
            <w:pPr>
              <w:rPr>
                <w:rFonts w:asciiTheme="minorHAnsi" w:hAnsiTheme="minorHAnsi" w:cstheme="minorHAnsi"/>
                <w:color w:val="000000"/>
                <w:sz w:val="22"/>
                <w:szCs w:val="22"/>
              </w:rPr>
            </w:pPr>
          </w:p>
        </w:tc>
        <w:tc>
          <w:tcPr>
            <w:tcW w:w="301" w:type="dxa"/>
            <w:tcBorders>
              <w:right w:val="single" w:sz="4" w:space="0" w:color="auto"/>
            </w:tcBorders>
            <w:shd w:val="clear" w:color="auto" w:fill="99CCFF"/>
            <w:vAlign w:val="center"/>
          </w:tcPr>
          <w:p w14:paraId="0D9A49FD" w14:textId="77777777" w:rsidR="00F7122A" w:rsidRPr="00D46E05" w:rsidRDefault="00F7122A" w:rsidP="004276C6">
            <w:pPr>
              <w:rPr>
                <w:rFonts w:asciiTheme="minorHAnsi" w:hAnsiTheme="minorHAnsi" w:cstheme="minorHAnsi"/>
                <w:color w:val="000000"/>
                <w:sz w:val="22"/>
                <w:szCs w:val="22"/>
              </w:rPr>
            </w:pPr>
          </w:p>
        </w:tc>
      </w:tr>
      <w:tr w:rsidR="00F7122A" w:rsidRPr="00D46E05" w14:paraId="3E21E199" w14:textId="77777777" w:rsidTr="00B33317">
        <w:tc>
          <w:tcPr>
            <w:tcW w:w="3085" w:type="dxa"/>
            <w:tcBorders>
              <w:left w:val="single" w:sz="4" w:space="0" w:color="auto"/>
            </w:tcBorders>
            <w:shd w:val="clear" w:color="auto" w:fill="99CCFF"/>
          </w:tcPr>
          <w:p w14:paraId="0EB7EBEA" w14:textId="77777777" w:rsidR="00F7122A" w:rsidRPr="00D46E05" w:rsidRDefault="00F7122A" w:rsidP="004276C6">
            <w:pPr>
              <w:rPr>
                <w:rFonts w:asciiTheme="minorHAnsi" w:hAnsiTheme="minorHAnsi" w:cstheme="minorHAnsi"/>
                <w:sz w:val="22"/>
                <w:szCs w:val="22"/>
              </w:rPr>
            </w:pPr>
          </w:p>
        </w:tc>
        <w:tc>
          <w:tcPr>
            <w:tcW w:w="7229" w:type="dxa"/>
            <w:gridSpan w:val="13"/>
            <w:tcBorders>
              <w:right w:val="single" w:sz="4" w:space="0" w:color="auto"/>
            </w:tcBorders>
            <w:shd w:val="clear" w:color="auto" w:fill="99CCFF"/>
            <w:vAlign w:val="center"/>
          </w:tcPr>
          <w:p w14:paraId="40E2213C" w14:textId="77777777" w:rsidR="00F7122A" w:rsidRPr="00D46E05" w:rsidRDefault="00F7122A" w:rsidP="004276C6">
            <w:pPr>
              <w:rPr>
                <w:rFonts w:asciiTheme="minorHAnsi" w:hAnsiTheme="minorHAnsi" w:cstheme="minorHAnsi"/>
                <w:color w:val="000000"/>
                <w:sz w:val="22"/>
                <w:szCs w:val="22"/>
              </w:rPr>
            </w:pPr>
          </w:p>
        </w:tc>
      </w:tr>
      <w:tr w:rsidR="00F7122A" w:rsidRPr="00D46E05" w14:paraId="1F1207B0" w14:textId="77777777" w:rsidTr="00B33317">
        <w:tc>
          <w:tcPr>
            <w:tcW w:w="3085" w:type="dxa"/>
            <w:tcBorders>
              <w:left w:val="single" w:sz="4" w:space="0" w:color="auto"/>
            </w:tcBorders>
            <w:shd w:val="clear" w:color="auto" w:fill="99CCFF"/>
            <w:vAlign w:val="center"/>
          </w:tcPr>
          <w:p w14:paraId="34D88C84" w14:textId="77777777" w:rsidR="00F7122A" w:rsidRPr="00D46E05" w:rsidRDefault="00F7122A" w:rsidP="004276C6">
            <w:pPr>
              <w:rPr>
                <w:rFonts w:asciiTheme="minorHAnsi" w:hAnsiTheme="minorHAnsi" w:cstheme="minorHAnsi"/>
                <w:b/>
                <w:sz w:val="22"/>
                <w:szCs w:val="22"/>
              </w:rPr>
            </w:pPr>
            <w:r w:rsidRPr="00D46E05">
              <w:rPr>
                <w:rFonts w:asciiTheme="minorHAnsi" w:hAnsiTheme="minorHAnsi" w:cstheme="minorHAnsi"/>
                <w:b/>
                <w:sz w:val="22"/>
                <w:szCs w:val="22"/>
              </w:rPr>
              <w:t>Phone No.</w:t>
            </w:r>
          </w:p>
        </w:tc>
        <w:tc>
          <w:tcPr>
            <w:tcW w:w="6928" w:type="dxa"/>
            <w:gridSpan w:val="12"/>
            <w:vAlign w:val="center"/>
          </w:tcPr>
          <w:p w14:paraId="729366F0" w14:textId="77777777" w:rsidR="00F7122A" w:rsidRPr="00D46E05" w:rsidRDefault="00F7122A" w:rsidP="004276C6">
            <w:pPr>
              <w:rPr>
                <w:rFonts w:asciiTheme="minorHAnsi" w:hAnsiTheme="minorHAnsi" w:cstheme="minorHAnsi"/>
                <w:color w:val="000000"/>
                <w:sz w:val="22"/>
                <w:szCs w:val="22"/>
              </w:rPr>
            </w:pPr>
          </w:p>
        </w:tc>
        <w:tc>
          <w:tcPr>
            <w:tcW w:w="301" w:type="dxa"/>
            <w:tcBorders>
              <w:right w:val="single" w:sz="4" w:space="0" w:color="auto"/>
            </w:tcBorders>
            <w:shd w:val="clear" w:color="auto" w:fill="99CCFF"/>
            <w:vAlign w:val="center"/>
          </w:tcPr>
          <w:p w14:paraId="1BE0EDDD" w14:textId="77777777" w:rsidR="00F7122A" w:rsidRPr="00D46E05" w:rsidRDefault="00F7122A" w:rsidP="004276C6">
            <w:pPr>
              <w:rPr>
                <w:rFonts w:asciiTheme="minorHAnsi" w:hAnsiTheme="minorHAnsi" w:cstheme="minorHAnsi"/>
                <w:color w:val="000000"/>
                <w:sz w:val="22"/>
                <w:szCs w:val="22"/>
              </w:rPr>
            </w:pPr>
          </w:p>
        </w:tc>
      </w:tr>
      <w:tr w:rsidR="00F7122A" w:rsidRPr="00D46E05" w14:paraId="0CB917AE" w14:textId="77777777" w:rsidTr="00B33317">
        <w:tc>
          <w:tcPr>
            <w:tcW w:w="3085" w:type="dxa"/>
            <w:tcBorders>
              <w:left w:val="single" w:sz="4" w:space="0" w:color="auto"/>
            </w:tcBorders>
            <w:shd w:val="clear" w:color="auto" w:fill="99CCFF"/>
          </w:tcPr>
          <w:p w14:paraId="11BD9A98" w14:textId="77777777" w:rsidR="00F7122A" w:rsidRPr="00D46E05" w:rsidRDefault="00F7122A" w:rsidP="004276C6">
            <w:pPr>
              <w:rPr>
                <w:rFonts w:asciiTheme="minorHAnsi" w:hAnsiTheme="minorHAnsi" w:cstheme="minorHAnsi"/>
                <w:sz w:val="22"/>
                <w:szCs w:val="22"/>
              </w:rPr>
            </w:pPr>
          </w:p>
        </w:tc>
        <w:tc>
          <w:tcPr>
            <w:tcW w:w="7229" w:type="dxa"/>
            <w:gridSpan w:val="13"/>
            <w:tcBorders>
              <w:right w:val="single" w:sz="4" w:space="0" w:color="auto"/>
            </w:tcBorders>
            <w:shd w:val="clear" w:color="auto" w:fill="99CCFF"/>
            <w:vAlign w:val="center"/>
          </w:tcPr>
          <w:p w14:paraId="31E080C7" w14:textId="77777777" w:rsidR="00F7122A" w:rsidRPr="00D46E05" w:rsidRDefault="00F7122A" w:rsidP="004276C6">
            <w:pPr>
              <w:rPr>
                <w:rFonts w:asciiTheme="minorHAnsi" w:hAnsiTheme="minorHAnsi" w:cstheme="minorHAnsi"/>
                <w:color w:val="000000"/>
                <w:sz w:val="22"/>
                <w:szCs w:val="22"/>
              </w:rPr>
            </w:pPr>
          </w:p>
        </w:tc>
      </w:tr>
      <w:tr w:rsidR="00F7122A" w:rsidRPr="00D46E05" w14:paraId="37FD58B8" w14:textId="77777777" w:rsidTr="00B33317">
        <w:tc>
          <w:tcPr>
            <w:tcW w:w="3085" w:type="dxa"/>
            <w:tcBorders>
              <w:left w:val="single" w:sz="4" w:space="0" w:color="auto"/>
            </w:tcBorders>
            <w:shd w:val="clear" w:color="auto" w:fill="99CCFF"/>
            <w:vAlign w:val="center"/>
          </w:tcPr>
          <w:p w14:paraId="33CE2955" w14:textId="77777777" w:rsidR="00F7122A" w:rsidRPr="00D46E05" w:rsidRDefault="00F7122A" w:rsidP="004276C6">
            <w:pPr>
              <w:rPr>
                <w:rFonts w:asciiTheme="minorHAnsi" w:hAnsiTheme="minorHAnsi" w:cstheme="minorHAnsi"/>
                <w:b/>
                <w:sz w:val="22"/>
                <w:szCs w:val="22"/>
              </w:rPr>
            </w:pPr>
            <w:r w:rsidRPr="00D46E05">
              <w:rPr>
                <w:rFonts w:asciiTheme="minorHAnsi" w:hAnsiTheme="minorHAnsi" w:cstheme="minorHAnsi"/>
                <w:b/>
                <w:sz w:val="22"/>
                <w:szCs w:val="22"/>
              </w:rPr>
              <w:t>Fax No.</w:t>
            </w:r>
          </w:p>
        </w:tc>
        <w:tc>
          <w:tcPr>
            <w:tcW w:w="6928" w:type="dxa"/>
            <w:gridSpan w:val="12"/>
            <w:vAlign w:val="center"/>
          </w:tcPr>
          <w:p w14:paraId="0714616C" w14:textId="77777777" w:rsidR="00F7122A" w:rsidRPr="00D46E05" w:rsidRDefault="00F7122A" w:rsidP="004276C6">
            <w:pPr>
              <w:rPr>
                <w:rFonts w:asciiTheme="minorHAnsi" w:hAnsiTheme="minorHAnsi" w:cstheme="minorHAnsi"/>
                <w:color w:val="000000"/>
                <w:sz w:val="22"/>
                <w:szCs w:val="22"/>
              </w:rPr>
            </w:pPr>
          </w:p>
        </w:tc>
        <w:tc>
          <w:tcPr>
            <w:tcW w:w="301" w:type="dxa"/>
            <w:tcBorders>
              <w:right w:val="single" w:sz="4" w:space="0" w:color="auto"/>
            </w:tcBorders>
            <w:shd w:val="clear" w:color="auto" w:fill="99CCFF"/>
            <w:vAlign w:val="center"/>
          </w:tcPr>
          <w:p w14:paraId="33EA20E9" w14:textId="77777777" w:rsidR="00F7122A" w:rsidRPr="00D46E05" w:rsidRDefault="00F7122A" w:rsidP="004276C6">
            <w:pPr>
              <w:rPr>
                <w:rFonts w:asciiTheme="minorHAnsi" w:hAnsiTheme="minorHAnsi" w:cstheme="minorHAnsi"/>
                <w:color w:val="000000"/>
                <w:sz w:val="22"/>
                <w:szCs w:val="22"/>
              </w:rPr>
            </w:pPr>
          </w:p>
        </w:tc>
      </w:tr>
      <w:tr w:rsidR="00F7122A" w:rsidRPr="00D46E05" w14:paraId="0107E231" w14:textId="77777777" w:rsidTr="00B33317">
        <w:tc>
          <w:tcPr>
            <w:tcW w:w="3085" w:type="dxa"/>
            <w:tcBorders>
              <w:left w:val="single" w:sz="4" w:space="0" w:color="auto"/>
            </w:tcBorders>
            <w:shd w:val="clear" w:color="auto" w:fill="99CCFF"/>
          </w:tcPr>
          <w:p w14:paraId="0D416F07" w14:textId="77777777" w:rsidR="00F7122A" w:rsidRPr="00D46E05" w:rsidRDefault="00F7122A" w:rsidP="004276C6">
            <w:pPr>
              <w:rPr>
                <w:rFonts w:asciiTheme="minorHAnsi" w:hAnsiTheme="minorHAnsi" w:cstheme="minorHAnsi"/>
                <w:sz w:val="22"/>
                <w:szCs w:val="22"/>
              </w:rPr>
            </w:pPr>
          </w:p>
        </w:tc>
        <w:tc>
          <w:tcPr>
            <w:tcW w:w="7229" w:type="dxa"/>
            <w:gridSpan w:val="13"/>
            <w:tcBorders>
              <w:right w:val="single" w:sz="4" w:space="0" w:color="auto"/>
            </w:tcBorders>
            <w:shd w:val="clear" w:color="auto" w:fill="99CCFF"/>
            <w:vAlign w:val="center"/>
          </w:tcPr>
          <w:p w14:paraId="224D0D67" w14:textId="77777777" w:rsidR="00F7122A" w:rsidRPr="00D46E05" w:rsidRDefault="00F7122A" w:rsidP="004276C6">
            <w:pPr>
              <w:rPr>
                <w:rFonts w:asciiTheme="minorHAnsi" w:hAnsiTheme="minorHAnsi" w:cstheme="minorHAnsi"/>
                <w:color w:val="000000"/>
                <w:sz w:val="22"/>
                <w:szCs w:val="22"/>
              </w:rPr>
            </w:pPr>
          </w:p>
        </w:tc>
      </w:tr>
      <w:tr w:rsidR="00F7122A" w:rsidRPr="00D46E05" w14:paraId="36D7DECD" w14:textId="77777777" w:rsidTr="00B33317">
        <w:tc>
          <w:tcPr>
            <w:tcW w:w="3085" w:type="dxa"/>
            <w:tcBorders>
              <w:left w:val="single" w:sz="4" w:space="0" w:color="auto"/>
            </w:tcBorders>
            <w:shd w:val="clear" w:color="auto" w:fill="99CCFF"/>
            <w:vAlign w:val="center"/>
          </w:tcPr>
          <w:p w14:paraId="267D2700" w14:textId="77777777" w:rsidR="00F7122A" w:rsidRPr="00D46E05" w:rsidRDefault="00F7122A" w:rsidP="004276C6">
            <w:pPr>
              <w:rPr>
                <w:rFonts w:asciiTheme="minorHAnsi" w:hAnsiTheme="minorHAnsi" w:cstheme="minorHAnsi"/>
                <w:b/>
                <w:sz w:val="22"/>
                <w:szCs w:val="22"/>
              </w:rPr>
            </w:pPr>
            <w:r w:rsidRPr="00D46E05">
              <w:rPr>
                <w:rFonts w:asciiTheme="minorHAnsi" w:hAnsiTheme="minorHAnsi" w:cstheme="minorHAnsi"/>
                <w:b/>
                <w:sz w:val="22"/>
                <w:szCs w:val="22"/>
              </w:rPr>
              <w:t>Email (</w:t>
            </w:r>
            <w:r w:rsidRPr="00D46E05">
              <w:rPr>
                <w:rFonts w:asciiTheme="minorHAnsi" w:hAnsiTheme="minorHAnsi" w:cstheme="minorHAnsi"/>
                <w:sz w:val="22"/>
                <w:szCs w:val="22"/>
              </w:rPr>
              <w:t>please use UNE email</w:t>
            </w:r>
            <w:r w:rsidRPr="00D46E05">
              <w:rPr>
                <w:rFonts w:asciiTheme="minorHAnsi" w:hAnsiTheme="minorHAnsi" w:cstheme="minorHAnsi"/>
                <w:b/>
                <w:sz w:val="22"/>
                <w:szCs w:val="22"/>
              </w:rPr>
              <w:t>)</w:t>
            </w:r>
          </w:p>
        </w:tc>
        <w:tc>
          <w:tcPr>
            <w:tcW w:w="6928" w:type="dxa"/>
            <w:gridSpan w:val="12"/>
            <w:vAlign w:val="center"/>
          </w:tcPr>
          <w:p w14:paraId="2A4E037E" w14:textId="77777777" w:rsidR="00F7122A" w:rsidRPr="00D46E05" w:rsidRDefault="00F7122A" w:rsidP="004276C6">
            <w:pPr>
              <w:rPr>
                <w:rFonts w:asciiTheme="minorHAnsi" w:hAnsiTheme="minorHAnsi" w:cstheme="minorHAnsi"/>
                <w:color w:val="000000"/>
                <w:sz w:val="22"/>
                <w:szCs w:val="22"/>
              </w:rPr>
            </w:pPr>
          </w:p>
        </w:tc>
        <w:tc>
          <w:tcPr>
            <w:tcW w:w="301" w:type="dxa"/>
            <w:tcBorders>
              <w:right w:val="single" w:sz="4" w:space="0" w:color="auto"/>
            </w:tcBorders>
            <w:shd w:val="clear" w:color="auto" w:fill="99CCFF"/>
            <w:vAlign w:val="center"/>
          </w:tcPr>
          <w:p w14:paraId="0DE8CB9C" w14:textId="77777777" w:rsidR="00F7122A" w:rsidRPr="00D46E05" w:rsidRDefault="00F7122A" w:rsidP="004276C6">
            <w:pPr>
              <w:rPr>
                <w:rFonts w:asciiTheme="minorHAnsi" w:hAnsiTheme="minorHAnsi" w:cstheme="minorHAnsi"/>
                <w:color w:val="000000"/>
                <w:sz w:val="22"/>
                <w:szCs w:val="22"/>
              </w:rPr>
            </w:pPr>
          </w:p>
        </w:tc>
      </w:tr>
      <w:tr w:rsidR="00F7122A" w:rsidRPr="00D46E05" w14:paraId="168832D0" w14:textId="77777777" w:rsidTr="00B33317">
        <w:tc>
          <w:tcPr>
            <w:tcW w:w="3085" w:type="dxa"/>
            <w:tcBorders>
              <w:left w:val="single" w:sz="4" w:space="0" w:color="auto"/>
            </w:tcBorders>
            <w:shd w:val="clear" w:color="auto" w:fill="99CCFF"/>
          </w:tcPr>
          <w:p w14:paraId="128B265F" w14:textId="77777777" w:rsidR="00F7122A" w:rsidRPr="00D46E05" w:rsidRDefault="00F7122A" w:rsidP="004276C6">
            <w:pPr>
              <w:rPr>
                <w:rFonts w:asciiTheme="minorHAnsi" w:hAnsiTheme="minorHAnsi" w:cstheme="minorHAnsi"/>
                <w:color w:val="000000"/>
                <w:sz w:val="22"/>
                <w:szCs w:val="22"/>
              </w:rPr>
            </w:pPr>
          </w:p>
        </w:tc>
        <w:tc>
          <w:tcPr>
            <w:tcW w:w="7229" w:type="dxa"/>
            <w:gridSpan w:val="13"/>
            <w:tcBorders>
              <w:right w:val="single" w:sz="4" w:space="0" w:color="auto"/>
            </w:tcBorders>
            <w:shd w:val="clear" w:color="auto" w:fill="99CCFF"/>
            <w:vAlign w:val="center"/>
          </w:tcPr>
          <w:p w14:paraId="7F4BB5BE" w14:textId="77777777" w:rsidR="00F7122A" w:rsidRPr="00D46E05" w:rsidRDefault="00F7122A" w:rsidP="004276C6">
            <w:pPr>
              <w:rPr>
                <w:rFonts w:asciiTheme="minorHAnsi" w:hAnsiTheme="minorHAnsi" w:cstheme="minorHAnsi"/>
                <w:color w:val="000000"/>
                <w:sz w:val="22"/>
                <w:szCs w:val="22"/>
              </w:rPr>
            </w:pPr>
          </w:p>
        </w:tc>
      </w:tr>
      <w:tr w:rsidR="00F7122A" w:rsidRPr="00D46E05" w14:paraId="1905FB84" w14:textId="77777777" w:rsidTr="00B33317">
        <w:tc>
          <w:tcPr>
            <w:tcW w:w="3085" w:type="dxa"/>
            <w:tcBorders>
              <w:left w:val="single" w:sz="4" w:space="0" w:color="auto"/>
            </w:tcBorders>
            <w:shd w:val="clear" w:color="auto" w:fill="99CCFF"/>
            <w:vAlign w:val="center"/>
          </w:tcPr>
          <w:p w14:paraId="0212018D" w14:textId="77777777" w:rsidR="00F7122A" w:rsidRPr="00D46E05" w:rsidRDefault="00F7122A" w:rsidP="004276C6">
            <w:pPr>
              <w:rPr>
                <w:rFonts w:asciiTheme="minorHAnsi" w:hAnsiTheme="minorHAnsi" w:cstheme="minorHAnsi"/>
                <w:i/>
                <w:sz w:val="22"/>
                <w:szCs w:val="22"/>
              </w:rPr>
            </w:pPr>
            <w:r w:rsidRPr="00D46E05">
              <w:rPr>
                <w:rFonts w:asciiTheme="minorHAnsi" w:hAnsiTheme="minorHAnsi" w:cstheme="minorHAnsi"/>
                <w:b/>
                <w:sz w:val="22"/>
                <w:szCs w:val="22"/>
              </w:rPr>
              <w:t xml:space="preserve">Name of degree program </w:t>
            </w:r>
          </w:p>
        </w:tc>
        <w:tc>
          <w:tcPr>
            <w:tcW w:w="6928" w:type="dxa"/>
            <w:gridSpan w:val="12"/>
            <w:vAlign w:val="center"/>
          </w:tcPr>
          <w:p w14:paraId="07D2233E" w14:textId="77777777" w:rsidR="00F7122A" w:rsidRPr="00D46E05" w:rsidRDefault="00F7122A" w:rsidP="004276C6">
            <w:pPr>
              <w:rPr>
                <w:rFonts w:asciiTheme="minorHAnsi" w:hAnsiTheme="minorHAnsi" w:cstheme="minorHAnsi"/>
                <w:color w:val="000000"/>
                <w:sz w:val="22"/>
                <w:szCs w:val="22"/>
              </w:rPr>
            </w:pPr>
          </w:p>
        </w:tc>
        <w:tc>
          <w:tcPr>
            <w:tcW w:w="301" w:type="dxa"/>
            <w:tcBorders>
              <w:right w:val="single" w:sz="4" w:space="0" w:color="auto"/>
            </w:tcBorders>
            <w:shd w:val="clear" w:color="auto" w:fill="99CCFF"/>
            <w:vAlign w:val="center"/>
          </w:tcPr>
          <w:p w14:paraId="239EAAAA" w14:textId="77777777" w:rsidR="00F7122A" w:rsidRPr="00D46E05" w:rsidRDefault="00F7122A" w:rsidP="004276C6">
            <w:pPr>
              <w:rPr>
                <w:rFonts w:asciiTheme="minorHAnsi" w:hAnsiTheme="minorHAnsi" w:cstheme="minorHAnsi"/>
                <w:color w:val="000000"/>
                <w:sz w:val="22"/>
                <w:szCs w:val="22"/>
              </w:rPr>
            </w:pPr>
          </w:p>
        </w:tc>
      </w:tr>
      <w:tr w:rsidR="00F7122A" w:rsidRPr="00D46E05" w14:paraId="4EE86C3C" w14:textId="77777777" w:rsidTr="00B33317">
        <w:tc>
          <w:tcPr>
            <w:tcW w:w="3085" w:type="dxa"/>
            <w:tcBorders>
              <w:left w:val="single" w:sz="4" w:space="0" w:color="auto"/>
            </w:tcBorders>
            <w:shd w:val="clear" w:color="auto" w:fill="99CCFF"/>
          </w:tcPr>
          <w:p w14:paraId="158EB14A" w14:textId="77777777" w:rsidR="00F7122A" w:rsidRPr="00D46E05" w:rsidRDefault="00F7122A" w:rsidP="004276C6">
            <w:pPr>
              <w:rPr>
                <w:rFonts w:asciiTheme="minorHAnsi" w:hAnsiTheme="minorHAnsi" w:cstheme="minorHAnsi"/>
                <w:sz w:val="22"/>
                <w:szCs w:val="22"/>
              </w:rPr>
            </w:pPr>
          </w:p>
        </w:tc>
        <w:tc>
          <w:tcPr>
            <w:tcW w:w="7229" w:type="dxa"/>
            <w:gridSpan w:val="13"/>
            <w:tcBorders>
              <w:right w:val="single" w:sz="4" w:space="0" w:color="auto"/>
            </w:tcBorders>
            <w:shd w:val="clear" w:color="auto" w:fill="99CCFF"/>
            <w:vAlign w:val="center"/>
          </w:tcPr>
          <w:p w14:paraId="1E3413CD" w14:textId="77777777" w:rsidR="00F7122A" w:rsidRPr="00D46E05" w:rsidRDefault="00F7122A" w:rsidP="004276C6">
            <w:pPr>
              <w:rPr>
                <w:rFonts w:asciiTheme="minorHAnsi" w:hAnsiTheme="minorHAnsi" w:cstheme="minorHAnsi"/>
                <w:color w:val="000000"/>
                <w:sz w:val="22"/>
                <w:szCs w:val="22"/>
              </w:rPr>
            </w:pPr>
          </w:p>
        </w:tc>
      </w:tr>
      <w:tr w:rsidR="00F7122A" w:rsidRPr="00D46E05" w14:paraId="0BD5A240" w14:textId="77777777" w:rsidTr="00B33317">
        <w:tc>
          <w:tcPr>
            <w:tcW w:w="3085" w:type="dxa"/>
            <w:tcBorders>
              <w:left w:val="single" w:sz="4" w:space="0" w:color="auto"/>
            </w:tcBorders>
            <w:shd w:val="clear" w:color="auto" w:fill="99CCFF"/>
            <w:vAlign w:val="center"/>
          </w:tcPr>
          <w:p w14:paraId="458D2A4D" w14:textId="77777777" w:rsidR="00F7122A" w:rsidRPr="00D46E05" w:rsidRDefault="00F7122A" w:rsidP="004276C6">
            <w:pPr>
              <w:rPr>
                <w:rFonts w:asciiTheme="minorHAnsi" w:hAnsiTheme="minorHAnsi" w:cstheme="minorHAnsi"/>
                <w:i/>
                <w:sz w:val="22"/>
                <w:szCs w:val="22"/>
              </w:rPr>
            </w:pPr>
          </w:p>
        </w:tc>
        <w:tc>
          <w:tcPr>
            <w:tcW w:w="1827" w:type="dxa"/>
            <w:gridSpan w:val="3"/>
            <w:vAlign w:val="center"/>
          </w:tcPr>
          <w:p w14:paraId="539CAECD" w14:textId="77777777" w:rsidR="00F7122A" w:rsidRPr="00D46E05" w:rsidRDefault="00F7122A" w:rsidP="004276C6">
            <w:pPr>
              <w:rPr>
                <w:rFonts w:asciiTheme="minorHAnsi" w:hAnsiTheme="minorHAnsi" w:cstheme="minorHAnsi"/>
                <w:sz w:val="22"/>
                <w:szCs w:val="22"/>
              </w:rPr>
            </w:pPr>
            <w:r w:rsidRPr="00D46E05">
              <w:rPr>
                <w:rFonts w:asciiTheme="minorHAnsi" w:hAnsiTheme="minorHAnsi" w:cstheme="minorHAnsi"/>
                <w:sz w:val="22"/>
                <w:szCs w:val="22"/>
              </w:rPr>
              <w:t>Undergraduate</w:t>
            </w:r>
          </w:p>
        </w:tc>
        <w:tc>
          <w:tcPr>
            <w:tcW w:w="236" w:type="dxa"/>
            <w:vAlign w:val="center"/>
          </w:tcPr>
          <w:p w14:paraId="3CEADEB7" w14:textId="77777777" w:rsidR="00F7122A" w:rsidRPr="00D46E05" w:rsidRDefault="00F7122A" w:rsidP="004276C6">
            <w:pPr>
              <w:rPr>
                <w:rFonts w:asciiTheme="minorHAnsi" w:hAnsiTheme="minorHAnsi" w:cstheme="minorHAnsi"/>
                <w:sz w:val="22"/>
                <w:szCs w:val="22"/>
              </w:rPr>
            </w:pPr>
          </w:p>
        </w:tc>
        <w:tc>
          <w:tcPr>
            <w:tcW w:w="1056" w:type="dxa"/>
            <w:gridSpan w:val="2"/>
            <w:vAlign w:val="center"/>
          </w:tcPr>
          <w:p w14:paraId="196EF012" w14:textId="77777777" w:rsidR="00F7122A" w:rsidRPr="00D46E05" w:rsidRDefault="00F7122A" w:rsidP="004276C6">
            <w:pPr>
              <w:rPr>
                <w:rFonts w:asciiTheme="minorHAnsi" w:hAnsiTheme="minorHAnsi" w:cstheme="minorHAnsi"/>
                <w:sz w:val="22"/>
                <w:szCs w:val="22"/>
              </w:rPr>
            </w:pPr>
            <w:r w:rsidRPr="00D46E05">
              <w:rPr>
                <w:rFonts w:asciiTheme="minorHAnsi" w:hAnsiTheme="minorHAnsi" w:cstheme="minorHAnsi"/>
                <w:sz w:val="22"/>
                <w:szCs w:val="22"/>
              </w:rPr>
              <w:t>Honours</w:t>
            </w:r>
          </w:p>
        </w:tc>
        <w:tc>
          <w:tcPr>
            <w:tcW w:w="236" w:type="dxa"/>
            <w:vAlign w:val="center"/>
          </w:tcPr>
          <w:p w14:paraId="4FFC90FE" w14:textId="77777777" w:rsidR="00F7122A" w:rsidRPr="00D46E05" w:rsidRDefault="00F7122A" w:rsidP="004276C6">
            <w:pPr>
              <w:rPr>
                <w:rFonts w:asciiTheme="minorHAnsi" w:hAnsiTheme="minorHAnsi" w:cstheme="minorHAnsi"/>
                <w:sz w:val="22"/>
                <w:szCs w:val="22"/>
              </w:rPr>
            </w:pPr>
          </w:p>
        </w:tc>
        <w:tc>
          <w:tcPr>
            <w:tcW w:w="1508" w:type="dxa"/>
            <w:vAlign w:val="center"/>
          </w:tcPr>
          <w:p w14:paraId="275351CB" w14:textId="77777777" w:rsidR="00F7122A" w:rsidRPr="00D46E05" w:rsidRDefault="00F7122A" w:rsidP="004276C6">
            <w:pPr>
              <w:rPr>
                <w:rFonts w:asciiTheme="minorHAnsi" w:hAnsiTheme="minorHAnsi" w:cstheme="minorHAnsi"/>
                <w:sz w:val="22"/>
                <w:szCs w:val="22"/>
              </w:rPr>
            </w:pPr>
            <w:r w:rsidRPr="00D46E05">
              <w:rPr>
                <w:rFonts w:asciiTheme="minorHAnsi" w:hAnsiTheme="minorHAnsi" w:cstheme="minorHAnsi"/>
                <w:sz w:val="22"/>
                <w:szCs w:val="22"/>
              </w:rPr>
              <w:t xml:space="preserve"> Postgraduate</w:t>
            </w:r>
          </w:p>
          <w:p w14:paraId="42759357" w14:textId="77777777" w:rsidR="00F7122A" w:rsidRPr="00D46E05" w:rsidRDefault="00F7122A" w:rsidP="004276C6">
            <w:pPr>
              <w:rPr>
                <w:rFonts w:asciiTheme="minorHAnsi" w:hAnsiTheme="minorHAnsi" w:cstheme="minorHAnsi"/>
                <w:sz w:val="22"/>
                <w:szCs w:val="22"/>
              </w:rPr>
            </w:pPr>
            <w:r w:rsidRPr="00D46E05">
              <w:rPr>
                <w:rFonts w:asciiTheme="minorHAnsi" w:hAnsiTheme="minorHAnsi" w:cstheme="minorHAnsi"/>
                <w:sz w:val="22"/>
                <w:szCs w:val="22"/>
              </w:rPr>
              <w:t xml:space="preserve"> Coursework</w:t>
            </w:r>
          </w:p>
        </w:tc>
        <w:tc>
          <w:tcPr>
            <w:tcW w:w="236" w:type="dxa"/>
            <w:vAlign w:val="center"/>
          </w:tcPr>
          <w:p w14:paraId="33A24C18" w14:textId="77777777" w:rsidR="00F7122A" w:rsidRPr="00D46E05" w:rsidRDefault="00F7122A" w:rsidP="004276C6">
            <w:pPr>
              <w:rPr>
                <w:rFonts w:asciiTheme="minorHAnsi" w:hAnsiTheme="minorHAnsi" w:cstheme="minorHAnsi"/>
                <w:sz w:val="22"/>
                <w:szCs w:val="22"/>
              </w:rPr>
            </w:pPr>
          </w:p>
        </w:tc>
        <w:tc>
          <w:tcPr>
            <w:tcW w:w="1440" w:type="dxa"/>
            <w:vAlign w:val="center"/>
          </w:tcPr>
          <w:p w14:paraId="744E063D" w14:textId="77777777" w:rsidR="00F7122A" w:rsidRPr="00D46E05" w:rsidRDefault="00F7122A" w:rsidP="004276C6">
            <w:pPr>
              <w:rPr>
                <w:rFonts w:asciiTheme="minorHAnsi" w:hAnsiTheme="minorHAnsi" w:cstheme="minorHAnsi"/>
                <w:sz w:val="22"/>
                <w:szCs w:val="22"/>
              </w:rPr>
            </w:pPr>
            <w:r w:rsidRPr="00D46E05">
              <w:rPr>
                <w:rFonts w:asciiTheme="minorHAnsi" w:hAnsiTheme="minorHAnsi" w:cstheme="minorHAnsi"/>
                <w:sz w:val="22"/>
                <w:szCs w:val="22"/>
              </w:rPr>
              <w:t>Postgraduate</w:t>
            </w:r>
          </w:p>
          <w:p w14:paraId="705243F9" w14:textId="77777777" w:rsidR="00F7122A" w:rsidRPr="00D46E05" w:rsidRDefault="00F7122A" w:rsidP="004276C6">
            <w:pPr>
              <w:rPr>
                <w:rFonts w:asciiTheme="minorHAnsi" w:hAnsiTheme="minorHAnsi" w:cstheme="minorHAnsi"/>
                <w:sz w:val="22"/>
                <w:szCs w:val="22"/>
              </w:rPr>
            </w:pPr>
            <w:r w:rsidRPr="00D46E05">
              <w:rPr>
                <w:rFonts w:asciiTheme="minorHAnsi" w:hAnsiTheme="minorHAnsi" w:cstheme="minorHAnsi"/>
                <w:sz w:val="22"/>
                <w:szCs w:val="22"/>
              </w:rPr>
              <w:t xml:space="preserve"> Research</w:t>
            </w:r>
          </w:p>
        </w:tc>
        <w:tc>
          <w:tcPr>
            <w:tcW w:w="360" w:type="dxa"/>
            <w:vAlign w:val="center"/>
          </w:tcPr>
          <w:p w14:paraId="1F06A45D" w14:textId="77777777" w:rsidR="00F7122A" w:rsidRPr="00D46E05" w:rsidRDefault="00F7122A" w:rsidP="004276C6">
            <w:pPr>
              <w:rPr>
                <w:rFonts w:asciiTheme="minorHAnsi" w:hAnsiTheme="minorHAnsi" w:cstheme="minorHAnsi"/>
                <w:sz w:val="22"/>
                <w:szCs w:val="22"/>
              </w:rPr>
            </w:pPr>
          </w:p>
        </w:tc>
        <w:tc>
          <w:tcPr>
            <w:tcW w:w="330" w:type="dxa"/>
            <w:gridSpan w:val="2"/>
            <w:tcBorders>
              <w:right w:val="single" w:sz="4" w:space="0" w:color="auto"/>
            </w:tcBorders>
            <w:shd w:val="clear" w:color="auto" w:fill="99CCFF"/>
            <w:vAlign w:val="center"/>
          </w:tcPr>
          <w:p w14:paraId="5CDC55D5" w14:textId="77777777" w:rsidR="00F7122A" w:rsidRPr="00D46E05" w:rsidRDefault="00F7122A" w:rsidP="004276C6">
            <w:pPr>
              <w:rPr>
                <w:rFonts w:asciiTheme="minorHAnsi" w:hAnsiTheme="minorHAnsi" w:cstheme="minorHAnsi"/>
                <w:color w:val="000000"/>
                <w:sz w:val="22"/>
                <w:szCs w:val="22"/>
              </w:rPr>
            </w:pPr>
          </w:p>
        </w:tc>
      </w:tr>
      <w:tr w:rsidR="00F7122A" w:rsidRPr="00D46E05" w14:paraId="6C909FF2" w14:textId="77777777" w:rsidTr="00B33317">
        <w:tc>
          <w:tcPr>
            <w:tcW w:w="3085" w:type="dxa"/>
            <w:tcBorders>
              <w:left w:val="single" w:sz="4" w:space="0" w:color="auto"/>
            </w:tcBorders>
            <w:shd w:val="clear" w:color="auto" w:fill="99CCFF"/>
          </w:tcPr>
          <w:p w14:paraId="1DBE2ADF" w14:textId="77777777" w:rsidR="00F7122A" w:rsidRPr="00D46E05" w:rsidRDefault="00F7122A" w:rsidP="004276C6">
            <w:pPr>
              <w:rPr>
                <w:rFonts w:asciiTheme="minorHAnsi" w:hAnsiTheme="minorHAnsi" w:cstheme="minorHAnsi"/>
                <w:sz w:val="22"/>
                <w:szCs w:val="22"/>
              </w:rPr>
            </w:pPr>
          </w:p>
        </w:tc>
        <w:tc>
          <w:tcPr>
            <w:tcW w:w="7229" w:type="dxa"/>
            <w:gridSpan w:val="13"/>
            <w:tcBorders>
              <w:right w:val="single" w:sz="4" w:space="0" w:color="auto"/>
            </w:tcBorders>
            <w:shd w:val="clear" w:color="auto" w:fill="99CCFF"/>
            <w:vAlign w:val="center"/>
          </w:tcPr>
          <w:p w14:paraId="237F7AA4" w14:textId="77777777" w:rsidR="00F7122A" w:rsidRPr="00D46E05" w:rsidRDefault="00F7122A" w:rsidP="004276C6">
            <w:pPr>
              <w:rPr>
                <w:rFonts w:asciiTheme="minorHAnsi" w:hAnsiTheme="minorHAnsi" w:cstheme="minorHAnsi"/>
                <w:sz w:val="22"/>
                <w:szCs w:val="22"/>
              </w:rPr>
            </w:pPr>
          </w:p>
        </w:tc>
      </w:tr>
      <w:tr w:rsidR="00F7122A" w:rsidRPr="00D46E05" w14:paraId="10E21088" w14:textId="77777777" w:rsidTr="00B33317">
        <w:tc>
          <w:tcPr>
            <w:tcW w:w="3085" w:type="dxa"/>
            <w:tcBorders>
              <w:left w:val="single" w:sz="4" w:space="0" w:color="auto"/>
            </w:tcBorders>
            <w:shd w:val="clear" w:color="auto" w:fill="99CCFF"/>
            <w:vAlign w:val="center"/>
          </w:tcPr>
          <w:p w14:paraId="0354F3DD" w14:textId="77777777" w:rsidR="00F7122A" w:rsidRPr="00D46E05" w:rsidRDefault="00F7122A" w:rsidP="004276C6">
            <w:pPr>
              <w:rPr>
                <w:rFonts w:asciiTheme="minorHAnsi" w:hAnsiTheme="minorHAnsi" w:cstheme="minorHAnsi"/>
                <w:b/>
                <w:sz w:val="22"/>
                <w:szCs w:val="22"/>
              </w:rPr>
            </w:pPr>
            <w:r w:rsidRPr="00D46E05">
              <w:rPr>
                <w:rFonts w:asciiTheme="minorHAnsi" w:hAnsiTheme="minorHAnsi" w:cstheme="minorHAnsi"/>
                <w:b/>
                <w:sz w:val="22"/>
                <w:szCs w:val="22"/>
              </w:rPr>
              <w:t>University of New England?</w:t>
            </w:r>
          </w:p>
        </w:tc>
        <w:tc>
          <w:tcPr>
            <w:tcW w:w="1343" w:type="dxa"/>
            <w:vAlign w:val="center"/>
          </w:tcPr>
          <w:p w14:paraId="6D1C1CCE" w14:textId="77777777" w:rsidR="00F7122A" w:rsidRPr="00D46E05" w:rsidRDefault="00F7122A" w:rsidP="004276C6">
            <w:pPr>
              <w:rPr>
                <w:rFonts w:asciiTheme="minorHAnsi" w:hAnsiTheme="minorHAnsi" w:cstheme="minorHAnsi"/>
                <w:sz w:val="22"/>
                <w:szCs w:val="22"/>
              </w:rPr>
            </w:pPr>
            <w:r w:rsidRPr="00D46E05">
              <w:rPr>
                <w:rFonts w:asciiTheme="minorHAnsi" w:hAnsiTheme="minorHAnsi" w:cstheme="minorHAnsi"/>
                <w:sz w:val="22"/>
                <w:szCs w:val="22"/>
              </w:rPr>
              <w:t xml:space="preserve">  Yes</w:t>
            </w:r>
          </w:p>
        </w:tc>
        <w:tc>
          <w:tcPr>
            <w:tcW w:w="360" w:type="dxa"/>
            <w:vAlign w:val="center"/>
          </w:tcPr>
          <w:p w14:paraId="6A89FB87" w14:textId="77777777" w:rsidR="00F7122A" w:rsidRPr="00D46E05" w:rsidRDefault="00F7122A" w:rsidP="004276C6">
            <w:pPr>
              <w:rPr>
                <w:rFonts w:asciiTheme="minorHAnsi" w:hAnsiTheme="minorHAnsi" w:cstheme="minorHAnsi"/>
                <w:sz w:val="22"/>
                <w:szCs w:val="22"/>
              </w:rPr>
            </w:pPr>
          </w:p>
        </w:tc>
        <w:tc>
          <w:tcPr>
            <w:tcW w:w="385" w:type="dxa"/>
            <w:gridSpan w:val="3"/>
            <w:shd w:val="clear" w:color="auto" w:fill="99CCFF"/>
            <w:vAlign w:val="center"/>
          </w:tcPr>
          <w:p w14:paraId="4A836201" w14:textId="77777777" w:rsidR="00F7122A" w:rsidRPr="00D46E05" w:rsidRDefault="00F7122A" w:rsidP="004276C6">
            <w:pPr>
              <w:rPr>
                <w:rFonts w:asciiTheme="minorHAnsi" w:hAnsiTheme="minorHAnsi" w:cstheme="minorHAnsi"/>
                <w:sz w:val="22"/>
                <w:szCs w:val="22"/>
              </w:rPr>
            </w:pPr>
          </w:p>
        </w:tc>
        <w:tc>
          <w:tcPr>
            <w:tcW w:w="4840" w:type="dxa"/>
            <w:gridSpan w:val="7"/>
            <w:vAlign w:val="center"/>
          </w:tcPr>
          <w:p w14:paraId="2D5392C9" w14:textId="77777777" w:rsidR="00F7122A" w:rsidRPr="00D46E05" w:rsidRDefault="00F7122A" w:rsidP="004276C6">
            <w:pPr>
              <w:rPr>
                <w:rFonts w:asciiTheme="minorHAnsi" w:hAnsiTheme="minorHAnsi" w:cstheme="minorHAnsi"/>
                <w:sz w:val="22"/>
                <w:szCs w:val="22"/>
              </w:rPr>
            </w:pPr>
            <w:r w:rsidRPr="00D46E05">
              <w:rPr>
                <w:rFonts w:asciiTheme="minorHAnsi" w:hAnsiTheme="minorHAnsi" w:cstheme="minorHAnsi"/>
                <w:sz w:val="22"/>
                <w:szCs w:val="22"/>
              </w:rPr>
              <w:t xml:space="preserve">Other </w:t>
            </w:r>
            <w:r w:rsidRPr="00D46E05">
              <w:rPr>
                <w:rFonts w:asciiTheme="minorHAnsi" w:hAnsiTheme="minorHAnsi" w:cstheme="minorHAnsi"/>
                <w:i/>
                <w:sz w:val="22"/>
                <w:szCs w:val="22"/>
              </w:rPr>
              <w:t>(please specify)</w:t>
            </w:r>
            <w:r w:rsidRPr="00D46E05">
              <w:rPr>
                <w:rFonts w:asciiTheme="minorHAnsi" w:hAnsiTheme="minorHAnsi" w:cstheme="minorHAnsi"/>
                <w:sz w:val="22"/>
                <w:szCs w:val="22"/>
              </w:rPr>
              <w:t>:</w:t>
            </w:r>
          </w:p>
        </w:tc>
        <w:tc>
          <w:tcPr>
            <w:tcW w:w="301" w:type="dxa"/>
            <w:tcBorders>
              <w:right w:val="single" w:sz="4" w:space="0" w:color="auto"/>
            </w:tcBorders>
            <w:shd w:val="clear" w:color="auto" w:fill="99CCFF"/>
            <w:vAlign w:val="center"/>
          </w:tcPr>
          <w:p w14:paraId="7A32FB5D" w14:textId="77777777" w:rsidR="00F7122A" w:rsidRPr="00D46E05" w:rsidRDefault="00F7122A" w:rsidP="004276C6">
            <w:pPr>
              <w:rPr>
                <w:rFonts w:asciiTheme="minorHAnsi" w:hAnsiTheme="minorHAnsi" w:cstheme="minorHAnsi"/>
                <w:color w:val="000000"/>
                <w:sz w:val="22"/>
                <w:szCs w:val="22"/>
              </w:rPr>
            </w:pPr>
          </w:p>
        </w:tc>
      </w:tr>
      <w:tr w:rsidR="00F7122A" w:rsidRPr="00D46E05" w14:paraId="3CCC0768" w14:textId="77777777" w:rsidTr="00B33317">
        <w:tc>
          <w:tcPr>
            <w:tcW w:w="3085" w:type="dxa"/>
            <w:tcBorders>
              <w:left w:val="single" w:sz="4" w:space="0" w:color="auto"/>
            </w:tcBorders>
            <w:shd w:val="clear" w:color="auto" w:fill="99CCFF"/>
          </w:tcPr>
          <w:p w14:paraId="4BA0DA8B" w14:textId="77777777" w:rsidR="00F7122A" w:rsidRPr="00D46E05" w:rsidRDefault="00F7122A" w:rsidP="004276C6">
            <w:pPr>
              <w:rPr>
                <w:rFonts w:asciiTheme="minorHAnsi" w:hAnsiTheme="minorHAnsi" w:cstheme="minorHAnsi"/>
                <w:sz w:val="22"/>
                <w:szCs w:val="22"/>
              </w:rPr>
            </w:pPr>
          </w:p>
        </w:tc>
        <w:tc>
          <w:tcPr>
            <w:tcW w:w="7229" w:type="dxa"/>
            <w:gridSpan w:val="13"/>
            <w:tcBorders>
              <w:right w:val="single" w:sz="4" w:space="0" w:color="auto"/>
            </w:tcBorders>
            <w:shd w:val="clear" w:color="auto" w:fill="99CCFF"/>
            <w:vAlign w:val="center"/>
          </w:tcPr>
          <w:p w14:paraId="74ECD59E" w14:textId="77777777" w:rsidR="00F7122A" w:rsidRPr="00D46E05" w:rsidRDefault="00F7122A" w:rsidP="004276C6">
            <w:pPr>
              <w:rPr>
                <w:rFonts w:asciiTheme="minorHAnsi" w:hAnsiTheme="minorHAnsi" w:cstheme="minorHAnsi"/>
                <w:color w:val="000000"/>
                <w:sz w:val="22"/>
                <w:szCs w:val="22"/>
              </w:rPr>
            </w:pPr>
          </w:p>
        </w:tc>
      </w:tr>
      <w:tr w:rsidR="00F7122A" w:rsidRPr="00D46E05" w14:paraId="7407BD33" w14:textId="77777777" w:rsidTr="00B33317">
        <w:tc>
          <w:tcPr>
            <w:tcW w:w="3085" w:type="dxa"/>
            <w:tcBorders>
              <w:left w:val="single" w:sz="4" w:space="0" w:color="auto"/>
            </w:tcBorders>
            <w:shd w:val="clear" w:color="auto" w:fill="99CCFF"/>
            <w:vAlign w:val="center"/>
          </w:tcPr>
          <w:p w14:paraId="7A45081B" w14:textId="77777777" w:rsidR="00F7122A" w:rsidRPr="00D46E05" w:rsidRDefault="00F7122A" w:rsidP="004276C6">
            <w:pPr>
              <w:rPr>
                <w:rFonts w:asciiTheme="minorHAnsi" w:hAnsiTheme="minorHAnsi" w:cstheme="minorHAnsi"/>
                <w:b/>
                <w:sz w:val="22"/>
                <w:szCs w:val="22"/>
              </w:rPr>
            </w:pPr>
            <w:r w:rsidRPr="00D46E05">
              <w:rPr>
                <w:rFonts w:asciiTheme="minorHAnsi" w:hAnsiTheme="minorHAnsi" w:cstheme="minorHAnsi"/>
                <w:b/>
                <w:sz w:val="22"/>
                <w:szCs w:val="22"/>
              </w:rPr>
              <w:t>Principal supervisor</w:t>
            </w:r>
          </w:p>
        </w:tc>
        <w:tc>
          <w:tcPr>
            <w:tcW w:w="6928" w:type="dxa"/>
            <w:gridSpan w:val="12"/>
            <w:vAlign w:val="center"/>
          </w:tcPr>
          <w:p w14:paraId="4554E028" w14:textId="77777777" w:rsidR="00F7122A" w:rsidRPr="00D46E05" w:rsidRDefault="00F7122A" w:rsidP="004276C6">
            <w:pPr>
              <w:rPr>
                <w:rFonts w:asciiTheme="minorHAnsi" w:hAnsiTheme="minorHAnsi" w:cstheme="minorHAnsi"/>
                <w:color w:val="000000"/>
                <w:sz w:val="22"/>
                <w:szCs w:val="22"/>
              </w:rPr>
            </w:pPr>
          </w:p>
        </w:tc>
        <w:tc>
          <w:tcPr>
            <w:tcW w:w="301" w:type="dxa"/>
            <w:tcBorders>
              <w:right w:val="single" w:sz="4" w:space="0" w:color="auto"/>
            </w:tcBorders>
            <w:shd w:val="clear" w:color="auto" w:fill="99CCFF"/>
            <w:vAlign w:val="center"/>
          </w:tcPr>
          <w:p w14:paraId="64282B08" w14:textId="77777777" w:rsidR="00F7122A" w:rsidRPr="00D46E05" w:rsidRDefault="00F7122A" w:rsidP="004276C6">
            <w:pPr>
              <w:rPr>
                <w:rFonts w:asciiTheme="minorHAnsi" w:hAnsiTheme="minorHAnsi" w:cstheme="minorHAnsi"/>
                <w:color w:val="000000"/>
                <w:sz w:val="22"/>
                <w:szCs w:val="22"/>
              </w:rPr>
            </w:pPr>
          </w:p>
        </w:tc>
      </w:tr>
      <w:tr w:rsidR="00F7122A" w:rsidRPr="00D46E05" w14:paraId="1B65AD73" w14:textId="77777777" w:rsidTr="00B33317">
        <w:tc>
          <w:tcPr>
            <w:tcW w:w="3085" w:type="dxa"/>
            <w:tcBorders>
              <w:left w:val="single" w:sz="4" w:space="0" w:color="auto"/>
              <w:bottom w:val="single" w:sz="4" w:space="0" w:color="auto"/>
            </w:tcBorders>
            <w:shd w:val="clear" w:color="auto" w:fill="99CCFF"/>
          </w:tcPr>
          <w:p w14:paraId="67F251EC" w14:textId="77777777" w:rsidR="00F7122A" w:rsidRPr="00D46E05" w:rsidRDefault="00F7122A" w:rsidP="004276C6">
            <w:pPr>
              <w:rPr>
                <w:rFonts w:asciiTheme="minorHAnsi" w:hAnsiTheme="minorHAnsi" w:cstheme="minorHAnsi"/>
                <w:color w:val="000000"/>
                <w:sz w:val="22"/>
                <w:szCs w:val="22"/>
              </w:rPr>
            </w:pPr>
          </w:p>
        </w:tc>
        <w:tc>
          <w:tcPr>
            <w:tcW w:w="7229" w:type="dxa"/>
            <w:gridSpan w:val="13"/>
            <w:tcBorders>
              <w:bottom w:val="single" w:sz="4" w:space="0" w:color="auto"/>
              <w:right w:val="single" w:sz="4" w:space="0" w:color="auto"/>
            </w:tcBorders>
            <w:shd w:val="clear" w:color="auto" w:fill="99CCFF"/>
            <w:vAlign w:val="center"/>
          </w:tcPr>
          <w:p w14:paraId="563DC970" w14:textId="77777777" w:rsidR="00F7122A" w:rsidRPr="00D46E05" w:rsidRDefault="00F7122A" w:rsidP="004276C6">
            <w:pPr>
              <w:rPr>
                <w:rFonts w:asciiTheme="minorHAnsi" w:hAnsiTheme="minorHAnsi" w:cstheme="minorHAnsi"/>
                <w:color w:val="000000"/>
                <w:sz w:val="22"/>
                <w:szCs w:val="22"/>
              </w:rPr>
            </w:pPr>
          </w:p>
        </w:tc>
      </w:tr>
    </w:tbl>
    <w:p w14:paraId="26BBCD80" w14:textId="77777777" w:rsidR="00F7122A" w:rsidRPr="00D46E05" w:rsidRDefault="00F7122A" w:rsidP="00F7122A">
      <w:pPr>
        <w:rPr>
          <w:rFonts w:asciiTheme="minorHAnsi" w:hAnsiTheme="minorHAnsi" w:cstheme="minorHAnsi"/>
          <w:sz w:val="22"/>
          <w:szCs w:val="22"/>
        </w:rPr>
      </w:pPr>
      <w:r w:rsidRPr="00D46E05">
        <w:rPr>
          <w:rFonts w:asciiTheme="minorHAnsi" w:hAnsiTheme="minorHAnsi" w:cstheme="minorHAnsi"/>
          <w:i/>
          <w:sz w:val="22"/>
          <w:szCs w:val="22"/>
        </w:rPr>
        <w:t xml:space="preserve">Copy this table and repeat for each additional student. </w:t>
      </w:r>
    </w:p>
    <w:p w14:paraId="0DC76E3C" w14:textId="77777777" w:rsidR="000C75FC" w:rsidRPr="00D46E05" w:rsidRDefault="000C75FC">
      <w:pPr>
        <w:rPr>
          <w:rFonts w:asciiTheme="minorHAnsi" w:hAnsiTheme="minorHAnsi" w:cstheme="minorHAnsi"/>
          <w:color w:val="000000"/>
          <w:sz w:val="22"/>
          <w:szCs w:val="22"/>
        </w:rPr>
      </w:pPr>
    </w:p>
    <w:p w14:paraId="36DCB942" w14:textId="77777777" w:rsidR="00436556" w:rsidRPr="00D46E05" w:rsidRDefault="00436556">
      <w:pPr>
        <w:rPr>
          <w:rFonts w:asciiTheme="minorHAnsi" w:hAnsiTheme="minorHAnsi" w:cstheme="minorHAnsi"/>
          <w:color w:val="000000"/>
          <w:sz w:val="22"/>
          <w:szCs w:val="22"/>
        </w:rPr>
      </w:pPr>
    </w:p>
    <w:p w14:paraId="4CBBDB10" w14:textId="77777777" w:rsidR="00085ED3" w:rsidRPr="00D46E05" w:rsidRDefault="005D28F9" w:rsidP="00711F68">
      <w:pPr>
        <w:pStyle w:val="Heading4"/>
        <w:rPr>
          <w:rFonts w:asciiTheme="minorHAnsi" w:hAnsiTheme="minorHAnsi" w:cstheme="minorHAnsi"/>
          <w:sz w:val="22"/>
          <w:szCs w:val="22"/>
        </w:rPr>
      </w:pPr>
      <w:bookmarkStart w:id="8" w:name="_PART_C_–"/>
      <w:bookmarkEnd w:id="8"/>
      <w:r w:rsidRPr="00D46E05">
        <w:rPr>
          <w:rFonts w:asciiTheme="minorHAnsi" w:hAnsiTheme="minorHAnsi" w:cstheme="minorHAnsi"/>
          <w:sz w:val="22"/>
          <w:szCs w:val="22"/>
        </w:rPr>
        <w:t>PART C</w:t>
      </w:r>
      <w:r w:rsidR="005174D0" w:rsidRPr="00D46E05">
        <w:rPr>
          <w:rFonts w:asciiTheme="minorHAnsi" w:hAnsiTheme="minorHAnsi" w:cstheme="minorHAnsi"/>
          <w:sz w:val="22"/>
          <w:szCs w:val="22"/>
        </w:rPr>
        <w:t xml:space="preserve"> – IDENTIF</w:t>
      </w:r>
      <w:r w:rsidR="006A678D" w:rsidRPr="00D46E05">
        <w:rPr>
          <w:rFonts w:asciiTheme="minorHAnsi" w:hAnsiTheme="minorHAnsi" w:cstheme="minorHAnsi"/>
          <w:sz w:val="22"/>
          <w:szCs w:val="22"/>
        </w:rPr>
        <w:t>Y</w:t>
      </w:r>
      <w:r w:rsidR="005174D0" w:rsidRPr="00D46E05">
        <w:rPr>
          <w:rFonts w:asciiTheme="minorHAnsi" w:hAnsiTheme="minorHAnsi" w:cstheme="minorHAnsi"/>
          <w:sz w:val="22"/>
          <w:szCs w:val="22"/>
        </w:rPr>
        <w:t>I</w:t>
      </w:r>
      <w:r w:rsidR="005C50A5" w:rsidRPr="00D46E05">
        <w:rPr>
          <w:rFonts w:asciiTheme="minorHAnsi" w:hAnsiTheme="minorHAnsi" w:cstheme="minorHAnsi"/>
          <w:sz w:val="22"/>
          <w:szCs w:val="22"/>
        </w:rPr>
        <w:t xml:space="preserve">NG </w:t>
      </w:r>
      <w:r w:rsidR="005174D0" w:rsidRPr="00D46E05">
        <w:rPr>
          <w:rFonts w:asciiTheme="minorHAnsi" w:hAnsiTheme="minorHAnsi" w:cstheme="minorHAnsi"/>
          <w:sz w:val="22"/>
          <w:szCs w:val="22"/>
        </w:rPr>
        <w:t>ETHICAL ISSUES</w:t>
      </w:r>
      <w:r w:rsidRPr="00D46E05">
        <w:rPr>
          <w:rFonts w:asciiTheme="minorHAnsi" w:hAnsiTheme="minorHAnsi" w:cstheme="minorHAnsi"/>
          <w:sz w:val="22"/>
          <w:szCs w:val="22"/>
        </w:rPr>
        <w:t xml:space="preserve"> </w:t>
      </w:r>
    </w:p>
    <w:p w14:paraId="5DCFD698" w14:textId="77777777" w:rsidR="00723FD2" w:rsidRPr="00D46E05" w:rsidRDefault="000C3524" w:rsidP="00711F68">
      <w:pPr>
        <w:ind w:left="284" w:hanging="11"/>
        <w:jc w:val="both"/>
        <w:rPr>
          <w:rFonts w:asciiTheme="minorHAnsi" w:hAnsiTheme="minorHAnsi" w:cstheme="minorHAnsi"/>
          <w:sz w:val="22"/>
          <w:szCs w:val="22"/>
        </w:rPr>
      </w:pPr>
      <w:r w:rsidRPr="00D46E05">
        <w:rPr>
          <w:rFonts w:asciiTheme="minorHAnsi" w:hAnsiTheme="minorHAnsi" w:cstheme="minorHAnsi"/>
          <w:sz w:val="22"/>
          <w:szCs w:val="22"/>
        </w:rPr>
        <w:t xml:space="preserve">Your </w:t>
      </w:r>
      <w:proofErr w:type="gramStart"/>
      <w:r w:rsidRPr="00D46E05">
        <w:rPr>
          <w:rFonts w:asciiTheme="minorHAnsi" w:hAnsiTheme="minorHAnsi" w:cstheme="minorHAnsi"/>
          <w:sz w:val="22"/>
          <w:szCs w:val="22"/>
        </w:rPr>
        <w:t>response</w:t>
      </w:r>
      <w:r w:rsidR="002E58EC" w:rsidRPr="00D46E05">
        <w:rPr>
          <w:rFonts w:asciiTheme="minorHAnsi" w:hAnsiTheme="minorHAnsi" w:cstheme="minorHAnsi"/>
          <w:sz w:val="22"/>
          <w:szCs w:val="22"/>
        </w:rPr>
        <w:t>s</w:t>
      </w:r>
      <w:proofErr w:type="gramEnd"/>
      <w:r w:rsidRPr="00D46E05">
        <w:rPr>
          <w:rFonts w:asciiTheme="minorHAnsi" w:hAnsiTheme="minorHAnsi" w:cstheme="minorHAnsi"/>
          <w:sz w:val="22"/>
          <w:szCs w:val="22"/>
        </w:rPr>
        <w:t xml:space="preserve"> to thi</w:t>
      </w:r>
      <w:r w:rsidR="002E58EC" w:rsidRPr="00D46E05">
        <w:rPr>
          <w:rFonts w:asciiTheme="minorHAnsi" w:hAnsiTheme="minorHAnsi" w:cstheme="minorHAnsi"/>
          <w:sz w:val="22"/>
          <w:szCs w:val="22"/>
        </w:rPr>
        <w:t>s section serve</w:t>
      </w:r>
      <w:r w:rsidR="00EE5F1D" w:rsidRPr="00D46E05">
        <w:rPr>
          <w:rFonts w:asciiTheme="minorHAnsi" w:hAnsiTheme="minorHAnsi" w:cstheme="minorHAnsi"/>
          <w:sz w:val="22"/>
          <w:szCs w:val="22"/>
        </w:rPr>
        <w:t>s</w:t>
      </w:r>
      <w:r w:rsidRPr="00D46E05">
        <w:rPr>
          <w:rFonts w:asciiTheme="minorHAnsi" w:hAnsiTheme="minorHAnsi" w:cstheme="minorHAnsi"/>
          <w:sz w:val="22"/>
          <w:szCs w:val="22"/>
        </w:rPr>
        <w:t xml:space="preserve"> two purposes: </w:t>
      </w:r>
      <w:r w:rsidR="00EE5F1D" w:rsidRPr="00D46E05">
        <w:rPr>
          <w:rFonts w:asciiTheme="minorHAnsi" w:hAnsiTheme="minorHAnsi" w:cstheme="minorHAnsi"/>
          <w:sz w:val="22"/>
          <w:szCs w:val="22"/>
        </w:rPr>
        <w:t>identifying</w:t>
      </w:r>
      <w:r w:rsidRPr="00D46E05">
        <w:rPr>
          <w:rFonts w:asciiTheme="minorHAnsi" w:hAnsiTheme="minorHAnsi" w:cstheme="minorHAnsi"/>
          <w:sz w:val="22"/>
          <w:szCs w:val="22"/>
        </w:rPr>
        <w:t xml:space="preserve"> the ethical issues associated with the </w:t>
      </w:r>
      <w:r w:rsidR="00436556" w:rsidRPr="00D46E05">
        <w:rPr>
          <w:rFonts w:asciiTheme="minorHAnsi" w:hAnsiTheme="minorHAnsi" w:cstheme="minorHAnsi"/>
          <w:sz w:val="22"/>
          <w:szCs w:val="22"/>
        </w:rPr>
        <w:t xml:space="preserve">proposed </w:t>
      </w:r>
      <w:r w:rsidRPr="00D46E05">
        <w:rPr>
          <w:rFonts w:asciiTheme="minorHAnsi" w:hAnsiTheme="minorHAnsi" w:cstheme="minorHAnsi"/>
          <w:sz w:val="22"/>
          <w:szCs w:val="22"/>
        </w:rPr>
        <w:t xml:space="preserve">research; and </w:t>
      </w:r>
      <w:r w:rsidR="00EE5F1D" w:rsidRPr="00D46E05">
        <w:rPr>
          <w:rFonts w:asciiTheme="minorHAnsi" w:hAnsiTheme="minorHAnsi" w:cstheme="minorHAnsi"/>
          <w:sz w:val="22"/>
          <w:szCs w:val="22"/>
        </w:rPr>
        <w:t xml:space="preserve">to </w:t>
      </w:r>
      <w:r w:rsidR="002E58EC" w:rsidRPr="00D46E05">
        <w:rPr>
          <w:rFonts w:asciiTheme="minorHAnsi" w:hAnsiTheme="minorHAnsi" w:cstheme="minorHAnsi"/>
          <w:sz w:val="22"/>
          <w:szCs w:val="22"/>
        </w:rPr>
        <w:t>help you</w:t>
      </w:r>
      <w:r w:rsidR="007B4375" w:rsidRPr="00D46E05">
        <w:rPr>
          <w:rFonts w:asciiTheme="minorHAnsi" w:hAnsiTheme="minorHAnsi" w:cstheme="minorHAnsi"/>
          <w:sz w:val="22"/>
          <w:szCs w:val="22"/>
        </w:rPr>
        <w:t xml:space="preserve"> </w:t>
      </w:r>
      <w:r w:rsidRPr="00D46E05">
        <w:rPr>
          <w:rFonts w:asciiTheme="minorHAnsi" w:hAnsiTheme="minorHAnsi" w:cstheme="minorHAnsi"/>
          <w:sz w:val="22"/>
          <w:szCs w:val="22"/>
        </w:rPr>
        <w:t xml:space="preserve">determine which level of ethical review applies to </w:t>
      </w:r>
      <w:r w:rsidR="002E58EC" w:rsidRPr="00D46E05">
        <w:rPr>
          <w:rFonts w:asciiTheme="minorHAnsi" w:hAnsiTheme="minorHAnsi" w:cstheme="minorHAnsi"/>
          <w:sz w:val="22"/>
          <w:szCs w:val="22"/>
        </w:rPr>
        <w:t>your</w:t>
      </w:r>
      <w:r w:rsidRPr="00D46E05">
        <w:rPr>
          <w:rFonts w:asciiTheme="minorHAnsi" w:hAnsiTheme="minorHAnsi" w:cstheme="minorHAnsi"/>
          <w:sz w:val="22"/>
          <w:szCs w:val="22"/>
        </w:rPr>
        <w:t xml:space="preserve"> project.</w:t>
      </w:r>
      <w:r w:rsidR="00E514DB" w:rsidRPr="00D46E05">
        <w:rPr>
          <w:rFonts w:asciiTheme="minorHAnsi" w:hAnsiTheme="minorHAnsi" w:cstheme="minorHAnsi"/>
          <w:sz w:val="22"/>
          <w:szCs w:val="22"/>
        </w:rPr>
        <w:t xml:space="preserve">  </w:t>
      </w:r>
    </w:p>
    <w:p w14:paraId="096860A3" w14:textId="77777777" w:rsidR="005174D0" w:rsidRPr="00D46E05" w:rsidRDefault="00E514DB" w:rsidP="00711F68">
      <w:pPr>
        <w:ind w:left="284" w:hanging="11"/>
        <w:jc w:val="both"/>
        <w:rPr>
          <w:rFonts w:asciiTheme="minorHAnsi" w:hAnsiTheme="minorHAnsi" w:cstheme="minorHAnsi"/>
          <w:sz w:val="22"/>
          <w:szCs w:val="22"/>
        </w:rPr>
      </w:pPr>
      <w:r w:rsidRPr="00D46E05">
        <w:rPr>
          <w:rFonts w:asciiTheme="minorHAnsi" w:hAnsiTheme="minorHAnsi" w:cstheme="minorHAnsi"/>
          <w:sz w:val="22"/>
          <w:szCs w:val="22"/>
        </w:rPr>
        <w:t xml:space="preserve">Where relevant </w:t>
      </w:r>
      <w:r w:rsidR="005A095A" w:rsidRPr="00D46E05">
        <w:rPr>
          <w:rFonts w:asciiTheme="minorHAnsi" w:hAnsiTheme="minorHAnsi" w:cstheme="minorHAnsi"/>
          <w:sz w:val="22"/>
          <w:szCs w:val="22"/>
        </w:rPr>
        <w:t xml:space="preserve">there are </w:t>
      </w:r>
      <w:r w:rsidR="005A095A" w:rsidRPr="00D46E05">
        <w:rPr>
          <w:rFonts w:asciiTheme="minorHAnsi" w:hAnsiTheme="minorHAnsi" w:cstheme="minorHAnsi"/>
          <w:b/>
          <w:color w:val="0000FF"/>
          <w:sz w:val="22"/>
          <w:szCs w:val="22"/>
          <w:u w:val="single"/>
        </w:rPr>
        <w:t>hyperlinks</w:t>
      </w:r>
      <w:r w:rsidR="005A095A" w:rsidRPr="00D46E05">
        <w:rPr>
          <w:rFonts w:asciiTheme="minorHAnsi" w:hAnsiTheme="minorHAnsi" w:cstheme="minorHAnsi"/>
          <w:sz w:val="22"/>
          <w:szCs w:val="22"/>
        </w:rPr>
        <w:t xml:space="preserve"> to </w:t>
      </w:r>
      <w:r w:rsidRPr="00D46E05">
        <w:rPr>
          <w:rFonts w:asciiTheme="minorHAnsi" w:hAnsiTheme="minorHAnsi" w:cstheme="minorHAnsi"/>
          <w:sz w:val="22"/>
          <w:szCs w:val="22"/>
        </w:rPr>
        <w:t>corresponding questions in Part D</w:t>
      </w:r>
      <w:r w:rsidR="005A095A" w:rsidRPr="00D46E05">
        <w:rPr>
          <w:rFonts w:asciiTheme="minorHAnsi" w:hAnsiTheme="minorHAnsi" w:cstheme="minorHAnsi"/>
          <w:sz w:val="22"/>
          <w:szCs w:val="22"/>
        </w:rPr>
        <w:t xml:space="preserve">.  </w:t>
      </w:r>
      <w:r w:rsidR="00723FD2" w:rsidRPr="00D46E05">
        <w:rPr>
          <w:rFonts w:asciiTheme="minorHAnsi" w:hAnsiTheme="minorHAnsi" w:cstheme="minorHAnsi"/>
          <w:sz w:val="22"/>
          <w:szCs w:val="22"/>
        </w:rPr>
        <w:t>(</w:t>
      </w:r>
      <w:r w:rsidR="005A095A" w:rsidRPr="00D46E05">
        <w:rPr>
          <w:rFonts w:asciiTheme="minorHAnsi" w:hAnsiTheme="minorHAnsi" w:cstheme="minorHAnsi"/>
          <w:sz w:val="22"/>
          <w:szCs w:val="22"/>
        </w:rPr>
        <w:t>Ctrl + click to follow the link</w:t>
      </w:r>
      <w:r w:rsidRPr="00D46E05">
        <w:rPr>
          <w:rFonts w:asciiTheme="minorHAnsi" w:hAnsiTheme="minorHAnsi" w:cstheme="minorHAnsi"/>
          <w:sz w:val="22"/>
          <w:szCs w:val="22"/>
        </w:rPr>
        <w:t>.</w:t>
      </w:r>
      <w:r w:rsidR="00723FD2" w:rsidRPr="00D46E05">
        <w:rPr>
          <w:rFonts w:asciiTheme="minorHAnsi" w:hAnsiTheme="minorHAnsi" w:cstheme="minorHAnsi"/>
          <w:sz w:val="22"/>
          <w:szCs w:val="22"/>
        </w:rPr>
        <w:t>)</w:t>
      </w:r>
    </w:p>
    <w:p w14:paraId="044FF169" w14:textId="77777777" w:rsidR="00E26ECF" w:rsidRPr="00D46E05" w:rsidRDefault="00A04539" w:rsidP="00A04539">
      <w:pPr>
        <w:pStyle w:val="BlockText"/>
        <w:ind w:left="113" w:right="113"/>
        <w:jc w:val="right"/>
        <w:rPr>
          <w:rFonts w:asciiTheme="minorHAnsi" w:hAnsiTheme="minorHAnsi" w:cstheme="minorHAnsi"/>
          <w:bCs w:val="0"/>
          <w:i/>
          <w:color w:val="000000"/>
          <w:sz w:val="22"/>
          <w:szCs w:val="22"/>
          <w:lang w:val="en-AU"/>
        </w:rPr>
      </w:pPr>
      <w:r w:rsidRPr="00D46E05">
        <w:rPr>
          <w:rFonts w:asciiTheme="minorHAnsi" w:hAnsiTheme="minorHAnsi" w:cstheme="minorHAnsi"/>
          <w:bCs w:val="0"/>
          <w:i/>
          <w:color w:val="000000"/>
          <w:sz w:val="22"/>
          <w:szCs w:val="22"/>
          <w:lang w:val="en-AU"/>
        </w:rPr>
        <w:t>(insert X in box)</w:t>
      </w:r>
    </w:p>
    <w:tbl>
      <w:tblPr>
        <w:tblW w:w="9891"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ayout w:type="fixed"/>
        <w:tblLook w:val="0000" w:firstRow="0" w:lastRow="0" w:firstColumn="0" w:lastColumn="0" w:noHBand="0" w:noVBand="0"/>
      </w:tblPr>
      <w:tblGrid>
        <w:gridCol w:w="677"/>
        <w:gridCol w:w="6048"/>
        <w:gridCol w:w="245"/>
        <w:gridCol w:w="1080"/>
        <w:gridCol w:w="280"/>
        <w:gridCol w:w="245"/>
        <w:gridCol w:w="1080"/>
        <w:gridCol w:w="236"/>
      </w:tblGrid>
      <w:tr w:rsidR="00057E41" w:rsidRPr="00D46E05" w14:paraId="0F8F3337" w14:textId="77777777" w:rsidTr="00D97B14">
        <w:trPr>
          <w:cantSplit/>
          <w:trHeight w:val="340"/>
        </w:trPr>
        <w:tc>
          <w:tcPr>
            <w:tcW w:w="677" w:type="dxa"/>
            <w:tcBorders>
              <w:top w:val="single" w:sz="4" w:space="0" w:color="auto"/>
              <w:left w:val="single" w:sz="4" w:space="0" w:color="auto"/>
              <w:bottom w:val="single" w:sz="4" w:space="0" w:color="auto"/>
              <w:right w:val="single" w:sz="4" w:space="0" w:color="auto"/>
            </w:tcBorders>
            <w:shd w:val="clear" w:color="auto" w:fill="C6D9F1"/>
            <w:vAlign w:val="center"/>
          </w:tcPr>
          <w:p w14:paraId="09ECF25C" w14:textId="77777777" w:rsidR="00057E41" w:rsidRPr="00D46E05" w:rsidRDefault="00906999" w:rsidP="00057E41">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C1</w:t>
            </w:r>
          </w:p>
        </w:tc>
        <w:tc>
          <w:tcPr>
            <w:tcW w:w="6048" w:type="dxa"/>
            <w:tcBorders>
              <w:top w:val="single" w:sz="4" w:space="0" w:color="auto"/>
              <w:left w:val="single" w:sz="4" w:space="0" w:color="auto"/>
              <w:bottom w:val="single" w:sz="4" w:space="0" w:color="auto"/>
              <w:right w:val="single" w:sz="4" w:space="0" w:color="auto"/>
            </w:tcBorders>
            <w:shd w:val="clear" w:color="auto" w:fill="C6D9F1"/>
            <w:vAlign w:val="center"/>
          </w:tcPr>
          <w:p w14:paraId="621A6326" w14:textId="77777777" w:rsidR="00057E41" w:rsidRPr="00D46E05" w:rsidRDefault="00906999" w:rsidP="00D97B14">
            <w:pPr>
              <w:rPr>
                <w:rFonts w:asciiTheme="minorHAnsi" w:hAnsiTheme="minorHAnsi" w:cstheme="minorHAnsi"/>
                <w:sz w:val="22"/>
                <w:szCs w:val="22"/>
              </w:rPr>
            </w:pPr>
            <w:r w:rsidRPr="00D46E05">
              <w:rPr>
                <w:rFonts w:asciiTheme="minorHAnsi" w:hAnsiTheme="minorHAnsi" w:cstheme="minorHAnsi"/>
                <w:sz w:val="22"/>
                <w:szCs w:val="22"/>
              </w:rPr>
              <w:t xml:space="preserve">Will participants of this research be quoted either directly or </w:t>
            </w:r>
            <w:r w:rsidR="00556CA8" w:rsidRPr="00D46E05">
              <w:rPr>
                <w:rFonts w:asciiTheme="minorHAnsi" w:hAnsiTheme="minorHAnsi" w:cstheme="minorHAnsi"/>
                <w:sz w:val="22"/>
                <w:szCs w:val="22"/>
              </w:rPr>
              <w:t>using a pseudonym</w:t>
            </w:r>
            <w:r w:rsidRPr="00D46E05">
              <w:rPr>
                <w:rFonts w:asciiTheme="minorHAnsi" w:hAnsiTheme="minorHAnsi" w:cstheme="minorHAnsi"/>
                <w:sz w:val="22"/>
                <w:szCs w:val="22"/>
              </w:rPr>
              <w:t>, in the reporting?</w:t>
            </w:r>
          </w:p>
        </w:tc>
        <w:tc>
          <w:tcPr>
            <w:tcW w:w="245" w:type="dxa"/>
            <w:tcBorders>
              <w:top w:val="nil"/>
              <w:left w:val="single" w:sz="4" w:space="0" w:color="auto"/>
              <w:bottom w:val="nil"/>
              <w:right w:val="single" w:sz="4" w:space="0" w:color="auto"/>
            </w:tcBorders>
            <w:shd w:val="clear" w:color="auto" w:fill="auto"/>
          </w:tcPr>
          <w:p w14:paraId="295A9DB2" w14:textId="77777777" w:rsidR="00057E41" w:rsidRPr="00D46E05" w:rsidRDefault="00057E41"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tcBorders>
              <w:top w:val="single" w:sz="4" w:space="0" w:color="auto"/>
              <w:left w:val="single" w:sz="4" w:space="0" w:color="auto"/>
              <w:bottom w:val="single" w:sz="4" w:space="0" w:color="auto"/>
              <w:right w:val="single" w:sz="4" w:space="0" w:color="auto"/>
            </w:tcBorders>
            <w:shd w:val="clear" w:color="auto" w:fill="C6D9F1"/>
            <w:vAlign w:val="center"/>
          </w:tcPr>
          <w:p w14:paraId="146076EE" w14:textId="77777777" w:rsidR="00906999" w:rsidRPr="00D46E05" w:rsidRDefault="00906999" w:rsidP="00906999">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p w14:paraId="53BF43F4" w14:textId="77777777" w:rsidR="00057E41" w:rsidRPr="00D46E05" w:rsidRDefault="00906999" w:rsidP="00906999">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D1" w:history="1">
              <w:r w:rsidRPr="00D46E05">
                <w:rPr>
                  <w:rStyle w:val="Hyperlink"/>
                  <w:rFonts w:asciiTheme="minorHAnsi" w:hAnsiTheme="minorHAnsi" w:cstheme="minorHAnsi"/>
                  <w:b/>
                  <w:sz w:val="22"/>
                  <w:szCs w:val="22"/>
                </w:rPr>
                <w:t>D1</w:t>
              </w:r>
            </w:hyperlink>
          </w:p>
        </w:tc>
        <w:tc>
          <w:tcPr>
            <w:tcW w:w="280" w:type="dxa"/>
            <w:tcBorders>
              <w:top w:val="single" w:sz="4" w:space="0" w:color="auto"/>
              <w:left w:val="single" w:sz="4" w:space="0" w:color="auto"/>
              <w:bottom w:val="single" w:sz="4" w:space="0" w:color="auto"/>
              <w:right w:val="single" w:sz="4" w:space="0" w:color="auto"/>
            </w:tcBorders>
            <w:shd w:val="clear" w:color="auto" w:fill="C6D9F1"/>
            <w:vAlign w:val="center"/>
          </w:tcPr>
          <w:p w14:paraId="6B9ECA05" w14:textId="42C63CBB" w:rsidR="00057E41" w:rsidRPr="00D46E05" w:rsidRDefault="00290576"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Pr>
                <w:rFonts w:asciiTheme="minorHAnsi" w:hAnsiTheme="minorHAnsi" w:cstheme="minorHAnsi"/>
                <w:spacing w:val="-2"/>
                <w:sz w:val="22"/>
                <w:szCs w:val="22"/>
              </w:rPr>
              <w:t>X</w:t>
            </w:r>
          </w:p>
        </w:tc>
        <w:tc>
          <w:tcPr>
            <w:tcW w:w="245" w:type="dxa"/>
            <w:tcBorders>
              <w:top w:val="nil"/>
              <w:left w:val="single" w:sz="4" w:space="0" w:color="auto"/>
              <w:bottom w:val="nil"/>
              <w:right w:val="single" w:sz="4" w:space="0" w:color="auto"/>
            </w:tcBorders>
            <w:shd w:val="clear" w:color="auto" w:fill="auto"/>
            <w:vAlign w:val="center"/>
          </w:tcPr>
          <w:p w14:paraId="45B90E9D" w14:textId="77777777" w:rsidR="00057E41" w:rsidRPr="00D46E05" w:rsidRDefault="00057E41"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tcBorders>
              <w:top w:val="single" w:sz="4" w:space="0" w:color="auto"/>
              <w:left w:val="single" w:sz="4" w:space="0" w:color="auto"/>
              <w:bottom w:val="single" w:sz="4" w:space="0" w:color="auto"/>
              <w:right w:val="single" w:sz="4" w:space="0" w:color="auto"/>
            </w:tcBorders>
            <w:shd w:val="clear" w:color="auto" w:fill="C6D9F1"/>
            <w:vAlign w:val="center"/>
          </w:tcPr>
          <w:p w14:paraId="67726CFB" w14:textId="77777777" w:rsidR="00906999" w:rsidRPr="00D46E05" w:rsidRDefault="00906999" w:rsidP="00906999">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p w14:paraId="2BCBD21F" w14:textId="77777777" w:rsidR="00057E41" w:rsidRPr="00D46E05" w:rsidRDefault="00906999" w:rsidP="00906999">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C2" w:history="1">
              <w:r w:rsidR="009A3DC3" w:rsidRPr="00D46E05">
                <w:rPr>
                  <w:rStyle w:val="Hyperlink"/>
                  <w:rFonts w:asciiTheme="minorHAnsi" w:hAnsiTheme="minorHAnsi" w:cstheme="minorHAnsi"/>
                  <w:b/>
                  <w:sz w:val="22"/>
                  <w:szCs w:val="22"/>
                </w:rPr>
                <w:t>C2</w:t>
              </w:r>
            </w:hyperlink>
          </w:p>
        </w:tc>
        <w:tc>
          <w:tcPr>
            <w:tcW w:w="236" w:type="dxa"/>
            <w:tcBorders>
              <w:top w:val="single" w:sz="4" w:space="0" w:color="auto"/>
              <w:left w:val="single" w:sz="4" w:space="0" w:color="auto"/>
              <w:bottom w:val="single" w:sz="4" w:space="0" w:color="auto"/>
              <w:right w:val="single" w:sz="4" w:space="0" w:color="auto"/>
            </w:tcBorders>
            <w:shd w:val="clear" w:color="auto" w:fill="C6D9F1"/>
            <w:vAlign w:val="center"/>
          </w:tcPr>
          <w:p w14:paraId="4548A92E" w14:textId="77777777" w:rsidR="00057E41" w:rsidRPr="00D46E05" w:rsidRDefault="00057E41"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r>
    </w:tbl>
    <w:p w14:paraId="03AC6EDF" w14:textId="77777777" w:rsidR="00C667EA" w:rsidRPr="00D46E05" w:rsidRDefault="00C667EA" w:rsidP="00C667EA">
      <w:pPr>
        <w:tabs>
          <w:tab w:val="left" w:pos="1080"/>
        </w:tabs>
        <w:ind w:left="142"/>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 xml:space="preserve">Will participants be quoted verbatim in reports?  </w:t>
      </w:r>
    </w:p>
    <w:p w14:paraId="092602BC" w14:textId="77777777" w:rsidR="00D97B14" w:rsidRPr="00D46E05" w:rsidRDefault="00D97B14" w:rsidP="000E5F0D">
      <w:pPr>
        <w:tabs>
          <w:tab w:val="left" w:pos="1080"/>
        </w:tabs>
        <w:ind w:left="1080"/>
        <w:rPr>
          <w:rFonts w:asciiTheme="minorHAnsi" w:hAnsiTheme="minorHAnsi" w:cstheme="minorHAnsi"/>
          <w:color w:val="0000FF"/>
          <w:sz w:val="22"/>
          <w:szCs w:val="22"/>
        </w:rPr>
      </w:pPr>
    </w:p>
    <w:tbl>
      <w:tblPr>
        <w:tblW w:w="9891"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ayout w:type="fixed"/>
        <w:tblLook w:val="0000" w:firstRow="0" w:lastRow="0" w:firstColumn="0" w:lastColumn="0" w:noHBand="0" w:noVBand="0"/>
      </w:tblPr>
      <w:tblGrid>
        <w:gridCol w:w="677"/>
        <w:gridCol w:w="6048"/>
        <w:gridCol w:w="245"/>
        <w:gridCol w:w="1080"/>
        <w:gridCol w:w="280"/>
        <w:gridCol w:w="245"/>
        <w:gridCol w:w="1080"/>
        <w:gridCol w:w="236"/>
      </w:tblGrid>
      <w:tr w:rsidR="00D97B14" w:rsidRPr="00D46E05" w14:paraId="5803B839" w14:textId="77777777" w:rsidTr="00D97B14">
        <w:trPr>
          <w:cantSplit/>
          <w:trHeight w:val="801"/>
        </w:trPr>
        <w:tc>
          <w:tcPr>
            <w:tcW w:w="677" w:type="dxa"/>
            <w:tcBorders>
              <w:top w:val="single" w:sz="4" w:space="0" w:color="auto"/>
              <w:left w:val="single" w:sz="4" w:space="0" w:color="auto"/>
              <w:bottom w:val="single" w:sz="4" w:space="0" w:color="auto"/>
              <w:right w:val="single" w:sz="4" w:space="0" w:color="auto"/>
            </w:tcBorders>
            <w:shd w:val="clear" w:color="auto" w:fill="CCC0D9"/>
            <w:vAlign w:val="center"/>
          </w:tcPr>
          <w:p w14:paraId="12438FBC" w14:textId="77777777" w:rsidR="00D97B14" w:rsidRPr="00D46E05" w:rsidRDefault="00D97B14" w:rsidP="00576315">
            <w:pPr>
              <w:tabs>
                <w:tab w:val="left" w:pos="5103"/>
                <w:tab w:val="left" w:pos="7117"/>
              </w:tabs>
              <w:suppressAutoHyphens/>
              <w:rPr>
                <w:rFonts w:asciiTheme="minorHAnsi" w:hAnsiTheme="minorHAnsi" w:cstheme="minorHAnsi"/>
                <w:spacing w:val="-2"/>
                <w:sz w:val="22"/>
                <w:szCs w:val="22"/>
              </w:rPr>
            </w:pPr>
            <w:bookmarkStart w:id="9" w:name="C2"/>
            <w:r w:rsidRPr="00D46E05">
              <w:rPr>
                <w:rFonts w:asciiTheme="minorHAnsi" w:hAnsiTheme="minorHAnsi" w:cstheme="minorHAnsi"/>
                <w:spacing w:val="-2"/>
                <w:sz w:val="22"/>
                <w:szCs w:val="22"/>
              </w:rPr>
              <w:lastRenderedPageBreak/>
              <w:t>C2</w:t>
            </w:r>
            <w:bookmarkEnd w:id="9"/>
          </w:p>
        </w:tc>
        <w:tc>
          <w:tcPr>
            <w:tcW w:w="6048" w:type="dxa"/>
            <w:tcBorders>
              <w:top w:val="single" w:sz="4" w:space="0" w:color="auto"/>
              <w:left w:val="single" w:sz="4" w:space="0" w:color="auto"/>
              <w:bottom w:val="single" w:sz="4" w:space="0" w:color="auto"/>
              <w:right w:val="single" w:sz="4" w:space="0" w:color="auto"/>
            </w:tcBorders>
            <w:shd w:val="clear" w:color="auto" w:fill="CCC0D9"/>
            <w:vAlign w:val="center"/>
          </w:tcPr>
          <w:p w14:paraId="44EDE3EE" w14:textId="77777777" w:rsidR="00D97B14" w:rsidRPr="00D46E05" w:rsidRDefault="00D97B14" w:rsidP="00EA2677">
            <w:pPr>
              <w:rPr>
                <w:rFonts w:asciiTheme="minorHAnsi" w:hAnsiTheme="minorHAnsi" w:cstheme="minorHAnsi"/>
                <w:sz w:val="22"/>
                <w:szCs w:val="22"/>
              </w:rPr>
            </w:pPr>
            <w:r w:rsidRPr="00D46E05">
              <w:rPr>
                <w:rFonts w:asciiTheme="minorHAnsi" w:hAnsiTheme="minorHAnsi" w:cstheme="minorHAnsi"/>
                <w:sz w:val="22"/>
                <w:szCs w:val="22"/>
              </w:rPr>
              <w:t>Will participants of this research be identifiable in the reporting?</w:t>
            </w:r>
          </w:p>
        </w:tc>
        <w:tc>
          <w:tcPr>
            <w:tcW w:w="245" w:type="dxa"/>
            <w:tcBorders>
              <w:top w:val="nil"/>
              <w:left w:val="single" w:sz="4" w:space="0" w:color="auto"/>
              <w:bottom w:val="nil"/>
              <w:right w:val="single" w:sz="4" w:space="0" w:color="auto"/>
            </w:tcBorders>
            <w:shd w:val="clear" w:color="auto" w:fill="auto"/>
          </w:tcPr>
          <w:p w14:paraId="754E09FC" w14:textId="77777777" w:rsidR="00D97B14" w:rsidRPr="00D46E05" w:rsidRDefault="00D97B14" w:rsidP="00576315">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tcBorders>
              <w:top w:val="single" w:sz="4" w:space="0" w:color="auto"/>
              <w:left w:val="single" w:sz="4" w:space="0" w:color="auto"/>
              <w:bottom w:val="single" w:sz="4" w:space="0" w:color="auto"/>
              <w:right w:val="single" w:sz="4" w:space="0" w:color="auto"/>
            </w:tcBorders>
            <w:shd w:val="clear" w:color="auto" w:fill="CCC0D9"/>
            <w:vAlign w:val="center"/>
          </w:tcPr>
          <w:p w14:paraId="4DE1F14C" w14:textId="77777777" w:rsidR="00D97B14" w:rsidRPr="00D46E05" w:rsidRDefault="00D97B14" w:rsidP="00576315">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p w14:paraId="6FF2C7E6" w14:textId="77777777" w:rsidR="00D97B14" w:rsidRPr="00D46E05" w:rsidRDefault="00D97B14" w:rsidP="00F6166C">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D2" w:history="1">
              <w:r w:rsidRPr="00D46E05">
                <w:rPr>
                  <w:rStyle w:val="Hyperlink"/>
                  <w:rFonts w:asciiTheme="minorHAnsi" w:hAnsiTheme="minorHAnsi" w:cstheme="minorHAnsi"/>
                  <w:b/>
                  <w:sz w:val="22"/>
                  <w:szCs w:val="22"/>
                </w:rPr>
                <w:t>D</w:t>
              </w:r>
              <w:r w:rsidR="00F6166C" w:rsidRPr="00D46E05">
                <w:rPr>
                  <w:rStyle w:val="Hyperlink"/>
                  <w:rFonts w:asciiTheme="minorHAnsi" w:hAnsiTheme="minorHAnsi" w:cstheme="minorHAnsi"/>
                  <w:b/>
                  <w:sz w:val="22"/>
                  <w:szCs w:val="22"/>
                </w:rPr>
                <w:t>2</w:t>
              </w:r>
            </w:hyperlink>
          </w:p>
        </w:tc>
        <w:tc>
          <w:tcPr>
            <w:tcW w:w="280" w:type="dxa"/>
            <w:tcBorders>
              <w:top w:val="single" w:sz="4" w:space="0" w:color="auto"/>
              <w:left w:val="single" w:sz="4" w:space="0" w:color="auto"/>
              <w:bottom w:val="single" w:sz="4" w:space="0" w:color="auto"/>
              <w:right w:val="single" w:sz="4" w:space="0" w:color="auto"/>
            </w:tcBorders>
            <w:shd w:val="clear" w:color="auto" w:fill="CCC0D9"/>
            <w:vAlign w:val="center"/>
          </w:tcPr>
          <w:p w14:paraId="4FEBB3D8" w14:textId="77777777" w:rsidR="00D97B14" w:rsidRPr="00D46E05" w:rsidRDefault="00D97B14" w:rsidP="00576315">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245" w:type="dxa"/>
            <w:tcBorders>
              <w:top w:val="nil"/>
              <w:left w:val="single" w:sz="4" w:space="0" w:color="auto"/>
              <w:bottom w:val="nil"/>
              <w:right w:val="single" w:sz="4" w:space="0" w:color="auto"/>
            </w:tcBorders>
            <w:shd w:val="clear" w:color="auto" w:fill="auto"/>
            <w:vAlign w:val="center"/>
          </w:tcPr>
          <w:p w14:paraId="205F57E3" w14:textId="77777777" w:rsidR="00D97B14" w:rsidRPr="00D46E05" w:rsidRDefault="00D97B14" w:rsidP="00576315">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tcBorders>
              <w:top w:val="single" w:sz="4" w:space="0" w:color="auto"/>
              <w:left w:val="single" w:sz="4" w:space="0" w:color="auto"/>
              <w:bottom w:val="single" w:sz="4" w:space="0" w:color="auto"/>
              <w:right w:val="single" w:sz="4" w:space="0" w:color="auto"/>
            </w:tcBorders>
            <w:shd w:val="clear" w:color="auto" w:fill="CCC0D9"/>
            <w:vAlign w:val="center"/>
          </w:tcPr>
          <w:p w14:paraId="04BB60F5" w14:textId="77777777" w:rsidR="00D97B14" w:rsidRPr="00D46E05" w:rsidRDefault="00D97B14" w:rsidP="00576315">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p w14:paraId="2383410A" w14:textId="77777777" w:rsidR="00D97B14" w:rsidRPr="00D46E05" w:rsidRDefault="00D97B14" w:rsidP="00F6166C">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C3" w:history="1">
              <w:r w:rsidRPr="00D46E05">
                <w:rPr>
                  <w:rStyle w:val="Hyperlink"/>
                  <w:rFonts w:asciiTheme="minorHAnsi" w:hAnsiTheme="minorHAnsi" w:cstheme="minorHAnsi"/>
                  <w:b/>
                  <w:sz w:val="22"/>
                  <w:szCs w:val="22"/>
                </w:rPr>
                <w:t>C</w:t>
              </w:r>
              <w:r w:rsidR="00F6166C" w:rsidRPr="00D46E05">
                <w:rPr>
                  <w:rStyle w:val="Hyperlink"/>
                  <w:rFonts w:asciiTheme="minorHAnsi" w:hAnsiTheme="minorHAnsi" w:cstheme="minorHAnsi"/>
                  <w:b/>
                  <w:sz w:val="22"/>
                  <w:szCs w:val="22"/>
                </w:rPr>
                <w:t>3</w:t>
              </w:r>
            </w:hyperlink>
          </w:p>
        </w:tc>
        <w:tc>
          <w:tcPr>
            <w:tcW w:w="236" w:type="dxa"/>
            <w:tcBorders>
              <w:top w:val="single" w:sz="4" w:space="0" w:color="auto"/>
              <w:left w:val="single" w:sz="4" w:space="0" w:color="auto"/>
              <w:bottom w:val="single" w:sz="4" w:space="0" w:color="auto"/>
              <w:right w:val="single" w:sz="4" w:space="0" w:color="auto"/>
            </w:tcBorders>
            <w:shd w:val="clear" w:color="auto" w:fill="CCC0D9"/>
            <w:vAlign w:val="center"/>
          </w:tcPr>
          <w:p w14:paraId="7D62F2A6" w14:textId="4A14BB22" w:rsidR="00D97B14" w:rsidRPr="00D46E05" w:rsidRDefault="00290576" w:rsidP="00576315">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Pr>
                <w:rFonts w:asciiTheme="minorHAnsi" w:hAnsiTheme="minorHAnsi" w:cstheme="minorHAnsi"/>
                <w:spacing w:val="-2"/>
                <w:sz w:val="22"/>
                <w:szCs w:val="22"/>
              </w:rPr>
              <w:t>X</w:t>
            </w:r>
          </w:p>
        </w:tc>
      </w:tr>
    </w:tbl>
    <w:p w14:paraId="21BF4E88" w14:textId="77777777" w:rsidR="000E5F0D" w:rsidRPr="00D46E05" w:rsidRDefault="000E5F0D" w:rsidP="005E4716">
      <w:pPr>
        <w:tabs>
          <w:tab w:val="left" w:pos="1080"/>
        </w:tabs>
        <w:ind w:left="284"/>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 xml:space="preserve">Will it be possible for third parties to identify the research participants or others either directly, e.g. by name, or indirectly, e.g. by association or other unique characteristic such as CEO of a prominent organisation?  </w:t>
      </w:r>
    </w:p>
    <w:p w14:paraId="4334797E" w14:textId="77777777" w:rsidR="00906999" w:rsidRPr="00D46E05" w:rsidRDefault="00906999" w:rsidP="00057E41">
      <w:pPr>
        <w:tabs>
          <w:tab w:val="left" w:pos="1080"/>
        </w:tabs>
        <w:ind w:left="1080"/>
        <w:rPr>
          <w:rFonts w:asciiTheme="minorHAnsi" w:hAnsiTheme="minorHAnsi" w:cstheme="minorHAnsi"/>
          <w:color w:val="0000FF"/>
          <w:sz w:val="22"/>
          <w:szCs w:val="22"/>
        </w:rPr>
      </w:pPr>
    </w:p>
    <w:tbl>
      <w:tblPr>
        <w:tblW w:w="9881"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ayout w:type="fixed"/>
        <w:tblLook w:val="0000" w:firstRow="0" w:lastRow="0" w:firstColumn="0" w:lastColumn="0" w:noHBand="0" w:noVBand="0"/>
      </w:tblPr>
      <w:tblGrid>
        <w:gridCol w:w="677"/>
        <w:gridCol w:w="6048"/>
        <w:gridCol w:w="245"/>
        <w:gridCol w:w="1080"/>
        <w:gridCol w:w="270"/>
        <w:gridCol w:w="245"/>
        <w:gridCol w:w="1080"/>
        <w:gridCol w:w="236"/>
      </w:tblGrid>
      <w:tr w:rsidR="00906999" w:rsidRPr="00D46E05" w14:paraId="384849CE" w14:textId="77777777" w:rsidTr="00DB2173">
        <w:trPr>
          <w:cantSplit/>
          <w:trHeight w:val="340"/>
        </w:trPr>
        <w:tc>
          <w:tcPr>
            <w:tcW w:w="677" w:type="dxa"/>
            <w:shd w:val="clear" w:color="auto" w:fill="C6D9F1"/>
            <w:vAlign w:val="center"/>
          </w:tcPr>
          <w:p w14:paraId="4F25B88E" w14:textId="77777777" w:rsidR="00906999" w:rsidRPr="00D46E05" w:rsidRDefault="00906999" w:rsidP="00D97B14">
            <w:pPr>
              <w:tabs>
                <w:tab w:val="left" w:pos="5103"/>
                <w:tab w:val="left" w:pos="7117"/>
              </w:tabs>
              <w:suppressAutoHyphens/>
              <w:rPr>
                <w:rFonts w:asciiTheme="minorHAnsi" w:hAnsiTheme="minorHAnsi" w:cstheme="minorHAnsi"/>
                <w:spacing w:val="-2"/>
                <w:sz w:val="22"/>
                <w:szCs w:val="22"/>
              </w:rPr>
            </w:pPr>
            <w:bookmarkStart w:id="10" w:name="C3"/>
            <w:r w:rsidRPr="00D46E05">
              <w:rPr>
                <w:rFonts w:asciiTheme="minorHAnsi" w:hAnsiTheme="minorHAnsi" w:cstheme="minorHAnsi"/>
                <w:spacing w:val="-2"/>
                <w:sz w:val="22"/>
                <w:szCs w:val="22"/>
              </w:rPr>
              <w:t>C</w:t>
            </w:r>
            <w:r w:rsidR="00D97B14" w:rsidRPr="00D46E05">
              <w:rPr>
                <w:rFonts w:asciiTheme="minorHAnsi" w:hAnsiTheme="minorHAnsi" w:cstheme="minorHAnsi"/>
                <w:spacing w:val="-2"/>
                <w:sz w:val="22"/>
                <w:szCs w:val="22"/>
              </w:rPr>
              <w:t>3</w:t>
            </w:r>
            <w:bookmarkEnd w:id="10"/>
          </w:p>
        </w:tc>
        <w:tc>
          <w:tcPr>
            <w:tcW w:w="6048" w:type="dxa"/>
            <w:shd w:val="clear" w:color="auto" w:fill="C6D9F1"/>
            <w:vAlign w:val="center"/>
          </w:tcPr>
          <w:p w14:paraId="7525FAFF" w14:textId="77777777" w:rsidR="00906999" w:rsidRPr="00D46E05" w:rsidRDefault="002D2E24" w:rsidP="0020075B">
            <w:pPr>
              <w:rPr>
                <w:rFonts w:asciiTheme="minorHAnsi" w:hAnsiTheme="minorHAnsi" w:cstheme="minorHAnsi"/>
                <w:sz w:val="22"/>
                <w:szCs w:val="22"/>
              </w:rPr>
            </w:pPr>
            <w:r w:rsidRPr="00D46E05">
              <w:rPr>
                <w:rFonts w:asciiTheme="minorHAnsi" w:hAnsiTheme="minorHAnsi" w:cstheme="minorHAnsi"/>
                <w:sz w:val="22"/>
                <w:szCs w:val="22"/>
              </w:rPr>
              <w:t>Will</w:t>
            </w:r>
            <w:r w:rsidR="00906999" w:rsidRPr="00D46E05">
              <w:rPr>
                <w:rFonts w:asciiTheme="minorHAnsi" w:hAnsiTheme="minorHAnsi" w:cstheme="minorHAnsi"/>
                <w:sz w:val="22"/>
                <w:szCs w:val="22"/>
              </w:rPr>
              <w:t xml:space="preserve"> the research involve physically invasive procedures?  </w:t>
            </w:r>
          </w:p>
        </w:tc>
        <w:tc>
          <w:tcPr>
            <w:tcW w:w="245" w:type="dxa"/>
            <w:tcBorders>
              <w:top w:val="nil"/>
              <w:bottom w:val="nil"/>
            </w:tcBorders>
            <w:shd w:val="clear" w:color="auto" w:fill="auto"/>
          </w:tcPr>
          <w:p w14:paraId="4D1AF98E" w14:textId="77777777" w:rsidR="00906999" w:rsidRPr="00D46E05" w:rsidRDefault="00906999" w:rsidP="0020075B">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shd w:val="clear" w:color="auto" w:fill="C6D9F1"/>
            <w:vAlign w:val="center"/>
          </w:tcPr>
          <w:p w14:paraId="1EE48C3D" w14:textId="77777777" w:rsidR="00906999" w:rsidRPr="00D46E05" w:rsidRDefault="00906999" w:rsidP="00906999">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p w14:paraId="40E4B6DC" w14:textId="77777777" w:rsidR="00906999" w:rsidRPr="00D46E05" w:rsidRDefault="00906999" w:rsidP="00F6166C">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D17" w:history="1">
              <w:r w:rsidR="00E72AB4" w:rsidRPr="00D46E05">
                <w:rPr>
                  <w:rStyle w:val="Hyperlink"/>
                  <w:rFonts w:asciiTheme="minorHAnsi" w:hAnsiTheme="minorHAnsi" w:cstheme="minorHAnsi"/>
                  <w:b/>
                  <w:sz w:val="22"/>
                  <w:szCs w:val="22"/>
                </w:rPr>
                <w:t>D1</w:t>
              </w:r>
              <w:r w:rsidR="00F6166C" w:rsidRPr="00D46E05">
                <w:rPr>
                  <w:rStyle w:val="Hyperlink"/>
                  <w:rFonts w:asciiTheme="minorHAnsi" w:hAnsiTheme="minorHAnsi" w:cstheme="minorHAnsi"/>
                  <w:b/>
                  <w:sz w:val="22"/>
                  <w:szCs w:val="22"/>
                </w:rPr>
                <w:t>7</w:t>
              </w:r>
            </w:hyperlink>
            <w:r w:rsidRPr="00D46E05">
              <w:rPr>
                <w:rFonts w:asciiTheme="minorHAnsi" w:hAnsiTheme="minorHAnsi" w:cstheme="minorHAnsi"/>
                <w:b/>
                <w:sz w:val="22"/>
                <w:szCs w:val="22"/>
              </w:rPr>
              <w:t xml:space="preserve"> </w:t>
            </w:r>
            <w:r w:rsidRPr="00D46E05">
              <w:rPr>
                <w:rFonts w:asciiTheme="minorHAnsi" w:hAnsiTheme="minorHAnsi" w:cstheme="minorHAnsi"/>
                <w:sz w:val="22"/>
                <w:szCs w:val="22"/>
              </w:rPr>
              <w:t xml:space="preserve">then </w:t>
            </w:r>
            <w:hyperlink w:anchor="C8" w:history="1">
              <w:r w:rsidRPr="00D46E05">
                <w:rPr>
                  <w:rStyle w:val="Hyperlink"/>
                  <w:rFonts w:asciiTheme="minorHAnsi" w:hAnsiTheme="minorHAnsi" w:cstheme="minorHAnsi"/>
                  <w:b/>
                  <w:sz w:val="22"/>
                  <w:szCs w:val="22"/>
                </w:rPr>
                <w:t>C</w:t>
              </w:r>
              <w:r w:rsidR="00F6166C" w:rsidRPr="00D46E05">
                <w:rPr>
                  <w:rStyle w:val="Hyperlink"/>
                  <w:rFonts w:asciiTheme="minorHAnsi" w:hAnsiTheme="minorHAnsi" w:cstheme="minorHAnsi"/>
                  <w:b/>
                  <w:sz w:val="22"/>
                  <w:szCs w:val="22"/>
                </w:rPr>
                <w:t>8</w:t>
              </w:r>
            </w:hyperlink>
          </w:p>
        </w:tc>
        <w:tc>
          <w:tcPr>
            <w:tcW w:w="270" w:type="dxa"/>
            <w:shd w:val="clear" w:color="auto" w:fill="C6D9F1"/>
            <w:vAlign w:val="center"/>
          </w:tcPr>
          <w:p w14:paraId="2147E054" w14:textId="77777777" w:rsidR="00906999" w:rsidRPr="00D46E05" w:rsidRDefault="00906999" w:rsidP="0020075B">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245" w:type="dxa"/>
            <w:tcBorders>
              <w:top w:val="nil"/>
              <w:bottom w:val="nil"/>
            </w:tcBorders>
            <w:shd w:val="clear" w:color="auto" w:fill="auto"/>
            <w:vAlign w:val="center"/>
          </w:tcPr>
          <w:p w14:paraId="5D75B827" w14:textId="77777777" w:rsidR="00906999" w:rsidRPr="00D46E05" w:rsidRDefault="00906999" w:rsidP="0020075B">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shd w:val="clear" w:color="auto" w:fill="C6D9F1"/>
            <w:vAlign w:val="center"/>
          </w:tcPr>
          <w:p w14:paraId="08268E82" w14:textId="77777777" w:rsidR="00906999" w:rsidRPr="00D46E05" w:rsidRDefault="00906999" w:rsidP="00906999">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p w14:paraId="4A35B8A3" w14:textId="77777777" w:rsidR="00906999" w:rsidRPr="00D46E05" w:rsidRDefault="00906999" w:rsidP="00F6166C">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 xml:space="preserve">Go to </w:t>
            </w:r>
            <w:hyperlink w:anchor="C8" w:history="1">
              <w:r w:rsidRPr="00D46E05">
                <w:rPr>
                  <w:rStyle w:val="Hyperlink"/>
                  <w:rFonts w:asciiTheme="minorHAnsi" w:hAnsiTheme="minorHAnsi" w:cstheme="minorHAnsi"/>
                  <w:b/>
                  <w:spacing w:val="-2"/>
                  <w:sz w:val="22"/>
                  <w:szCs w:val="22"/>
                </w:rPr>
                <w:t>C</w:t>
              </w:r>
              <w:r w:rsidR="00F6166C" w:rsidRPr="00D46E05">
                <w:rPr>
                  <w:rStyle w:val="Hyperlink"/>
                  <w:rFonts w:asciiTheme="minorHAnsi" w:hAnsiTheme="minorHAnsi" w:cstheme="minorHAnsi"/>
                  <w:b/>
                  <w:spacing w:val="-2"/>
                  <w:sz w:val="22"/>
                  <w:szCs w:val="22"/>
                </w:rPr>
                <w:t>8</w:t>
              </w:r>
            </w:hyperlink>
          </w:p>
        </w:tc>
        <w:tc>
          <w:tcPr>
            <w:tcW w:w="236" w:type="dxa"/>
            <w:shd w:val="clear" w:color="auto" w:fill="C6D9F1"/>
            <w:vAlign w:val="center"/>
          </w:tcPr>
          <w:p w14:paraId="09F933E3" w14:textId="185BE218" w:rsidR="00906999" w:rsidRPr="00D46E05" w:rsidRDefault="00290576" w:rsidP="0020075B">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Pr>
                <w:rFonts w:asciiTheme="minorHAnsi" w:hAnsiTheme="minorHAnsi" w:cstheme="minorHAnsi"/>
                <w:spacing w:val="-2"/>
                <w:sz w:val="22"/>
                <w:szCs w:val="22"/>
              </w:rPr>
              <w:t>X</w:t>
            </w:r>
          </w:p>
        </w:tc>
      </w:tr>
    </w:tbl>
    <w:p w14:paraId="48444278" w14:textId="77777777" w:rsidR="000E5F0D" w:rsidRPr="00D46E05" w:rsidRDefault="000E5F0D" w:rsidP="005E4716">
      <w:pPr>
        <w:ind w:left="284"/>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 xml:space="preserve">Invasive procedures include, but are not limited to, any introduction of products or devices into the body, piercing of the skin (e.g. the taking of blood, skin prick tests), x-rays, MRIs, or any other procedure that could be considered invasive of a participant’s body.  This question relates to risks which are inherent in the procedure, i.e. those that exist prior to the application of any strategies to negate, minimise or manage them. </w:t>
      </w:r>
    </w:p>
    <w:p w14:paraId="7DB6DF3D" w14:textId="77777777" w:rsidR="00057E41" w:rsidRPr="00D46E05" w:rsidRDefault="00057E41" w:rsidP="00057E41">
      <w:pPr>
        <w:pStyle w:val="BlockText"/>
        <w:ind w:left="113" w:right="113"/>
        <w:jc w:val="both"/>
        <w:rPr>
          <w:rFonts w:asciiTheme="minorHAnsi" w:hAnsiTheme="minorHAnsi" w:cstheme="minorHAnsi"/>
          <w:bCs w:val="0"/>
          <w:color w:val="000000"/>
          <w:sz w:val="22"/>
          <w:szCs w:val="22"/>
          <w:lang w:val="en-AU"/>
        </w:rPr>
      </w:pPr>
    </w:p>
    <w:tbl>
      <w:tblPr>
        <w:tblW w:w="9891"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ayout w:type="fixed"/>
        <w:tblLook w:val="0000" w:firstRow="0" w:lastRow="0" w:firstColumn="0" w:lastColumn="0" w:noHBand="0" w:noVBand="0"/>
      </w:tblPr>
      <w:tblGrid>
        <w:gridCol w:w="677"/>
        <w:gridCol w:w="6048"/>
        <w:gridCol w:w="245"/>
        <w:gridCol w:w="1080"/>
        <w:gridCol w:w="280"/>
        <w:gridCol w:w="245"/>
        <w:gridCol w:w="1080"/>
        <w:gridCol w:w="236"/>
      </w:tblGrid>
      <w:tr w:rsidR="00057E41" w:rsidRPr="00D46E05" w14:paraId="5078904C" w14:textId="77777777" w:rsidTr="005755AB">
        <w:trPr>
          <w:cantSplit/>
          <w:trHeight w:val="340"/>
        </w:trPr>
        <w:tc>
          <w:tcPr>
            <w:tcW w:w="677" w:type="dxa"/>
            <w:shd w:val="clear" w:color="auto" w:fill="CCC0D9"/>
            <w:vAlign w:val="center"/>
          </w:tcPr>
          <w:p w14:paraId="6B9F2BB5" w14:textId="77777777" w:rsidR="00057E41" w:rsidRPr="00D46E05" w:rsidRDefault="00057E41" w:rsidP="00D97B14">
            <w:pPr>
              <w:tabs>
                <w:tab w:val="left" w:pos="5103"/>
                <w:tab w:val="left" w:pos="7117"/>
              </w:tabs>
              <w:suppressAutoHyphens/>
              <w:rPr>
                <w:rFonts w:asciiTheme="minorHAnsi" w:hAnsiTheme="minorHAnsi" w:cstheme="minorHAnsi"/>
                <w:spacing w:val="-2"/>
                <w:sz w:val="22"/>
                <w:szCs w:val="22"/>
              </w:rPr>
            </w:pPr>
            <w:bookmarkStart w:id="11" w:name="C4"/>
            <w:r w:rsidRPr="00D46E05">
              <w:rPr>
                <w:rFonts w:asciiTheme="minorHAnsi" w:hAnsiTheme="minorHAnsi" w:cstheme="minorHAnsi"/>
                <w:spacing w:val="-2"/>
                <w:sz w:val="22"/>
                <w:szCs w:val="22"/>
              </w:rPr>
              <w:t>C</w:t>
            </w:r>
            <w:r w:rsidR="00D97B14" w:rsidRPr="00D46E05">
              <w:rPr>
                <w:rFonts w:asciiTheme="minorHAnsi" w:hAnsiTheme="minorHAnsi" w:cstheme="minorHAnsi"/>
                <w:spacing w:val="-2"/>
                <w:sz w:val="22"/>
                <w:szCs w:val="22"/>
              </w:rPr>
              <w:t>4</w:t>
            </w:r>
            <w:bookmarkEnd w:id="11"/>
          </w:p>
        </w:tc>
        <w:tc>
          <w:tcPr>
            <w:tcW w:w="6048" w:type="dxa"/>
            <w:shd w:val="clear" w:color="auto" w:fill="CCC0D9"/>
            <w:vAlign w:val="center"/>
          </w:tcPr>
          <w:p w14:paraId="545CA508" w14:textId="77777777" w:rsidR="00057E41" w:rsidRPr="00D46E05" w:rsidRDefault="002D2E24" w:rsidP="00057E41">
            <w:pPr>
              <w:rPr>
                <w:rFonts w:asciiTheme="minorHAnsi" w:hAnsiTheme="minorHAnsi" w:cstheme="minorHAnsi"/>
                <w:sz w:val="22"/>
                <w:szCs w:val="22"/>
              </w:rPr>
            </w:pPr>
            <w:r w:rsidRPr="00D46E05">
              <w:rPr>
                <w:rFonts w:asciiTheme="minorHAnsi" w:hAnsiTheme="minorHAnsi" w:cstheme="minorHAnsi"/>
                <w:sz w:val="22"/>
                <w:szCs w:val="22"/>
              </w:rPr>
              <w:t>Will</w:t>
            </w:r>
            <w:r w:rsidR="00057E41" w:rsidRPr="00D46E05">
              <w:rPr>
                <w:rFonts w:asciiTheme="minorHAnsi" w:hAnsiTheme="minorHAnsi" w:cstheme="minorHAnsi"/>
                <w:sz w:val="22"/>
                <w:szCs w:val="22"/>
              </w:rPr>
              <w:t xml:space="preserve"> the research involve pain or discomfort for participants?  </w:t>
            </w:r>
          </w:p>
        </w:tc>
        <w:tc>
          <w:tcPr>
            <w:tcW w:w="245" w:type="dxa"/>
            <w:tcBorders>
              <w:top w:val="nil"/>
              <w:bottom w:val="nil"/>
            </w:tcBorders>
            <w:shd w:val="clear" w:color="auto" w:fill="auto"/>
          </w:tcPr>
          <w:p w14:paraId="0133FB80" w14:textId="77777777" w:rsidR="00057E41" w:rsidRPr="00D46E05" w:rsidRDefault="00057E41"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shd w:val="clear" w:color="auto" w:fill="CCC0D9"/>
            <w:vAlign w:val="center"/>
          </w:tcPr>
          <w:p w14:paraId="42441DF0" w14:textId="77777777" w:rsidR="00057E41" w:rsidRPr="00D46E05" w:rsidRDefault="00057E41"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p w14:paraId="4A3D621F" w14:textId="77777777" w:rsidR="00057E41" w:rsidRPr="00D46E05" w:rsidRDefault="00057E41" w:rsidP="009A3DC3">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D8" w:history="1">
              <w:r w:rsidR="009A3DC3" w:rsidRPr="00D46E05">
                <w:rPr>
                  <w:rStyle w:val="Hyperlink"/>
                  <w:rFonts w:asciiTheme="minorHAnsi" w:hAnsiTheme="minorHAnsi" w:cstheme="minorHAnsi"/>
                  <w:b/>
                  <w:sz w:val="22"/>
                  <w:szCs w:val="22"/>
                </w:rPr>
                <w:t>D8</w:t>
              </w:r>
            </w:hyperlink>
          </w:p>
        </w:tc>
        <w:tc>
          <w:tcPr>
            <w:tcW w:w="280" w:type="dxa"/>
            <w:shd w:val="clear" w:color="auto" w:fill="CCC0D9"/>
            <w:vAlign w:val="center"/>
          </w:tcPr>
          <w:p w14:paraId="2FEA0DB7" w14:textId="77777777" w:rsidR="00057E41" w:rsidRPr="00D46E05" w:rsidRDefault="00057E41"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245" w:type="dxa"/>
            <w:tcBorders>
              <w:top w:val="nil"/>
              <w:bottom w:val="nil"/>
            </w:tcBorders>
            <w:shd w:val="clear" w:color="auto" w:fill="auto"/>
            <w:vAlign w:val="center"/>
          </w:tcPr>
          <w:p w14:paraId="411CDFC6" w14:textId="77777777" w:rsidR="00057E41" w:rsidRPr="00D46E05" w:rsidRDefault="00057E41"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shd w:val="clear" w:color="auto" w:fill="CCC0D9"/>
            <w:vAlign w:val="center"/>
          </w:tcPr>
          <w:p w14:paraId="0BC194E9" w14:textId="77777777" w:rsidR="00057E41" w:rsidRPr="00D46E05" w:rsidRDefault="00057E41"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p w14:paraId="1C7A6A4A" w14:textId="77777777" w:rsidR="00057E41" w:rsidRPr="00D46E05" w:rsidRDefault="00057E41" w:rsidP="00F6166C">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C11" w:history="1">
              <w:r w:rsidRPr="00D46E05">
                <w:rPr>
                  <w:rStyle w:val="Hyperlink"/>
                  <w:rFonts w:asciiTheme="minorHAnsi" w:hAnsiTheme="minorHAnsi" w:cstheme="minorHAnsi"/>
                  <w:b/>
                  <w:sz w:val="22"/>
                  <w:szCs w:val="22"/>
                </w:rPr>
                <w:t>C1</w:t>
              </w:r>
              <w:r w:rsidR="00F6166C" w:rsidRPr="00D46E05">
                <w:rPr>
                  <w:rStyle w:val="Hyperlink"/>
                  <w:rFonts w:asciiTheme="minorHAnsi" w:hAnsiTheme="minorHAnsi" w:cstheme="minorHAnsi"/>
                  <w:b/>
                  <w:sz w:val="22"/>
                  <w:szCs w:val="22"/>
                </w:rPr>
                <w:t>1</w:t>
              </w:r>
            </w:hyperlink>
          </w:p>
        </w:tc>
        <w:tc>
          <w:tcPr>
            <w:tcW w:w="236" w:type="dxa"/>
            <w:shd w:val="clear" w:color="auto" w:fill="CCC0D9"/>
            <w:vAlign w:val="center"/>
          </w:tcPr>
          <w:p w14:paraId="1F4C62D7" w14:textId="17FD64EC" w:rsidR="00057E41" w:rsidRPr="00D46E05" w:rsidRDefault="00290576"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Pr>
                <w:rFonts w:asciiTheme="minorHAnsi" w:hAnsiTheme="minorHAnsi" w:cstheme="minorHAnsi"/>
                <w:spacing w:val="-2"/>
                <w:sz w:val="22"/>
                <w:szCs w:val="22"/>
              </w:rPr>
              <w:t>X</w:t>
            </w:r>
          </w:p>
        </w:tc>
      </w:tr>
    </w:tbl>
    <w:p w14:paraId="3C44844F" w14:textId="77777777" w:rsidR="00847795" w:rsidRPr="00D46E05" w:rsidRDefault="00847795" w:rsidP="005E4716">
      <w:pPr>
        <w:tabs>
          <w:tab w:val="left" w:pos="1276"/>
        </w:tabs>
        <w:ind w:left="284"/>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 xml:space="preserve">This question relates to inherent risks in the research procedures, ie those that exist prior to the application of any strategies to negate, minimise or manage them.  </w:t>
      </w:r>
    </w:p>
    <w:p w14:paraId="2B94963A" w14:textId="77777777" w:rsidR="00847795" w:rsidRPr="00D46E05" w:rsidRDefault="00847795" w:rsidP="00847795">
      <w:pPr>
        <w:pStyle w:val="BlockText"/>
        <w:ind w:left="113" w:right="113"/>
        <w:jc w:val="both"/>
        <w:rPr>
          <w:rFonts w:asciiTheme="minorHAnsi" w:hAnsiTheme="minorHAnsi" w:cstheme="minorHAnsi"/>
          <w:bCs w:val="0"/>
          <w:color w:val="000000"/>
          <w:sz w:val="22"/>
          <w:szCs w:val="22"/>
          <w:lang w:val="en-AU"/>
        </w:rPr>
      </w:pPr>
    </w:p>
    <w:tbl>
      <w:tblPr>
        <w:tblW w:w="9891"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ayout w:type="fixed"/>
        <w:tblLook w:val="0000" w:firstRow="0" w:lastRow="0" w:firstColumn="0" w:lastColumn="0" w:noHBand="0" w:noVBand="0"/>
      </w:tblPr>
      <w:tblGrid>
        <w:gridCol w:w="677"/>
        <w:gridCol w:w="6048"/>
        <w:gridCol w:w="245"/>
        <w:gridCol w:w="1080"/>
        <w:gridCol w:w="280"/>
        <w:gridCol w:w="245"/>
        <w:gridCol w:w="1080"/>
        <w:gridCol w:w="236"/>
      </w:tblGrid>
      <w:tr w:rsidR="00847795" w:rsidRPr="00D46E05" w14:paraId="6AAD3AC6" w14:textId="77777777" w:rsidTr="00DB2173">
        <w:trPr>
          <w:cantSplit/>
          <w:trHeight w:val="340"/>
        </w:trPr>
        <w:tc>
          <w:tcPr>
            <w:tcW w:w="677" w:type="dxa"/>
            <w:shd w:val="clear" w:color="auto" w:fill="C6D9F1"/>
            <w:vAlign w:val="center"/>
          </w:tcPr>
          <w:p w14:paraId="7E540C81" w14:textId="77777777" w:rsidR="00847795" w:rsidRPr="00D46E05" w:rsidRDefault="00847795" w:rsidP="00D97B14">
            <w:pPr>
              <w:tabs>
                <w:tab w:val="left" w:pos="5103"/>
                <w:tab w:val="left" w:pos="7117"/>
              </w:tabs>
              <w:suppressAutoHyphens/>
              <w:rPr>
                <w:rFonts w:asciiTheme="minorHAnsi" w:hAnsiTheme="minorHAnsi" w:cstheme="minorHAnsi"/>
                <w:spacing w:val="-2"/>
                <w:sz w:val="22"/>
                <w:szCs w:val="22"/>
              </w:rPr>
            </w:pPr>
            <w:bookmarkStart w:id="12" w:name="C5"/>
            <w:r w:rsidRPr="00D46E05">
              <w:rPr>
                <w:rFonts w:asciiTheme="minorHAnsi" w:hAnsiTheme="minorHAnsi" w:cstheme="minorHAnsi"/>
                <w:spacing w:val="-2"/>
                <w:sz w:val="22"/>
                <w:szCs w:val="22"/>
              </w:rPr>
              <w:t>C</w:t>
            </w:r>
            <w:r w:rsidR="00D97B14" w:rsidRPr="00D46E05">
              <w:rPr>
                <w:rFonts w:asciiTheme="minorHAnsi" w:hAnsiTheme="minorHAnsi" w:cstheme="minorHAnsi"/>
                <w:spacing w:val="-2"/>
                <w:sz w:val="22"/>
                <w:szCs w:val="22"/>
              </w:rPr>
              <w:t>5</w:t>
            </w:r>
            <w:bookmarkEnd w:id="12"/>
          </w:p>
        </w:tc>
        <w:tc>
          <w:tcPr>
            <w:tcW w:w="6048" w:type="dxa"/>
            <w:shd w:val="clear" w:color="auto" w:fill="C6D9F1"/>
            <w:vAlign w:val="center"/>
          </w:tcPr>
          <w:p w14:paraId="79709E1B" w14:textId="77777777" w:rsidR="00847795" w:rsidRPr="00D46E05" w:rsidRDefault="00847795" w:rsidP="00847795">
            <w:pPr>
              <w:rPr>
                <w:rFonts w:asciiTheme="minorHAnsi" w:hAnsiTheme="minorHAnsi" w:cstheme="minorHAnsi"/>
                <w:sz w:val="22"/>
                <w:szCs w:val="22"/>
              </w:rPr>
            </w:pPr>
            <w:r w:rsidRPr="00D46E05">
              <w:rPr>
                <w:rFonts w:asciiTheme="minorHAnsi" w:hAnsiTheme="minorHAnsi" w:cstheme="minorHAnsi"/>
                <w:sz w:val="22"/>
                <w:szCs w:val="22"/>
              </w:rPr>
              <w:t xml:space="preserve">Is there a risk of physical injury to participants?  </w:t>
            </w:r>
          </w:p>
        </w:tc>
        <w:tc>
          <w:tcPr>
            <w:tcW w:w="245" w:type="dxa"/>
            <w:tcBorders>
              <w:top w:val="nil"/>
              <w:bottom w:val="nil"/>
            </w:tcBorders>
            <w:shd w:val="clear" w:color="auto" w:fill="auto"/>
          </w:tcPr>
          <w:p w14:paraId="706E6B90" w14:textId="77777777" w:rsidR="00847795" w:rsidRPr="00D46E05" w:rsidRDefault="00847795" w:rsidP="00847795">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shd w:val="clear" w:color="auto" w:fill="C6D9F1"/>
            <w:vAlign w:val="center"/>
          </w:tcPr>
          <w:p w14:paraId="572179F5" w14:textId="77777777" w:rsidR="00847795" w:rsidRPr="00D46E05" w:rsidRDefault="00847795" w:rsidP="00847795">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p w14:paraId="3A509594" w14:textId="77777777" w:rsidR="00847795" w:rsidRPr="00D46E05" w:rsidRDefault="00847795" w:rsidP="00F6166C">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D7" w:history="1">
              <w:r w:rsidRPr="00D46E05">
                <w:rPr>
                  <w:rStyle w:val="Hyperlink"/>
                  <w:rFonts w:asciiTheme="minorHAnsi" w:hAnsiTheme="minorHAnsi" w:cstheme="minorHAnsi"/>
                  <w:b/>
                  <w:sz w:val="22"/>
                  <w:szCs w:val="22"/>
                </w:rPr>
                <w:t>D</w:t>
              </w:r>
              <w:r w:rsidR="00F6166C" w:rsidRPr="00D46E05">
                <w:rPr>
                  <w:rStyle w:val="Hyperlink"/>
                  <w:rFonts w:asciiTheme="minorHAnsi" w:hAnsiTheme="minorHAnsi" w:cstheme="minorHAnsi"/>
                  <w:b/>
                  <w:spacing w:val="-2"/>
                  <w:sz w:val="22"/>
                  <w:szCs w:val="22"/>
                </w:rPr>
                <w:t>7</w:t>
              </w:r>
            </w:hyperlink>
          </w:p>
        </w:tc>
        <w:tc>
          <w:tcPr>
            <w:tcW w:w="280" w:type="dxa"/>
            <w:shd w:val="clear" w:color="auto" w:fill="C6D9F1"/>
            <w:vAlign w:val="center"/>
          </w:tcPr>
          <w:p w14:paraId="408725FC" w14:textId="77777777" w:rsidR="00847795" w:rsidRPr="00D46E05" w:rsidRDefault="00847795" w:rsidP="00847795">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245" w:type="dxa"/>
            <w:tcBorders>
              <w:top w:val="nil"/>
              <w:bottom w:val="nil"/>
            </w:tcBorders>
            <w:shd w:val="clear" w:color="auto" w:fill="auto"/>
            <w:vAlign w:val="center"/>
          </w:tcPr>
          <w:p w14:paraId="1BC8F882" w14:textId="77777777" w:rsidR="00847795" w:rsidRPr="00D46E05" w:rsidRDefault="00847795" w:rsidP="00847795">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shd w:val="clear" w:color="auto" w:fill="C6D9F1"/>
            <w:vAlign w:val="center"/>
          </w:tcPr>
          <w:p w14:paraId="07F26367" w14:textId="77777777" w:rsidR="00847795" w:rsidRPr="00D46E05" w:rsidRDefault="00847795" w:rsidP="00847795">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p w14:paraId="78DC2787" w14:textId="77777777" w:rsidR="00847795" w:rsidRPr="00D46E05" w:rsidRDefault="00847795" w:rsidP="00F6166C">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C10" w:history="1">
              <w:r w:rsidRPr="00D46E05">
                <w:rPr>
                  <w:rStyle w:val="Hyperlink"/>
                  <w:rFonts w:asciiTheme="minorHAnsi" w:hAnsiTheme="minorHAnsi" w:cstheme="minorHAnsi"/>
                  <w:b/>
                  <w:sz w:val="22"/>
                  <w:szCs w:val="22"/>
                </w:rPr>
                <w:t>C</w:t>
              </w:r>
              <w:r w:rsidR="00F6166C" w:rsidRPr="00D46E05">
                <w:rPr>
                  <w:rStyle w:val="Hyperlink"/>
                  <w:rFonts w:asciiTheme="minorHAnsi" w:hAnsiTheme="minorHAnsi" w:cstheme="minorHAnsi"/>
                  <w:b/>
                  <w:sz w:val="22"/>
                  <w:szCs w:val="22"/>
                </w:rPr>
                <w:t>10</w:t>
              </w:r>
            </w:hyperlink>
          </w:p>
        </w:tc>
        <w:tc>
          <w:tcPr>
            <w:tcW w:w="236" w:type="dxa"/>
            <w:shd w:val="clear" w:color="auto" w:fill="C6D9F1"/>
            <w:vAlign w:val="center"/>
          </w:tcPr>
          <w:p w14:paraId="30E56054" w14:textId="6F158008" w:rsidR="00847795" w:rsidRPr="00D46E05" w:rsidRDefault="00290576" w:rsidP="00847795">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Pr>
                <w:rFonts w:asciiTheme="minorHAnsi" w:hAnsiTheme="minorHAnsi" w:cstheme="minorHAnsi"/>
                <w:spacing w:val="-2"/>
                <w:sz w:val="22"/>
                <w:szCs w:val="22"/>
              </w:rPr>
              <w:t>X</w:t>
            </w:r>
          </w:p>
        </w:tc>
      </w:tr>
    </w:tbl>
    <w:p w14:paraId="12B4A9FB" w14:textId="77777777" w:rsidR="00847795" w:rsidRPr="00D46E05" w:rsidRDefault="00847795" w:rsidP="005E4716">
      <w:pPr>
        <w:ind w:left="284"/>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 xml:space="preserve">This question relates to inherent risks in the research procedures, ie those that exist prior to the application of any strategies to negate, minimise or manage them.  </w:t>
      </w:r>
    </w:p>
    <w:p w14:paraId="37E9B2D0" w14:textId="77777777" w:rsidR="00847795" w:rsidRPr="00D46E05" w:rsidRDefault="00847795" w:rsidP="00847795">
      <w:pPr>
        <w:pStyle w:val="BlockText"/>
        <w:ind w:left="113" w:right="113"/>
        <w:jc w:val="both"/>
        <w:rPr>
          <w:rFonts w:asciiTheme="minorHAnsi" w:hAnsiTheme="minorHAnsi" w:cstheme="minorHAnsi"/>
          <w:bCs w:val="0"/>
          <w:color w:val="000000"/>
          <w:sz w:val="22"/>
          <w:szCs w:val="22"/>
          <w:lang w:val="en-AU"/>
        </w:rPr>
      </w:pPr>
    </w:p>
    <w:tbl>
      <w:tblPr>
        <w:tblW w:w="9891"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ayout w:type="fixed"/>
        <w:tblLook w:val="0000" w:firstRow="0" w:lastRow="0" w:firstColumn="0" w:lastColumn="0" w:noHBand="0" w:noVBand="0"/>
      </w:tblPr>
      <w:tblGrid>
        <w:gridCol w:w="677"/>
        <w:gridCol w:w="6048"/>
        <w:gridCol w:w="245"/>
        <w:gridCol w:w="1080"/>
        <w:gridCol w:w="280"/>
        <w:gridCol w:w="245"/>
        <w:gridCol w:w="1080"/>
        <w:gridCol w:w="236"/>
      </w:tblGrid>
      <w:tr w:rsidR="00847795" w:rsidRPr="00D46E05" w14:paraId="2E017DB9" w14:textId="77777777" w:rsidTr="005755AB">
        <w:trPr>
          <w:cantSplit/>
          <w:trHeight w:val="340"/>
        </w:trPr>
        <w:tc>
          <w:tcPr>
            <w:tcW w:w="677" w:type="dxa"/>
            <w:shd w:val="clear" w:color="auto" w:fill="CCC0D9"/>
            <w:vAlign w:val="center"/>
          </w:tcPr>
          <w:p w14:paraId="1B7DAAFC" w14:textId="77777777" w:rsidR="00847795" w:rsidRPr="00D46E05" w:rsidRDefault="00847795" w:rsidP="00D97B14">
            <w:pPr>
              <w:tabs>
                <w:tab w:val="left" w:pos="5103"/>
                <w:tab w:val="left" w:pos="7117"/>
              </w:tabs>
              <w:suppressAutoHyphens/>
              <w:rPr>
                <w:rFonts w:asciiTheme="minorHAnsi" w:hAnsiTheme="minorHAnsi" w:cstheme="minorHAnsi"/>
                <w:spacing w:val="-2"/>
                <w:sz w:val="22"/>
                <w:szCs w:val="22"/>
              </w:rPr>
            </w:pPr>
            <w:bookmarkStart w:id="13" w:name="C6"/>
            <w:r w:rsidRPr="00D46E05">
              <w:rPr>
                <w:rFonts w:asciiTheme="minorHAnsi" w:hAnsiTheme="minorHAnsi" w:cstheme="minorHAnsi"/>
                <w:spacing w:val="-2"/>
                <w:sz w:val="22"/>
                <w:szCs w:val="22"/>
              </w:rPr>
              <w:t>C</w:t>
            </w:r>
            <w:r w:rsidR="00D97B14" w:rsidRPr="00D46E05">
              <w:rPr>
                <w:rFonts w:asciiTheme="minorHAnsi" w:hAnsiTheme="minorHAnsi" w:cstheme="minorHAnsi"/>
                <w:spacing w:val="-2"/>
                <w:sz w:val="22"/>
                <w:szCs w:val="22"/>
              </w:rPr>
              <w:t>6</w:t>
            </w:r>
            <w:bookmarkEnd w:id="13"/>
          </w:p>
        </w:tc>
        <w:tc>
          <w:tcPr>
            <w:tcW w:w="6048" w:type="dxa"/>
            <w:shd w:val="clear" w:color="auto" w:fill="CCC0D9"/>
            <w:vAlign w:val="center"/>
          </w:tcPr>
          <w:p w14:paraId="3F153BB8" w14:textId="77777777" w:rsidR="00847795" w:rsidRPr="00D46E05" w:rsidRDefault="00847795" w:rsidP="00847795">
            <w:pPr>
              <w:rPr>
                <w:rFonts w:asciiTheme="minorHAnsi" w:hAnsiTheme="minorHAnsi" w:cstheme="minorHAnsi"/>
                <w:sz w:val="22"/>
                <w:szCs w:val="22"/>
              </w:rPr>
            </w:pPr>
            <w:r w:rsidRPr="00D46E05">
              <w:rPr>
                <w:rFonts w:asciiTheme="minorHAnsi" w:hAnsiTheme="minorHAnsi" w:cstheme="minorHAnsi"/>
                <w:sz w:val="22"/>
                <w:szCs w:val="22"/>
              </w:rPr>
              <w:t xml:space="preserve">Could the research cause participants psychological or emotional stress?  </w:t>
            </w:r>
          </w:p>
        </w:tc>
        <w:tc>
          <w:tcPr>
            <w:tcW w:w="245" w:type="dxa"/>
            <w:tcBorders>
              <w:top w:val="nil"/>
              <w:bottom w:val="nil"/>
            </w:tcBorders>
            <w:shd w:val="clear" w:color="auto" w:fill="auto"/>
          </w:tcPr>
          <w:p w14:paraId="2CA0E833" w14:textId="77777777" w:rsidR="00847795" w:rsidRPr="00D46E05" w:rsidRDefault="00847795" w:rsidP="00847795">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shd w:val="clear" w:color="auto" w:fill="CCC0D9"/>
            <w:vAlign w:val="center"/>
          </w:tcPr>
          <w:p w14:paraId="33F8A4A6" w14:textId="77777777" w:rsidR="00847795" w:rsidRPr="00D46E05" w:rsidRDefault="00847795" w:rsidP="00847795">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p w14:paraId="64D15004" w14:textId="77777777" w:rsidR="00847795" w:rsidRPr="00D46E05" w:rsidRDefault="00847795" w:rsidP="00F6166C">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D9" w:history="1">
              <w:r w:rsidRPr="00D46E05">
                <w:rPr>
                  <w:rStyle w:val="Hyperlink"/>
                  <w:rFonts w:asciiTheme="minorHAnsi" w:hAnsiTheme="minorHAnsi" w:cstheme="minorHAnsi"/>
                  <w:b/>
                  <w:sz w:val="22"/>
                  <w:szCs w:val="22"/>
                </w:rPr>
                <w:t>D</w:t>
              </w:r>
              <w:r w:rsidR="00F6166C" w:rsidRPr="00D46E05">
                <w:rPr>
                  <w:rStyle w:val="Hyperlink"/>
                  <w:rFonts w:asciiTheme="minorHAnsi" w:hAnsiTheme="minorHAnsi" w:cstheme="minorHAnsi"/>
                  <w:b/>
                  <w:sz w:val="22"/>
                  <w:szCs w:val="22"/>
                </w:rPr>
                <w:t>9</w:t>
              </w:r>
            </w:hyperlink>
          </w:p>
        </w:tc>
        <w:tc>
          <w:tcPr>
            <w:tcW w:w="280" w:type="dxa"/>
            <w:shd w:val="clear" w:color="auto" w:fill="CCC0D9"/>
            <w:vAlign w:val="center"/>
          </w:tcPr>
          <w:p w14:paraId="4CF78FE1" w14:textId="0AF7AED2" w:rsidR="00847795" w:rsidRPr="00D46E05" w:rsidRDefault="0009447F" w:rsidP="00847795">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Pr>
                <w:rFonts w:asciiTheme="minorHAnsi" w:hAnsiTheme="minorHAnsi" w:cstheme="minorHAnsi"/>
                <w:spacing w:val="-2"/>
                <w:sz w:val="22"/>
                <w:szCs w:val="22"/>
              </w:rPr>
              <w:t>X</w:t>
            </w:r>
          </w:p>
        </w:tc>
        <w:tc>
          <w:tcPr>
            <w:tcW w:w="245" w:type="dxa"/>
            <w:tcBorders>
              <w:top w:val="nil"/>
              <w:bottom w:val="nil"/>
            </w:tcBorders>
            <w:shd w:val="clear" w:color="auto" w:fill="auto"/>
            <w:vAlign w:val="center"/>
          </w:tcPr>
          <w:p w14:paraId="50579031" w14:textId="77777777" w:rsidR="00847795" w:rsidRPr="00D46E05" w:rsidRDefault="00847795" w:rsidP="00847795">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shd w:val="clear" w:color="auto" w:fill="CCC0D9"/>
            <w:vAlign w:val="center"/>
          </w:tcPr>
          <w:p w14:paraId="4A437F64" w14:textId="77777777" w:rsidR="00847795" w:rsidRPr="00D46E05" w:rsidRDefault="00847795" w:rsidP="00847795">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p w14:paraId="1A7B0622" w14:textId="77777777" w:rsidR="00847795" w:rsidRPr="00D46E05" w:rsidRDefault="00847795" w:rsidP="00F6166C">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C12" w:history="1">
              <w:r w:rsidRPr="00D46E05">
                <w:rPr>
                  <w:rStyle w:val="Hyperlink"/>
                  <w:rFonts w:asciiTheme="minorHAnsi" w:hAnsiTheme="minorHAnsi" w:cstheme="minorHAnsi"/>
                  <w:b/>
                  <w:sz w:val="22"/>
                  <w:szCs w:val="22"/>
                </w:rPr>
                <w:t>C1</w:t>
              </w:r>
              <w:r w:rsidR="00F6166C" w:rsidRPr="00D46E05">
                <w:rPr>
                  <w:rStyle w:val="Hyperlink"/>
                  <w:rFonts w:asciiTheme="minorHAnsi" w:hAnsiTheme="minorHAnsi" w:cstheme="minorHAnsi"/>
                  <w:b/>
                  <w:sz w:val="22"/>
                  <w:szCs w:val="22"/>
                </w:rPr>
                <w:t>2</w:t>
              </w:r>
            </w:hyperlink>
          </w:p>
        </w:tc>
        <w:tc>
          <w:tcPr>
            <w:tcW w:w="236" w:type="dxa"/>
            <w:shd w:val="clear" w:color="auto" w:fill="CCC0D9"/>
            <w:vAlign w:val="center"/>
          </w:tcPr>
          <w:p w14:paraId="7CA701EB" w14:textId="77777777" w:rsidR="00847795" w:rsidRPr="00D46E05" w:rsidRDefault="00847795" w:rsidP="00847795">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r>
    </w:tbl>
    <w:p w14:paraId="0A40E486" w14:textId="77777777" w:rsidR="00847795" w:rsidRPr="00D46E05" w:rsidRDefault="00847795" w:rsidP="005E4716">
      <w:pPr>
        <w:ind w:left="284"/>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 xml:space="preserve">This question relates to inherent risks in the research procedures, ie those that exist prior to the application of any strategies to negate, minimise or manage them.  </w:t>
      </w:r>
    </w:p>
    <w:p w14:paraId="768B92A3" w14:textId="77777777" w:rsidR="00057E41" w:rsidRPr="00D46E05" w:rsidRDefault="00057E41" w:rsidP="00554574">
      <w:pPr>
        <w:pStyle w:val="BlockText"/>
        <w:ind w:left="0" w:right="113"/>
        <w:jc w:val="both"/>
        <w:rPr>
          <w:rFonts w:asciiTheme="minorHAnsi" w:hAnsiTheme="minorHAnsi" w:cstheme="minorHAnsi"/>
          <w:bCs w:val="0"/>
          <w:color w:val="000000"/>
          <w:sz w:val="22"/>
          <w:szCs w:val="22"/>
          <w:lang w:val="en-AU"/>
        </w:rPr>
      </w:pPr>
    </w:p>
    <w:tbl>
      <w:tblPr>
        <w:tblW w:w="9891"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ayout w:type="fixed"/>
        <w:tblLook w:val="0000" w:firstRow="0" w:lastRow="0" w:firstColumn="0" w:lastColumn="0" w:noHBand="0" w:noVBand="0"/>
      </w:tblPr>
      <w:tblGrid>
        <w:gridCol w:w="677"/>
        <w:gridCol w:w="6048"/>
        <w:gridCol w:w="245"/>
        <w:gridCol w:w="1080"/>
        <w:gridCol w:w="280"/>
        <w:gridCol w:w="245"/>
        <w:gridCol w:w="1080"/>
        <w:gridCol w:w="236"/>
      </w:tblGrid>
      <w:tr w:rsidR="00057E41" w:rsidRPr="00D46E05" w14:paraId="5A3D9250" w14:textId="77777777" w:rsidTr="00DB2173">
        <w:trPr>
          <w:cantSplit/>
          <w:trHeight w:val="340"/>
        </w:trPr>
        <w:tc>
          <w:tcPr>
            <w:tcW w:w="677" w:type="dxa"/>
            <w:shd w:val="clear" w:color="auto" w:fill="C6D9F1"/>
            <w:vAlign w:val="center"/>
          </w:tcPr>
          <w:p w14:paraId="63856CA0" w14:textId="77777777" w:rsidR="00057E41" w:rsidRPr="00D46E05" w:rsidRDefault="00057E41" w:rsidP="00D97B14">
            <w:pPr>
              <w:tabs>
                <w:tab w:val="left" w:pos="5103"/>
                <w:tab w:val="left" w:pos="7117"/>
              </w:tabs>
              <w:suppressAutoHyphens/>
              <w:rPr>
                <w:rFonts w:asciiTheme="minorHAnsi" w:hAnsiTheme="minorHAnsi" w:cstheme="minorHAnsi"/>
                <w:spacing w:val="-2"/>
                <w:sz w:val="22"/>
                <w:szCs w:val="22"/>
              </w:rPr>
            </w:pPr>
            <w:bookmarkStart w:id="14" w:name="C7"/>
            <w:r w:rsidRPr="00D46E05">
              <w:rPr>
                <w:rFonts w:asciiTheme="minorHAnsi" w:hAnsiTheme="minorHAnsi" w:cstheme="minorHAnsi"/>
                <w:spacing w:val="-2"/>
                <w:sz w:val="22"/>
                <w:szCs w:val="22"/>
              </w:rPr>
              <w:t>C</w:t>
            </w:r>
            <w:r w:rsidR="00D97B14" w:rsidRPr="00D46E05">
              <w:rPr>
                <w:rFonts w:asciiTheme="minorHAnsi" w:hAnsiTheme="minorHAnsi" w:cstheme="minorHAnsi"/>
                <w:spacing w:val="-2"/>
                <w:sz w:val="22"/>
                <w:szCs w:val="22"/>
              </w:rPr>
              <w:t>7</w:t>
            </w:r>
            <w:bookmarkEnd w:id="14"/>
          </w:p>
        </w:tc>
        <w:tc>
          <w:tcPr>
            <w:tcW w:w="6048" w:type="dxa"/>
            <w:shd w:val="clear" w:color="auto" w:fill="C6D9F1"/>
            <w:vAlign w:val="center"/>
          </w:tcPr>
          <w:p w14:paraId="10A5283E" w14:textId="77777777" w:rsidR="00057E41" w:rsidRPr="00D46E05" w:rsidRDefault="002D2E24" w:rsidP="00057E41">
            <w:pPr>
              <w:rPr>
                <w:rFonts w:asciiTheme="minorHAnsi" w:hAnsiTheme="minorHAnsi" w:cstheme="minorHAnsi"/>
                <w:sz w:val="22"/>
                <w:szCs w:val="22"/>
              </w:rPr>
            </w:pPr>
            <w:r w:rsidRPr="00D46E05">
              <w:rPr>
                <w:rFonts w:asciiTheme="minorHAnsi" w:hAnsiTheme="minorHAnsi" w:cstheme="minorHAnsi"/>
                <w:sz w:val="22"/>
                <w:szCs w:val="22"/>
              </w:rPr>
              <w:t>Might</w:t>
            </w:r>
            <w:r w:rsidR="00057E41" w:rsidRPr="00D46E05">
              <w:rPr>
                <w:rFonts w:asciiTheme="minorHAnsi" w:hAnsiTheme="minorHAnsi" w:cstheme="minorHAnsi"/>
                <w:sz w:val="22"/>
                <w:szCs w:val="22"/>
              </w:rPr>
              <w:t xml:space="preserve"> the research expose participants to civil, criminal or other proceedings? </w:t>
            </w:r>
          </w:p>
        </w:tc>
        <w:tc>
          <w:tcPr>
            <w:tcW w:w="245" w:type="dxa"/>
            <w:tcBorders>
              <w:top w:val="nil"/>
              <w:bottom w:val="nil"/>
            </w:tcBorders>
            <w:shd w:val="clear" w:color="auto" w:fill="auto"/>
          </w:tcPr>
          <w:p w14:paraId="2B059E81" w14:textId="77777777" w:rsidR="00057E41" w:rsidRPr="00D46E05" w:rsidRDefault="00057E41"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shd w:val="clear" w:color="auto" w:fill="C6D9F1"/>
            <w:vAlign w:val="center"/>
          </w:tcPr>
          <w:p w14:paraId="119E7563" w14:textId="77777777" w:rsidR="00057E41" w:rsidRPr="00D46E05" w:rsidRDefault="00057E41"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p w14:paraId="070A0520" w14:textId="77777777" w:rsidR="00057E41" w:rsidRPr="00D46E05" w:rsidRDefault="00057E41" w:rsidP="00F6166C">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D10" w:history="1">
              <w:r w:rsidRPr="00D46E05">
                <w:rPr>
                  <w:rStyle w:val="Hyperlink"/>
                  <w:rFonts w:asciiTheme="minorHAnsi" w:hAnsiTheme="minorHAnsi" w:cstheme="minorHAnsi"/>
                  <w:b/>
                  <w:sz w:val="22"/>
                  <w:szCs w:val="22"/>
                </w:rPr>
                <w:t>D</w:t>
              </w:r>
              <w:r w:rsidR="00F6166C" w:rsidRPr="00D46E05">
                <w:rPr>
                  <w:rStyle w:val="Hyperlink"/>
                  <w:rFonts w:asciiTheme="minorHAnsi" w:hAnsiTheme="minorHAnsi" w:cstheme="minorHAnsi"/>
                  <w:b/>
                  <w:sz w:val="22"/>
                  <w:szCs w:val="22"/>
                </w:rPr>
                <w:t>10</w:t>
              </w:r>
            </w:hyperlink>
          </w:p>
        </w:tc>
        <w:tc>
          <w:tcPr>
            <w:tcW w:w="280" w:type="dxa"/>
            <w:shd w:val="clear" w:color="auto" w:fill="C6D9F1"/>
            <w:vAlign w:val="center"/>
          </w:tcPr>
          <w:p w14:paraId="26734BE8" w14:textId="77777777" w:rsidR="00057E41" w:rsidRPr="00D46E05" w:rsidRDefault="00057E41"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245" w:type="dxa"/>
            <w:tcBorders>
              <w:top w:val="nil"/>
              <w:bottom w:val="nil"/>
            </w:tcBorders>
            <w:shd w:val="clear" w:color="auto" w:fill="auto"/>
            <w:vAlign w:val="center"/>
          </w:tcPr>
          <w:p w14:paraId="3033CE5C" w14:textId="77777777" w:rsidR="00057E41" w:rsidRPr="00D46E05" w:rsidRDefault="00057E41"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shd w:val="clear" w:color="auto" w:fill="C6D9F1"/>
            <w:vAlign w:val="center"/>
          </w:tcPr>
          <w:p w14:paraId="4E807969" w14:textId="77777777" w:rsidR="00057E41" w:rsidRPr="00D46E05" w:rsidRDefault="00057E41"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p w14:paraId="31BE90C1" w14:textId="77777777" w:rsidR="00057E41" w:rsidRPr="00D46E05" w:rsidRDefault="00057E41" w:rsidP="00F6166C">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C13" w:history="1">
              <w:r w:rsidRPr="00D46E05">
                <w:rPr>
                  <w:rStyle w:val="Hyperlink"/>
                  <w:rFonts w:asciiTheme="minorHAnsi" w:hAnsiTheme="minorHAnsi" w:cstheme="minorHAnsi"/>
                  <w:b/>
                  <w:sz w:val="22"/>
                  <w:szCs w:val="22"/>
                </w:rPr>
                <w:t>C1</w:t>
              </w:r>
              <w:r w:rsidR="00F6166C" w:rsidRPr="00D46E05">
                <w:rPr>
                  <w:rStyle w:val="Hyperlink"/>
                  <w:rFonts w:asciiTheme="minorHAnsi" w:hAnsiTheme="minorHAnsi" w:cstheme="minorHAnsi"/>
                  <w:b/>
                  <w:sz w:val="22"/>
                  <w:szCs w:val="22"/>
                </w:rPr>
                <w:t>3</w:t>
              </w:r>
            </w:hyperlink>
          </w:p>
        </w:tc>
        <w:tc>
          <w:tcPr>
            <w:tcW w:w="236" w:type="dxa"/>
            <w:shd w:val="clear" w:color="auto" w:fill="C6D9F1"/>
            <w:vAlign w:val="center"/>
          </w:tcPr>
          <w:p w14:paraId="76C40D42" w14:textId="5AFA74CC" w:rsidR="00057E41" w:rsidRPr="00D46E05" w:rsidRDefault="0009447F"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Pr>
                <w:rFonts w:asciiTheme="minorHAnsi" w:hAnsiTheme="minorHAnsi" w:cstheme="minorHAnsi"/>
                <w:spacing w:val="-2"/>
                <w:sz w:val="22"/>
                <w:szCs w:val="22"/>
              </w:rPr>
              <w:t>X</w:t>
            </w:r>
          </w:p>
        </w:tc>
      </w:tr>
    </w:tbl>
    <w:p w14:paraId="0722F224" w14:textId="77777777" w:rsidR="000E5F0D" w:rsidRPr="00D46E05" w:rsidRDefault="000E5F0D" w:rsidP="005E4716">
      <w:pPr>
        <w:ind w:left="284"/>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 xml:space="preserve">If the results or data from this research become known, or are reported, to third parties, could the data and disclosure expose participants to potential civil, criminal or other proceedings? </w:t>
      </w:r>
    </w:p>
    <w:p w14:paraId="62AFF1D8" w14:textId="77777777" w:rsidR="00057E41" w:rsidRPr="00D46E05" w:rsidRDefault="00057E41" w:rsidP="00057E41">
      <w:pPr>
        <w:rPr>
          <w:rFonts w:asciiTheme="minorHAnsi" w:hAnsiTheme="minorHAnsi" w:cstheme="minorHAnsi"/>
          <w:sz w:val="22"/>
          <w:szCs w:val="22"/>
        </w:rPr>
      </w:pPr>
    </w:p>
    <w:tbl>
      <w:tblPr>
        <w:tblW w:w="9891"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ayout w:type="fixed"/>
        <w:tblLook w:val="0000" w:firstRow="0" w:lastRow="0" w:firstColumn="0" w:lastColumn="0" w:noHBand="0" w:noVBand="0"/>
      </w:tblPr>
      <w:tblGrid>
        <w:gridCol w:w="677"/>
        <w:gridCol w:w="6048"/>
        <w:gridCol w:w="245"/>
        <w:gridCol w:w="1080"/>
        <w:gridCol w:w="280"/>
        <w:gridCol w:w="245"/>
        <w:gridCol w:w="1080"/>
        <w:gridCol w:w="236"/>
      </w:tblGrid>
      <w:tr w:rsidR="00057E41" w:rsidRPr="00D46E05" w14:paraId="48AD4620" w14:textId="77777777" w:rsidTr="005755AB">
        <w:trPr>
          <w:cantSplit/>
          <w:trHeight w:val="340"/>
        </w:trPr>
        <w:tc>
          <w:tcPr>
            <w:tcW w:w="677" w:type="dxa"/>
            <w:shd w:val="clear" w:color="auto" w:fill="CCC0D9"/>
            <w:vAlign w:val="center"/>
          </w:tcPr>
          <w:p w14:paraId="12DDD01A" w14:textId="77777777" w:rsidR="00057E41" w:rsidRPr="00D46E05" w:rsidRDefault="00057E41" w:rsidP="00D97B14">
            <w:pPr>
              <w:tabs>
                <w:tab w:val="left" w:pos="5103"/>
                <w:tab w:val="left" w:pos="7117"/>
              </w:tabs>
              <w:suppressAutoHyphens/>
              <w:rPr>
                <w:rFonts w:asciiTheme="minorHAnsi" w:hAnsiTheme="minorHAnsi" w:cstheme="minorHAnsi"/>
                <w:spacing w:val="-2"/>
                <w:sz w:val="22"/>
                <w:szCs w:val="22"/>
              </w:rPr>
            </w:pPr>
            <w:bookmarkStart w:id="15" w:name="C8"/>
            <w:r w:rsidRPr="00D46E05">
              <w:rPr>
                <w:rFonts w:asciiTheme="minorHAnsi" w:hAnsiTheme="minorHAnsi" w:cstheme="minorHAnsi"/>
                <w:spacing w:val="-2"/>
                <w:sz w:val="22"/>
                <w:szCs w:val="22"/>
              </w:rPr>
              <w:t>C</w:t>
            </w:r>
            <w:r w:rsidR="00D97B14" w:rsidRPr="00D46E05">
              <w:rPr>
                <w:rFonts w:asciiTheme="minorHAnsi" w:hAnsiTheme="minorHAnsi" w:cstheme="minorHAnsi"/>
                <w:spacing w:val="-2"/>
                <w:sz w:val="22"/>
                <w:szCs w:val="22"/>
              </w:rPr>
              <w:t>8</w:t>
            </w:r>
            <w:bookmarkEnd w:id="15"/>
          </w:p>
        </w:tc>
        <w:tc>
          <w:tcPr>
            <w:tcW w:w="6048" w:type="dxa"/>
            <w:shd w:val="clear" w:color="auto" w:fill="CCC0D9"/>
            <w:vAlign w:val="center"/>
          </w:tcPr>
          <w:p w14:paraId="628526BF" w14:textId="77777777" w:rsidR="00057E41" w:rsidRPr="00D46E05" w:rsidRDefault="00057E41" w:rsidP="00057E41">
            <w:pPr>
              <w:rPr>
                <w:rFonts w:asciiTheme="minorHAnsi" w:hAnsiTheme="minorHAnsi" w:cstheme="minorHAnsi"/>
                <w:sz w:val="22"/>
                <w:szCs w:val="22"/>
              </w:rPr>
            </w:pPr>
            <w:r w:rsidRPr="00D46E05">
              <w:rPr>
                <w:rFonts w:asciiTheme="minorHAnsi" w:hAnsiTheme="minorHAnsi" w:cstheme="minorHAnsi"/>
                <w:sz w:val="22"/>
                <w:szCs w:val="22"/>
              </w:rPr>
              <w:t xml:space="preserve">Could the research expose participants to economic loss or damage to their reputation? </w:t>
            </w:r>
          </w:p>
        </w:tc>
        <w:tc>
          <w:tcPr>
            <w:tcW w:w="245" w:type="dxa"/>
            <w:tcBorders>
              <w:top w:val="nil"/>
              <w:bottom w:val="nil"/>
            </w:tcBorders>
            <w:shd w:val="clear" w:color="auto" w:fill="auto"/>
          </w:tcPr>
          <w:p w14:paraId="292C5B29" w14:textId="77777777" w:rsidR="00057E41" w:rsidRPr="00D46E05" w:rsidRDefault="00057E41"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shd w:val="clear" w:color="auto" w:fill="CCC0D9"/>
            <w:vAlign w:val="center"/>
          </w:tcPr>
          <w:p w14:paraId="25B1EB58" w14:textId="77777777" w:rsidR="00057E41" w:rsidRPr="00D46E05" w:rsidRDefault="00057E41"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p w14:paraId="359E5255" w14:textId="77777777" w:rsidR="00057E41" w:rsidRPr="00D46E05" w:rsidRDefault="00057E41" w:rsidP="00F6166C">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D12" w:history="1">
              <w:r w:rsidRPr="00D46E05">
                <w:rPr>
                  <w:rStyle w:val="Hyperlink"/>
                  <w:rFonts w:asciiTheme="minorHAnsi" w:hAnsiTheme="minorHAnsi" w:cstheme="minorHAnsi"/>
                  <w:b/>
                  <w:sz w:val="22"/>
                  <w:szCs w:val="22"/>
                </w:rPr>
                <w:t>D1</w:t>
              </w:r>
              <w:r w:rsidR="00F6166C" w:rsidRPr="00D46E05">
                <w:rPr>
                  <w:rStyle w:val="Hyperlink"/>
                  <w:rFonts w:asciiTheme="minorHAnsi" w:hAnsiTheme="minorHAnsi" w:cstheme="minorHAnsi"/>
                  <w:b/>
                  <w:sz w:val="22"/>
                  <w:szCs w:val="22"/>
                </w:rPr>
                <w:t>2</w:t>
              </w:r>
            </w:hyperlink>
          </w:p>
        </w:tc>
        <w:tc>
          <w:tcPr>
            <w:tcW w:w="280" w:type="dxa"/>
            <w:shd w:val="clear" w:color="auto" w:fill="CCC0D9"/>
            <w:vAlign w:val="center"/>
          </w:tcPr>
          <w:p w14:paraId="15C945AC" w14:textId="77777777" w:rsidR="00057E41" w:rsidRPr="00D46E05" w:rsidRDefault="00057E41"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245" w:type="dxa"/>
            <w:tcBorders>
              <w:top w:val="nil"/>
              <w:bottom w:val="nil"/>
            </w:tcBorders>
            <w:shd w:val="clear" w:color="auto" w:fill="auto"/>
            <w:vAlign w:val="center"/>
          </w:tcPr>
          <w:p w14:paraId="65829333" w14:textId="77777777" w:rsidR="00057E41" w:rsidRPr="00D46E05" w:rsidRDefault="00057E41"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shd w:val="clear" w:color="auto" w:fill="CCC0D9"/>
            <w:vAlign w:val="center"/>
          </w:tcPr>
          <w:p w14:paraId="5D5602D0" w14:textId="77777777" w:rsidR="00057E41" w:rsidRPr="00D46E05" w:rsidRDefault="00057E41"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p w14:paraId="47B6C5FF" w14:textId="77777777" w:rsidR="00057E41" w:rsidRPr="00D46E05" w:rsidRDefault="00057E41" w:rsidP="00F6166C">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C15" w:history="1">
              <w:r w:rsidRPr="00D46E05">
                <w:rPr>
                  <w:rStyle w:val="Hyperlink"/>
                  <w:rFonts w:asciiTheme="minorHAnsi" w:hAnsiTheme="minorHAnsi" w:cstheme="minorHAnsi"/>
                  <w:b/>
                  <w:sz w:val="22"/>
                  <w:szCs w:val="22"/>
                </w:rPr>
                <w:t>C1</w:t>
              </w:r>
              <w:r w:rsidR="00F6166C" w:rsidRPr="00D46E05">
                <w:rPr>
                  <w:rStyle w:val="Hyperlink"/>
                  <w:rFonts w:asciiTheme="minorHAnsi" w:hAnsiTheme="minorHAnsi" w:cstheme="minorHAnsi"/>
                  <w:b/>
                  <w:sz w:val="22"/>
                  <w:szCs w:val="22"/>
                </w:rPr>
                <w:t>5</w:t>
              </w:r>
            </w:hyperlink>
          </w:p>
        </w:tc>
        <w:tc>
          <w:tcPr>
            <w:tcW w:w="236" w:type="dxa"/>
            <w:shd w:val="clear" w:color="auto" w:fill="CCC0D9"/>
            <w:vAlign w:val="center"/>
          </w:tcPr>
          <w:p w14:paraId="49D698B5" w14:textId="555F8D06" w:rsidR="00057E41" w:rsidRPr="00D46E05" w:rsidRDefault="0009447F"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Pr>
                <w:rFonts w:asciiTheme="minorHAnsi" w:hAnsiTheme="minorHAnsi" w:cstheme="minorHAnsi"/>
                <w:spacing w:val="-2"/>
                <w:sz w:val="22"/>
                <w:szCs w:val="22"/>
              </w:rPr>
              <w:t>X</w:t>
            </w:r>
          </w:p>
        </w:tc>
      </w:tr>
    </w:tbl>
    <w:p w14:paraId="3A680275" w14:textId="77777777" w:rsidR="000E5F0D" w:rsidRPr="00D46E05" w:rsidRDefault="000E5F0D" w:rsidP="005E4716">
      <w:pPr>
        <w:ind w:left="284"/>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 xml:space="preserve">Could the research expose participants to financial loss or potential loss of reputation, market standing, or employability?  Some research can have a negative economic impact on participants if the results or data from the research become known are reported, or it becomes known to third parties through other means that they participated.  </w:t>
      </w:r>
    </w:p>
    <w:p w14:paraId="43330B42" w14:textId="77777777" w:rsidR="00057E41" w:rsidRPr="00D46E05" w:rsidRDefault="00057E41" w:rsidP="00057E41">
      <w:pPr>
        <w:rPr>
          <w:rFonts w:asciiTheme="minorHAnsi" w:hAnsiTheme="minorHAnsi" w:cstheme="minorHAnsi"/>
          <w:sz w:val="22"/>
          <w:szCs w:val="22"/>
        </w:rPr>
      </w:pPr>
    </w:p>
    <w:tbl>
      <w:tblPr>
        <w:tblW w:w="989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ayout w:type="fixed"/>
        <w:tblLook w:val="0000" w:firstRow="0" w:lastRow="0" w:firstColumn="0" w:lastColumn="0" w:noHBand="0" w:noVBand="0"/>
      </w:tblPr>
      <w:tblGrid>
        <w:gridCol w:w="677"/>
        <w:gridCol w:w="6048"/>
        <w:gridCol w:w="245"/>
        <w:gridCol w:w="1080"/>
        <w:gridCol w:w="279"/>
        <w:gridCol w:w="245"/>
        <w:gridCol w:w="1080"/>
        <w:gridCol w:w="236"/>
      </w:tblGrid>
      <w:tr w:rsidR="00057E41" w:rsidRPr="00D46E05" w14:paraId="5F0D87CE" w14:textId="77777777" w:rsidTr="00DB2173">
        <w:trPr>
          <w:cantSplit/>
          <w:trHeight w:val="340"/>
        </w:trPr>
        <w:tc>
          <w:tcPr>
            <w:tcW w:w="677" w:type="dxa"/>
            <w:shd w:val="clear" w:color="auto" w:fill="C6D9F1"/>
            <w:vAlign w:val="center"/>
          </w:tcPr>
          <w:p w14:paraId="1843CB21" w14:textId="77777777" w:rsidR="00057E41" w:rsidRPr="00D46E05" w:rsidRDefault="00057E41" w:rsidP="00D97B14">
            <w:pPr>
              <w:tabs>
                <w:tab w:val="left" w:pos="5103"/>
                <w:tab w:val="left" w:pos="7117"/>
              </w:tabs>
              <w:suppressAutoHyphens/>
              <w:rPr>
                <w:rFonts w:asciiTheme="minorHAnsi" w:hAnsiTheme="minorHAnsi" w:cstheme="minorHAnsi"/>
                <w:spacing w:val="-2"/>
                <w:sz w:val="22"/>
                <w:szCs w:val="22"/>
              </w:rPr>
            </w:pPr>
            <w:bookmarkStart w:id="16" w:name="C9"/>
            <w:r w:rsidRPr="00D46E05">
              <w:rPr>
                <w:rFonts w:asciiTheme="minorHAnsi" w:hAnsiTheme="minorHAnsi" w:cstheme="minorHAnsi"/>
                <w:spacing w:val="-2"/>
                <w:sz w:val="22"/>
                <w:szCs w:val="22"/>
              </w:rPr>
              <w:t>C</w:t>
            </w:r>
            <w:r w:rsidR="00D97B14" w:rsidRPr="00D46E05">
              <w:rPr>
                <w:rFonts w:asciiTheme="minorHAnsi" w:hAnsiTheme="minorHAnsi" w:cstheme="minorHAnsi"/>
                <w:spacing w:val="-2"/>
                <w:sz w:val="22"/>
                <w:szCs w:val="22"/>
              </w:rPr>
              <w:t>9</w:t>
            </w:r>
            <w:bookmarkEnd w:id="16"/>
          </w:p>
        </w:tc>
        <w:tc>
          <w:tcPr>
            <w:tcW w:w="6048" w:type="dxa"/>
            <w:shd w:val="clear" w:color="auto" w:fill="C6D9F1"/>
            <w:vAlign w:val="center"/>
          </w:tcPr>
          <w:p w14:paraId="7BD476E5" w14:textId="77777777" w:rsidR="00057E41" w:rsidRPr="00D46E05" w:rsidRDefault="002D2E24" w:rsidP="00057E41">
            <w:pPr>
              <w:rPr>
                <w:rFonts w:asciiTheme="minorHAnsi" w:hAnsiTheme="minorHAnsi" w:cstheme="minorHAnsi"/>
                <w:sz w:val="22"/>
                <w:szCs w:val="22"/>
              </w:rPr>
            </w:pPr>
            <w:r w:rsidRPr="00D46E05">
              <w:rPr>
                <w:rFonts w:asciiTheme="minorHAnsi" w:hAnsiTheme="minorHAnsi" w:cstheme="minorHAnsi"/>
                <w:sz w:val="22"/>
                <w:szCs w:val="22"/>
              </w:rPr>
              <w:t>Might</w:t>
            </w:r>
            <w:r w:rsidR="00057E41" w:rsidRPr="00D46E05">
              <w:rPr>
                <w:rFonts w:asciiTheme="minorHAnsi" w:hAnsiTheme="minorHAnsi" w:cstheme="minorHAnsi"/>
                <w:sz w:val="22"/>
                <w:szCs w:val="22"/>
              </w:rPr>
              <w:t xml:space="preserve"> the research have a negative impact on personal relationships? </w:t>
            </w:r>
          </w:p>
        </w:tc>
        <w:tc>
          <w:tcPr>
            <w:tcW w:w="245" w:type="dxa"/>
            <w:tcBorders>
              <w:top w:val="nil"/>
              <w:bottom w:val="nil"/>
            </w:tcBorders>
            <w:shd w:val="clear" w:color="auto" w:fill="auto"/>
          </w:tcPr>
          <w:p w14:paraId="20E21B17" w14:textId="77777777" w:rsidR="00057E41" w:rsidRPr="00D46E05" w:rsidRDefault="00057E41"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shd w:val="clear" w:color="auto" w:fill="C6D9F1"/>
            <w:vAlign w:val="center"/>
          </w:tcPr>
          <w:p w14:paraId="1D360A6A" w14:textId="77777777" w:rsidR="00057E41" w:rsidRPr="00D46E05" w:rsidRDefault="00057E41"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p w14:paraId="3D3A3BCE" w14:textId="77777777" w:rsidR="00057E41" w:rsidRPr="00D46E05" w:rsidRDefault="00057E41" w:rsidP="00F6166C">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D13" w:history="1">
              <w:r w:rsidRPr="00D46E05">
                <w:rPr>
                  <w:rStyle w:val="Hyperlink"/>
                  <w:rFonts w:asciiTheme="minorHAnsi" w:hAnsiTheme="minorHAnsi" w:cstheme="minorHAnsi"/>
                  <w:b/>
                  <w:sz w:val="22"/>
                  <w:szCs w:val="22"/>
                </w:rPr>
                <w:t>D1</w:t>
              </w:r>
              <w:r w:rsidR="00F6166C" w:rsidRPr="00D46E05">
                <w:rPr>
                  <w:rStyle w:val="Hyperlink"/>
                  <w:rFonts w:asciiTheme="minorHAnsi" w:hAnsiTheme="minorHAnsi" w:cstheme="minorHAnsi"/>
                  <w:b/>
                  <w:sz w:val="22"/>
                  <w:szCs w:val="22"/>
                </w:rPr>
                <w:t>3</w:t>
              </w:r>
            </w:hyperlink>
          </w:p>
        </w:tc>
        <w:tc>
          <w:tcPr>
            <w:tcW w:w="279" w:type="dxa"/>
            <w:shd w:val="clear" w:color="auto" w:fill="C6D9F1"/>
            <w:vAlign w:val="center"/>
          </w:tcPr>
          <w:p w14:paraId="7E15299F" w14:textId="77777777" w:rsidR="00057E41" w:rsidRPr="00D46E05" w:rsidRDefault="00057E41"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245" w:type="dxa"/>
            <w:tcBorders>
              <w:top w:val="nil"/>
              <w:bottom w:val="nil"/>
            </w:tcBorders>
            <w:shd w:val="clear" w:color="auto" w:fill="auto"/>
            <w:vAlign w:val="center"/>
          </w:tcPr>
          <w:p w14:paraId="0CEAA629" w14:textId="77777777" w:rsidR="00057E41" w:rsidRPr="00D46E05" w:rsidRDefault="00057E41"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shd w:val="clear" w:color="auto" w:fill="C6D9F1"/>
            <w:vAlign w:val="center"/>
          </w:tcPr>
          <w:p w14:paraId="20F52DDE" w14:textId="77777777" w:rsidR="00057E41" w:rsidRPr="00D46E05" w:rsidRDefault="00057E41"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p w14:paraId="78ED4F3F" w14:textId="77777777" w:rsidR="00057E41" w:rsidRPr="00D46E05" w:rsidRDefault="00057E41" w:rsidP="00F6166C">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C16" w:history="1">
              <w:r w:rsidRPr="00D46E05">
                <w:rPr>
                  <w:rStyle w:val="Hyperlink"/>
                  <w:rFonts w:asciiTheme="minorHAnsi" w:hAnsiTheme="minorHAnsi" w:cstheme="minorHAnsi"/>
                  <w:b/>
                  <w:sz w:val="22"/>
                  <w:szCs w:val="22"/>
                </w:rPr>
                <w:t>C1</w:t>
              </w:r>
              <w:r w:rsidR="00F6166C" w:rsidRPr="00D46E05">
                <w:rPr>
                  <w:rStyle w:val="Hyperlink"/>
                  <w:rFonts w:asciiTheme="minorHAnsi" w:hAnsiTheme="minorHAnsi" w:cstheme="minorHAnsi"/>
                  <w:b/>
                  <w:sz w:val="22"/>
                  <w:szCs w:val="22"/>
                </w:rPr>
                <w:t>6</w:t>
              </w:r>
            </w:hyperlink>
          </w:p>
        </w:tc>
        <w:tc>
          <w:tcPr>
            <w:tcW w:w="236" w:type="dxa"/>
            <w:shd w:val="clear" w:color="auto" w:fill="C6D9F1"/>
            <w:vAlign w:val="center"/>
          </w:tcPr>
          <w:p w14:paraId="43062D88" w14:textId="4DB213FE" w:rsidR="00057E41" w:rsidRPr="00D46E05" w:rsidRDefault="0009447F"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Pr>
                <w:rFonts w:asciiTheme="minorHAnsi" w:hAnsiTheme="minorHAnsi" w:cstheme="minorHAnsi"/>
                <w:spacing w:val="-2"/>
                <w:sz w:val="22"/>
                <w:szCs w:val="22"/>
              </w:rPr>
              <w:t>X</w:t>
            </w:r>
          </w:p>
        </w:tc>
      </w:tr>
    </w:tbl>
    <w:p w14:paraId="251FDC07" w14:textId="77777777" w:rsidR="000E5F0D" w:rsidRPr="00D46E05" w:rsidRDefault="000E5F0D" w:rsidP="005E4716">
      <w:pPr>
        <w:ind w:left="284"/>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 xml:space="preserve">Some research can have a negative impact upon a participant’s personal relationships, eg damage the relationship between a participant and their partner, family member, friend, associate, etc. </w:t>
      </w:r>
    </w:p>
    <w:p w14:paraId="5248CB7D" w14:textId="77777777" w:rsidR="00057E41" w:rsidRPr="00D46E05" w:rsidRDefault="00057E41" w:rsidP="00057E41">
      <w:pPr>
        <w:tabs>
          <w:tab w:val="left" w:pos="1080"/>
        </w:tabs>
        <w:ind w:left="1080"/>
        <w:rPr>
          <w:rFonts w:asciiTheme="minorHAnsi" w:hAnsiTheme="minorHAnsi" w:cstheme="minorHAnsi"/>
          <w:color w:val="0000FF"/>
          <w:sz w:val="22"/>
          <w:szCs w:val="22"/>
        </w:rPr>
      </w:pPr>
    </w:p>
    <w:tbl>
      <w:tblPr>
        <w:tblW w:w="989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ayout w:type="fixed"/>
        <w:tblLook w:val="0000" w:firstRow="0" w:lastRow="0" w:firstColumn="0" w:lastColumn="0" w:noHBand="0" w:noVBand="0"/>
      </w:tblPr>
      <w:tblGrid>
        <w:gridCol w:w="677"/>
        <w:gridCol w:w="6048"/>
        <w:gridCol w:w="245"/>
        <w:gridCol w:w="1080"/>
        <w:gridCol w:w="279"/>
        <w:gridCol w:w="245"/>
        <w:gridCol w:w="1080"/>
        <w:gridCol w:w="236"/>
      </w:tblGrid>
      <w:tr w:rsidR="00057E41" w:rsidRPr="00D46E05" w14:paraId="21429238" w14:textId="77777777" w:rsidTr="005755AB">
        <w:trPr>
          <w:cantSplit/>
          <w:trHeight w:val="340"/>
        </w:trPr>
        <w:tc>
          <w:tcPr>
            <w:tcW w:w="677" w:type="dxa"/>
            <w:shd w:val="clear" w:color="auto" w:fill="CCC0D9"/>
            <w:vAlign w:val="center"/>
          </w:tcPr>
          <w:p w14:paraId="4DB3572C" w14:textId="77777777" w:rsidR="00057E41" w:rsidRPr="00D46E05" w:rsidRDefault="00D8314A" w:rsidP="00D97B14">
            <w:pPr>
              <w:tabs>
                <w:tab w:val="left" w:pos="5103"/>
                <w:tab w:val="left" w:pos="7117"/>
              </w:tabs>
              <w:suppressAutoHyphens/>
              <w:rPr>
                <w:rFonts w:asciiTheme="minorHAnsi" w:hAnsiTheme="minorHAnsi" w:cstheme="minorHAnsi"/>
                <w:spacing w:val="-2"/>
                <w:sz w:val="22"/>
                <w:szCs w:val="22"/>
              </w:rPr>
            </w:pPr>
            <w:bookmarkStart w:id="17" w:name="C10"/>
            <w:r w:rsidRPr="00D46E05">
              <w:rPr>
                <w:rFonts w:asciiTheme="minorHAnsi" w:hAnsiTheme="minorHAnsi" w:cstheme="minorHAnsi"/>
                <w:spacing w:val="-2"/>
                <w:sz w:val="22"/>
                <w:szCs w:val="22"/>
              </w:rPr>
              <w:lastRenderedPageBreak/>
              <w:t>C</w:t>
            </w:r>
            <w:r w:rsidR="00D97B14" w:rsidRPr="00D46E05">
              <w:rPr>
                <w:rFonts w:asciiTheme="minorHAnsi" w:hAnsiTheme="minorHAnsi" w:cstheme="minorHAnsi"/>
                <w:spacing w:val="-2"/>
                <w:sz w:val="22"/>
                <w:szCs w:val="22"/>
              </w:rPr>
              <w:t>10</w:t>
            </w:r>
            <w:bookmarkEnd w:id="17"/>
          </w:p>
        </w:tc>
        <w:tc>
          <w:tcPr>
            <w:tcW w:w="6048" w:type="dxa"/>
            <w:shd w:val="clear" w:color="auto" w:fill="CCC0D9"/>
            <w:vAlign w:val="center"/>
          </w:tcPr>
          <w:p w14:paraId="742407E0" w14:textId="77777777" w:rsidR="00057E41" w:rsidRPr="00D46E05" w:rsidRDefault="00057E41" w:rsidP="001F4950">
            <w:pPr>
              <w:rPr>
                <w:rFonts w:asciiTheme="minorHAnsi" w:hAnsiTheme="minorHAnsi" w:cstheme="minorHAnsi"/>
                <w:sz w:val="22"/>
                <w:szCs w:val="22"/>
              </w:rPr>
            </w:pPr>
            <w:r w:rsidRPr="00D46E05">
              <w:rPr>
                <w:rFonts w:asciiTheme="minorHAnsi" w:hAnsiTheme="minorHAnsi" w:cstheme="minorHAnsi"/>
                <w:sz w:val="22"/>
                <w:szCs w:val="22"/>
              </w:rPr>
              <w:t>Are participants</w:t>
            </w:r>
            <w:r w:rsidR="001F4950" w:rsidRPr="00D46E05">
              <w:rPr>
                <w:rFonts w:asciiTheme="minorHAnsi" w:hAnsiTheme="minorHAnsi" w:cstheme="minorHAnsi"/>
                <w:sz w:val="22"/>
                <w:szCs w:val="22"/>
              </w:rPr>
              <w:t>,</w:t>
            </w:r>
            <w:r w:rsidRPr="00D46E05">
              <w:rPr>
                <w:rFonts w:asciiTheme="minorHAnsi" w:hAnsiTheme="minorHAnsi" w:cstheme="minorHAnsi"/>
                <w:sz w:val="22"/>
                <w:szCs w:val="22"/>
              </w:rPr>
              <w:t xml:space="preserve"> </w:t>
            </w:r>
            <w:r w:rsidR="001F4950" w:rsidRPr="00D46E05">
              <w:rPr>
                <w:rFonts w:asciiTheme="minorHAnsi" w:hAnsiTheme="minorHAnsi" w:cstheme="minorHAnsi"/>
                <w:sz w:val="22"/>
                <w:szCs w:val="22"/>
              </w:rPr>
              <w:t>1</w:t>
            </w:r>
            <w:r w:rsidRPr="00D46E05">
              <w:rPr>
                <w:rFonts w:asciiTheme="minorHAnsi" w:hAnsiTheme="minorHAnsi" w:cstheme="minorHAnsi"/>
                <w:sz w:val="22"/>
                <w:szCs w:val="22"/>
              </w:rPr>
              <w:t>8</w:t>
            </w:r>
            <w:r w:rsidR="001F4950" w:rsidRPr="00D46E05">
              <w:rPr>
                <w:rFonts w:asciiTheme="minorHAnsi" w:hAnsiTheme="minorHAnsi" w:cstheme="minorHAnsi"/>
                <w:sz w:val="22"/>
                <w:szCs w:val="22"/>
              </w:rPr>
              <w:t xml:space="preserve"> years or older</w:t>
            </w:r>
            <w:r w:rsidRPr="00D46E05">
              <w:rPr>
                <w:rFonts w:asciiTheme="minorHAnsi" w:hAnsiTheme="minorHAnsi" w:cstheme="minorHAnsi"/>
                <w:sz w:val="22"/>
                <w:szCs w:val="22"/>
              </w:rPr>
              <w:t xml:space="preserve">, who are not competent to give consent, expected to be recruited?  </w:t>
            </w:r>
          </w:p>
        </w:tc>
        <w:tc>
          <w:tcPr>
            <w:tcW w:w="245" w:type="dxa"/>
            <w:tcBorders>
              <w:top w:val="nil"/>
              <w:bottom w:val="nil"/>
            </w:tcBorders>
            <w:shd w:val="clear" w:color="auto" w:fill="auto"/>
          </w:tcPr>
          <w:p w14:paraId="254F14DD" w14:textId="77777777" w:rsidR="00057E41" w:rsidRPr="00D46E05" w:rsidRDefault="00057E41"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shd w:val="clear" w:color="auto" w:fill="CCC0D9"/>
            <w:vAlign w:val="center"/>
          </w:tcPr>
          <w:p w14:paraId="65E018C2" w14:textId="77777777" w:rsidR="00057E41" w:rsidRPr="00D46E05" w:rsidRDefault="00057E41"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p w14:paraId="6122A656" w14:textId="77777777" w:rsidR="00057E41" w:rsidRPr="00D46E05" w:rsidRDefault="00057E41" w:rsidP="00F6166C">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D3" w:history="1">
              <w:r w:rsidRPr="00D46E05">
                <w:rPr>
                  <w:rStyle w:val="Hyperlink"/>
                  <w:rFonts w:asciiTheme="minorHAnsi" w:hAnsiTheme="minorHAnsi" w:cstheme="minorHAnsi"/>
                  <w:b/>
                  <w:sz w:val="22"/>
                  <w:szCs w:val="22"/>
                </w:rPr>
                <w:t>D</w:t>
              </w:r>
              <w:r w:rsidR="00F6166C" w:rsidRPr="00D46E05">
                <w:rPr>
                  <w:rStyle w:val="Hyperlink"/>
                  <w:rFonts w:asciiTheme="minorHAnsi" w:hAnsiTheme="minorHAnsi" w:cstheme="minorHAnsi"/>
                  <w:b/>
                  <w:sz w:val="22"/>
                  <w:szCs w:val="22"/>
                </w:rPr>
                <w:t>3</w:t>
              </w:r>
            </w:hyperlink>
          </w:p>
        </w:tc>
        <w:tc>
          <w:tcPr>
            <w:tcW w:w="279" w:type="dxa"/>
            <w:shd w:val="clear" w:color="auto" w:fill="CCC0D9"/>
            <w:vAlign w:val="center"/>
          </w:tcPr>
          <w:p w14:paraId="0954259C" w14:textId="77777777" w:rsidR="00057E41" w:rsidRPr="00D46E05" w:rsidRDefault="00057E41"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245" w:type="dxa"/>
            <w:tcBorders>
              <w:top w:val="nil"/>
              <w:bottom w:val="nil"/>
            </w:tcBorders>
            <w:shd w:val="clear" w:color="auto" w:fill="auto"/>
            <w:vAlign w:val="center"/>
          </w:tcPr>
          <w:p w14:paraId="7C338884" w14:textId="77777777" w:rsidR="00057E41" w:rsidRPr="00D46E05" w:rsidRDefault="00057E41"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shd w:val="clear" w:color="auto" w:fill="CCC0D9"/>
            <w:vAlign w:val="center"/>
          </w:tcPr>
          <w:p w14:paraId="60092EA8" w14:textId="77777777" w:rsidR="00057E41" w:rsidRPr="00D46E05" w:rsidRDefault="00057E41"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p w14:paraId="5B4FC2DD" w14:textId="77777777" w:rsidR="00057E41" w:rsidRPr="00D46E05" w:rsidRDefault="00057E41" w:rsidP="00F6166C">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C4" w:history="1">
              <w:r w:rsidR="003A3D05" w:rsidRPr="00D46E05">
                <w:rPr>
                  <w:rStyle w:val="Hyperlink"/>
                  <w:rFonts w:asciiTheme="minorHAnsi" w:hAnsiTheme="minorHAnsi" w:cstheme="minorHAnsi"/>
                  <w:b/>
                  <w:sz w:val="22"/>
                  <w:szCs w:val="22"/>
                </w:rPr>
                <w:t>C</w:t>
              </w:r>
              <w:r w:rsidR="00F6166C" w:rsidRPr="00D46E05">
                <w:rPr>
                  <w:rStyle w:val="Hyperlink"/>
                  <w:rFonts w:asciiTheme="minorHAnsi" w:hAnsiTheme="minorHAnsi" w:cstheme="minorHAnsi"/>
                  <w:b/>
                  <w:sz w:val="22"/>
                  <w:szCs w:val="22"/>
                </w:rPr>
                <w:t>4</w:t>
              </w:r>
            </w:hyperlink>
          </w:p>
        </w:tc>
        <w:tc>
          <w:tcPr>
            <w:tcW w:w="236" w:type="dxa"/>
            <w:shd w:val="clear" w:color="auto" w:fill="CCC0D9"/>
            <w:vAlign w:val="center"/>
          </w:tcPr>
          <w:p w14:paraId="1DF37E57" w14:textId="43B5D7EE" w:rsidR="00057E41" w:rsidRPr="00D46E05" w:rsidRDefault="0009447F"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Pr>
                <w:rFonts w:asciiTheme="minorHAnsi" w:hAnsiTheme="minorHAnsi" w:cstheme="minorHAnsi"/>
                <w:spacing w:val="-2"/>
                <w:sz w:val="22"/>
                <w:szCs w:val="22"/>
              </w:rPr>
              <w:t>X</w:t>
            </w:r>
          </w:p>
        </w:tc>
      </w:tr>
    </w:tbl>
    <w:p w14:paraId="11F0342E" w14:textId="77777777" w:rsidR="000E5F0D" w:rsidRPr="00D46E05" w:rsidRDefault="000E5F0D" w:rsidP="005E4716">
      <w:pPr>
        <w:ind w:left="284"/>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 xml:space="preserve">Might the capacity of adult participants to give voluntary and informed legal consent for their participation in research be compromised, ie, will participants be people who are unable to communicate or whose judgement might be impaired. </w:t>
      </w:r>
    </w:p>
    <w:p w14:paraId="470E8747" w14:textId="77777777" w:rsidR="00057E41" w:rsidRPr="00D46E05" w:rsidRDefault="00057E41" w:rsidP="00057E41">
      <w:pPr>
        <w:tabs>
          <w:tab w:val="left" w:pos="1080"/>
        </w:tabs>
        <w:ind w:left="1080"/>
        <w:rPr>
          <w:rFonts w:asciiTheme="minorHAnsi" w:hAnsiTheme="minorHAnsi" w:cstheme="minorHAnsi"/>
          <w:color w:val="0000FF"/>
          <w:sz w:val="22"/>
          <w:szCs w:val="22"/>
        </w:rPr>
      </w:pPr>
    </w:p>
    <w:tbl>
      <w:tblPr>
        <w:tblW w:w="989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ayout w:type="fixed"/>
        <w:tblLook w:val="0000" w:firstRow="0" w:lastRow="0" w:firstColumn="0" w:lastColumn="0" w:noHBand="0" w:noVBand="0"/>
      </w:tblPr>
      <w:tblGrid>
        <w:gridCol w:w="677"/>
        <w:gridCol w:w="6048"/>
        <w:gridCol w:w="245"/>
        <w:gridCol w:w="1080"/>
        <w:gridCol w:w="279"/>
        <w:gridCol w:w="245"/>
        <w:gridCol w:w="1080"/>
        <w:gridCol w:w="236"/>
      </w:tblGrid>
      <w:tr w:rsidR="00057E41" w:rsidRPr="00D46E05" w14:paraId="197F593F" w14:textId="77777777" w:rsidTr="00DB2173">
        <w:trPr>
          <w:cantSplit/>
          <w:trHeight w:val="197"/>
        </w:trPr>
        <w:tc>
          <w:tcPr>
            <w:tcW w:w="677" w:type="dxa"/>
            <w:shd w:val="clear" w:color="auto" w:fill="C6D9F1"/>
            <w:vAlign w:val="center"/>
          </w:tcPr>
          <w:p w14:paraId="13687BF9" w14:textId="77777777" w:rsidR="00057E41" w:rsidRPr="00D46E05" w:rsidRDefault="00D8314A" w:rsidP="00D97B14">
            <w:pPr>
              <w:tabs>
                <w:tab w:val="left" w:pos="5103"/>
                <w:tab w:val="left" w:pos="7117"/>
              </w:tabs>
              <w:suppressAutoHyphens/>
              <w:rPr>
                <w:rFonts w:asciiTheme="minorHAnsi" w:hAnsiTheme="minorHAnsi" w:cstheme="minorHAnsi"/>
                <w:spacing w:val="-2"/>
                <w:sz w:val="22"/>
                <w:szCs w:val="22"/>
              </w:rPr>
            </w:pPr>
            <w:bookmarkStart w:id="18" w:name="C11"/>
            <w:r w:rsidRPr="00D46E05">
              <w:rPr>
                <w:rFonts w:asciiTheme="minorHAnsi" w:hAnsiTheme="minorHAnsi" w:cstheme="minorHAnsi"/>
                <w:spacing w:val="-2"/>
                <w:sz w:val="22"/>
                <w:szCs w:val="22"/>
              </w:rPr>
              <w:t>C1</w:t>
            </w:r>
            <w:r w:rsidR="00D97B14" w:rsidRPr="00D46E05">
              <w:rPr>
                <w:rFonts w:asciiTheme="minorHAnsi" w:hAnsiTheme="minorHAnsi" w:cstheme="minorHAnsi"/>
                <w:spacing w:val="-2"/>
                <w:sz w:val="22"/>
                <w:szCs w:val="22"/>
              </w:rPr>
              <w:t>1</w:t>
            </w:r>
            <w:bookmarkEnd w:id="18"/>
          </w:p>
        </w:tc>
        <w:tc>
          <w:tcPr>
            <w:tcW w:w="6048" w:type="dxa"/>
            <w:shd w:val="clear" w:color="auto" w:fill="C6D9F1"/>
            <w:vAlign w:val="center"/>
          </w:tcPr>
          <w:p w14:paraId="2A68B662" w14:textId="77777777" w:rsidR="00057E41" w:rsidRPr="00D46E05" w:rsidRDefault="00057E41" w:rsidP="00057E41">
            <w:pPr>
              <w:rPr>
                <w:rFonts w:asciiTheme="minorHAnsi" w:hAnsiTheme="minorHAnsi" w:cstheme="minorHAnsi"/>
                <w:sz w:val="22"/>
                <w:szCs w:val="22"/>
              </w:rPr>
            </w:pPr>
            <w:r w:rsidRPr="00D46E05">
              <w:rPr>
                <w:rFonts w:asciiTheme="minorHAnsi" w:hAnsiTheme="minorHAnsi" w:cstheme="minorHAnsi"/>
                <w:sz w:val="22"/>
                <w:szCs w:val="22"/>
              </w:rPr>
              <w:t xml:space="preserve">Will </w:t>
            </w:r>
            <w:r w:rsidR="002D2E24" w:rsidRPr="00D46E05">
              <w:rPr>
                <w:rFonts w:asciiTheme="minorHAnsi" w:hAnsiTheme="minorHAnsi" w:cstheme="minorHAnsi"/>
                <w:sz w:val="22"/>
                <w:szCs w:val="22"/>
              </w:rPr>
              <w:t xml:space="preserve">the </w:t>
            </w:r>
            <w:r w:rsidRPr="00D46E05">
              <w:rPr>
                <w:rFonts w:asciiTheme="minorHAnsi" w:hAnsiTheme="minorHAnsi" w:cstheme="minorHAnsi"/>
                <w:sz w:val="22"/>
                <w:szCs w:val="22"/>
              </w:rPr>
              <w:t>potential participants be offered</w:t>
            </w:r>
            <w:r w:rsidR="001D3597" w:rsidRPr="00D46E05">
              <w:rPr>
                <w:rFonts w:asciiTheme="minorHAnsi" w:hAnsiTheme="minorHAnsi" w:cstheme="minorHAnsi"/>
                <w:sz w:val="22"/>
                <w:szCs w:val="22"/>
              </w:rPr>
              <w:t xml:space="preserve"> payment that is disproportionate to the time involved, or any other inducement that is likely to encourage participants to take risks</w:t>
            </w:r>
            <w:r w:rsidRPr="00D46E05">
              <w:rPr>
                <w:rFonts w:asciiTheme="minorHAnsi" w:hAnsiTheme="minorHAnsi" w:cstheme="minorHAnsi"/>
                <w:sz w:val="22"/>
                <w:szCs w:val="22"/>
              </w:rPr>
              <w:t xml:space="preserve">?  </w:t>
            </w:r>
          </w:p>
        </w:tc>
        <w:tc>
          <w:tcPr>
            <w:tcW w:w="245" w:type="dxa"/>
            <w:tcBorders>
              <w:top w:val="nil"/>
              <w:bottom w:val="nil"/>
            </w:tcBorders>
            <w:shd w:val="clear" w:color="auto" w:fill="auto"/>
          </w:tcPr>
          <w:p w14:paraId="0E29868D" w14:textId="77777777" w:rsidR="00057E41" w:rsidRPr="00D46E05" w:rsidRDefault="00057E41"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shd w:val="clear" w:color="auto" w:fill="C6D9F1"/>
            <w:vAlign w:val="center"/>
          </w:tcPr>
          <w:p w14:paraId="6A1B847F" w14:textId="77777777" w:rsidR="00057E41" w:rsidRPr="00D46E05" w:rsidRDefault="00057E41"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p w14:paraId="3CB6DB99" w14:textId="77777777" w:rsidR="00057E41" w:rsidRPr="00D46E05" w:rsidRDefault="00057E41" w:rsidP="00F6166C">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D17" w:history="1">
              <w:r w:rsidRPr="00D46E05">
                <w:rPr>
                  <w:rStyle w:val="Hyperlink"/>
                  <w:rFonts w:asciiTheme="minorHAnsi" w:hAnsiTheme="minorHAnsi" w:cstheme="minorHAnsi"/>
                  <w:b/>
                  <w:sz w:val="22"/>
                  <w:szCs w:val="22"/>
                </w:rPr>
                <w:t>D1</w:t>
              </w:r>
              <w:r w:rsidR="00F6166C" w:rsidRPr="00D46E05">
                <w:rPr>
                  <w:rStyle w:val="Hyperlink"/>
                  <w:rFonts w:asciiTheme="minorHAnsi" w:hAnsiTheme="minorHAnsi" w:cstheme="minorHAnsi"/>
                  <w:b/>
                  <w:sz w:val="22"/>
                  <w:szCs w:val="22"/>
                </w:rPr>
                <w:t>7</w:t>
              </w:r>
            </w:hyperlink>
            <w:r w:rsidRPr="00D46E05">
              <w:rPr>
                <w:rFonts w:asciiTheme="minorHAnsi" w:hAnsiTheme="minorHAnsi" w:cstheme="minorHAnsi"/>
                <w:sz w:val="22"/>
                <w:szCs w:val="22"/>
              </w:rPr>
              <w:t xml:space="preserve"> then </w:t>
            </w:r>
            <w:hyperlink w:anchor="C17" w:history="1">
              <w:r w:rsidRPr="00D46E05">
                <w:rPr>
                  <w:rStyle w:val="Hyperlink"/>
                  <w:rFonts w:asciiTheme="minorHAnsi" w:hAnsiTheme="minorHAnsi" w:cstheme="minorHAnsi"/>
                  <w:b/>
                  <w:sz w:val="22"/>
                  <w:szCs w:val="22"/>
                </w:rPr>
                <w:t>C1</w:t>
              </w:r>
              <w:r w:rsidR="00F6166C" w:rsidRPr="00D46E05">
                <w:rPr>
                  <w:rStyle w:val="Hyperlink"/>
                  <w:rFonts w:asciiTheme="minorHAnsi" w:hAnsiTheme="minorHAnsi" w:cstheme="minorHAnsi"/>
                  <w:b/>
                  <w:sz w:val="22"/>
                  <w:szCs w:val="22"/>
                </w:rPr>
                <w:t>7</w:t>
              </w:r>
            </w:hyperlink>
          </w:p>
        </w:tc>
        <w:tc>
          <w:tcPr>
            <w:tcW w:w="279" w:type="dxa"/>
            <w:shd w:val="clear" w:color="auto" w:fill="C6D9F1"/>
            <w:vAlign w:val="center"/>
          </w:tcPr>
          <w:p w14:paraId="4E133FCB" w14:textId="77777777" w:rsidR="00057E41" w:rsidRPr="00D46E05" w:rsidRDefault="00057E41"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245" w:type="dxa"/>
            <w:tcBorders>
              <w:top w:val="nil"/>
              <w:bottom w:val="nil"/>
            </w:tcBorders>
            <w:shd w:val="clear" w:color="auto" w:fill="auto"/>
            <w:vAlign w:val="center"/>
          </w:tcPr>
          <w:p w14:paraId="538325F6" w14:textId="77777777" w:rsidR="00057E41" w:rsidRPr="00D46E05" w:rsidRDefault="00057E41"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shd w:val="clear" w:color="auto" w:fill="C6D9F1"/>
            <w:vAlign w:val="center"/>
          </w:tcPr>
          <w:p w14:paraId="695438B0" w14:textId="77777777" w:rsidR="00057E41" w:rsidRPr="00D46E05" w:rsidRDefault="00057E41"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p w14:paraId="5F0FAE79" w14:textId="77777777" w:rsidR="00057E41" w:rsidRPr="00D46E05" w:rsidRDefault="00057E41" w:rsidP="00F6166C">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C17" w:history="1">
              <w:r w:rsidRPr="00D46E05">
                <w:rPr>
                  <w:rStyle w:val="Hyperlink"/>
                  <w:rFonts w:asciiTheme="minorHAnsi" w:hAnsiTheme="minorHAnsi" w:cstheme="minorHAnsi"/>
                  <w:b/>
                  <w:sz w:val="22"/>
                  <w:szCs w:val="22"/>
                </w:rPr>
                <w:t>C1</w:t>
              </w:r>
              <w:r w:rsidR="00F6166C" w:rsidRPr="00D46E05">
                <w:rPr>
                  <w:rStyle w:val="Hyperlink"/>
                  <w:rFonts w:asciiTheme="minorHAnsi" w:hAnsiTheme="minorHAnsi" w:cstheme="minorHAnsi"/>
                  <w:b/>
                  <w:sz w:val="22"/>
                  <w:szCs w:val="22"/>
                </w:rPr>
                <w:t>7</w:t>
              </w:r>
            </w:hyperlink>
          </w:p>
        </w:tc>
        <w:tc>
          <w:tcPr>
            <w:tcW w:w="236" w:type="dxa"/>
            <w:shd w:val="clear" w:color="auto" w:fill="C6D9F1"/>
            <w:vAlign w:val="center"/>
          </w:tcPr>
          <w:p w14:paraId="77A53F6E" w14:textId="17207B9F" w:rsidR="00057E41" w:rsidRPr="00D46E05" w:rsidRDefault="0009447F"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Pr>
                <w:rFonts w:asciiTheme="minorHAnsi" w:hAnsiTheme="minorHAnsi" w:cstheme="minorHAnsi"/>
                <w:spacing w:val="-2"/>
                <w:sz w:val="22"/>
                <w:szCs w:val="22"/>
              </w:rPr>
              <w:t>X</w:t>
            </w:r>
          </w:p>
        </w:tc>
      </w:tr>
    </w:tbl>
    <w:p w14:paraId="458F8A25" w14:textId="77777777" w:rsidR="00E73D77" w:rsidRPr="00D46E05" w:rsidRDefault="00E73D77" w:rsidP="005E4716">
      <w:pPr>
        <w:ind w:left="284"/>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 xml:space="preserve">It is accepted ethical practice to offer potential participants reimbursements for any expenses associated with their participation.  Depending on the research, it may also be appropriate to offer payment, in money or kind, to encourage participation.  However, the researcher must consider whether such payments would be considered coercive inducements posing a risk to participants, ie, the inducement is so significant or attractive that a potential participant might feel they cannot afford not to participate, or it would cause a person to agree to participate and expose themselves to risks that they would otherwise not take. No inducement that is likely to encourage participants to take undue risks is acceptable. Decisions on these matters are on a case-by-case basis depending on the specifics of the participant pool, the context and the inducement. </w:t>
      </w:r>
    </w:p>
    <w:p w14:paraId="2EB3997D" w14:textId="77777777" w:rsidR="00057E41" w:rsidRPr="00D46E05" w:rsidRDefault="00057E41" w:rsidP="00057E41">
      <w:pPr>
        <w:tabs>
          <w:tab w:val="left" w:pos="1080"/>
        </w:tabs>
        <w:ind w:left="1080"/>
        <w:rPr>
          <w:rFonts w:asciiTheme="minorHAnsi" w:hAnsiTheme="minorHAnsi" w:cstheme="minorHAnsi"/>
          <w:color w:val="0000FF"/>
          <w:sz w:val="22"/>
          <w:szCs w:val="22"/>
        </w:rPr>
      </w:pPr>
    </w:p>
    <w:tbl>
      <w:tblPr>
        <w:tblW w:w="989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ayout w:type="fixed"/>
        <w:tblLook w:val="0000" w:firstRow="0" w:lastRow="0" w:firstColumn="0" w:lastColumn="0" w:noHBand="0" w:noVBand="0"/>
      </w:tblPr>
      <w:tblGrid>
        <w:gridCol w:w="677"/>
        <w:gridCol w:w="6048"/>
        <w:gridCol w:w="245"/>
        <w:gridCol w:w="1080"/>
        <w:gridCol w:w="279"/>
        <w:gridCol w:w="245"/>
        <w:gridCol w:w="1080"/>
        <w:gridCol w:w="236"/>
      </w:tblGrid>
      <w:tr w:rsidR="00057E41" w:rsidRPr="00D46E05" w14:paraId="13066522" w14:textId="77777777" w:rsidTr="00386A97">
        <w:trPr>
          <w:cantSplit/>
          <w:trHeight w:val="340"/>
        </w:trPr>
        <w:tc>
          <w:tcPr>
            <w:tcW w:w="677" w:type="dxa"/>
            <w:shd w:val="clear" w:color="auto" w:fill="CCC0D9"/>
            <w:vAlign w:val="center"/>
          </w:tcPr>
          <w:p w14:paraId="3B142767" w14:textId="77777777" w:rsidR="00057E41" w:rsidRPr="00D46E05" w:rsidRDefault="00D8314A" w:rsidP="00D97B14">
            <w:pPr>
              <w:tabs>
                <w:tab w:val="left" w:pos="5103"/>
                <w:tab w:val="left" w:pos="7117"/>
              </w:tabs>
              <w:suppressAutoHyphens/>
              <w:rPr>
                <w:rFonts w:asciiTheme="minorHAnsi" w:hAnsiTheme="minorHAnsi" w:cstheme="minorHAnsi"/>
                <w:spacing w:val="-2"/>
                <w:sz w:val="22"/>
                <w:szCs w:val="22"/>
              </w:rPr>
            </w:pPr>
            <w:bookmarkStart w:id="19" w:name="C12"/>
            <w:r w:rsidRPr="00D46E05">
              <w:rPr>
                <w:rFonts w:asciiTheme="minorHAnsi" w:hAnsiTheme="minorHAnsi" w:cstheme="minorHAnsi"/>
                <w:spacing w:val="-2"/>
                <w:sz w:val="22"/>
                <w:szCs w:val="22"/>
              </w:rPr>
              <w:t>C1</w:t>
            </w:r>
            <w:r w:rsidR="00D97B14" w:rsidRPr="00D46E05">
              <w:rPr>
                <w:rFonts w:asciiTheme="minorHAnsi" w:hAnsiTheme="minorHAnsi" w:cstheme="minorHAnsi"/>
                <w:spacing w:val="-2"/>
                <w:sz w:val="22"/>
                <w:szCs w:val="22"/>
              </w:rPr>
              <w:t>2</w:t>
            </w:r>
            <w:bookmarkEnd w:id="19"/>
          </w:p>
        </w:tc>
        <w:tc>
          <w:tcPr>
            <w:tcW w:w="6048" w:type="dxa"/>
            <w:shd w:val="clear" w:color="auto" w:fill="CCC0D9"/>
            <w:vAlign w:val="center"/>
          </w:tcPr>
          <w:p w14:paraId="0F386FD7" w14:textId="77777777" w:rsidR="00057E41" w:rsidRPr="00D46E05" w:rsidRDefault="002D2E24" w:rsidP="00057E41">
            <w:pPr>
              <w:rPr>
                <w:rFonts w:asciiTheme="minorHAnsi" w:hAnsiTheme="minorHAnsi" w:cstheme="minorHAnsi"/>
                <w:sz w:val="22"/>
                <w:szCs w:val="22"/>
              </w:rPr>
            </w:pPr>
            <w:r w:rsidRPr="00D46E05">
              <w:rPr>
                <w:rFonts w:asciiTheme="minorHAnsi" w:hAnsiTheme="minorHAnsi" w:cstheme="minorHAnsi"/>
                <w:sz w:val="22"/>
                <w:szCs w:val="22"/>
              </w:rPr>
              <w:t>Will</w:t>
            </w:r>
            <w:r w:rsidR="00057E41" w:rsidRPr="00D46E05">
              <w:rPr>
                <w:rFonts w:asciiTheme="minorHAnsi" w:hAnsiTheme="minorHAnsi" w:cstheme="minorHAnsi"/>
                <w:sz w:val="22"/>
                <w:szCs w:val="22"/>
              </w:rPr>
              <w:t xml:space="preserve"> the research involve deception or limited disclosure to participants?  </w:t>
            </w:r>
          </w:p>
        </w:tc>
        <w:tc>
          <w:tcPr>
            <w:tcW w:w="245" w:type="dxa"/>
            <w:tcBorders>
              <w:top w:val="nil"/>
              <w:bottom w:val="nil"/>
            </w:tcBorders>
            <w:shd w:val="clear" w:color="auto" w:fill="auto"/>
          </w:tcPr>
          <w:p w14:paraId="03274148" w14:textId="77777777" w:rsidR="00057E41" w:rsidRPr="00D46E05" w:rsidRDefault="00057E41"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shd w:val="clear" w:color="auto" w:fill="CCC0D9"/>
            <w:vAlign w:val="center"/>
          </w:tcPr>
          <w:p w14:paraId="14002726" w14:textId="77777777" w:rsidR="00057E41" w:rsidRPr="00D46E05" w:rsidRDefault="00057E41"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p w14:paraId="64EA94ED" w14:textId="77777777" w:rsidR="00057E41" w:rsidRPr="00D46E05" w:rsidRDefault="00057E41" w:rsidP="00F6166C">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D15" w:history="1">
              <w:r w:rsidRPr="00D46E05">
                <w:rPr>
                  <w:rStyle w:val="Hyperlink"/>
                  <w:rFonts w:asciiTheme="minorHAnsi" w:hAnsiTheme="minorHAnsi" w:cstheme="minorHAnsi"/>
                  <w:b/>
                  <w:sz w:val="22"/>
                  <w:szCs w:val="22"/>
                </w:rPr>
                <w:t>D1</w:t>
              </w:r>
              <w:r w:rsidR="00F6166C" w:rsidRPr="00D46E05">
                <w:rPr>
                  <w:rStyle w:val="Hyperlink"/>
                  <w:rFonts w:asciiTheme="minorHAnsi" w:hAnsiTheme="minorHAnsi" w:cstheme="minorHAnsi"/>
                  <w:b/>
                  <w:sz w:val="22"/>
                  <w:szCs w:val="22"/>
                </w:rPr>
                <w:t>5</w:t>
              </w:r>
            </w:hyperlink>
          </w:p>
        </w:tc>
        <w:tc>
          <w:tcPr>
            <w:tcW w:w="279" w:type="dxa"/>
            <w:shd w:val="clear" w:color="auto" w:fill="CCC0D9"/>
            <w:vAlign w:val="center"/>
          </w:tcPr>
          <w:p w14:paraId="16603AD1" w14:textId="77777777" w:rsidR="00057E41" w:rsidRPr="00D46E05" w:rsidRDefault="00057E41"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245" w:type="dxa"/>
            <w:tcBorders>
              <w:top w:val="nil"/>
              <w:bottom w:val="nil"/>
            </w:tcBorders>
            <w:shd w:val="clear" w:color="auto" w:fill="auto"/>
            <w:vAlign w:val="center"/>
          </w:tcPr>
          <w:p w14:paraId="04BD1AED" w14:textId="77777777" w:rsidR="00057E41" w:rsidRPr="00D46E05" w:rsidRDefault="00057E41"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shd w:val="clear" w:color="auto" w:fill="CCC0D9"/>
            <w:vAlign w:val="center"/>
          </w:tcPr>
          <w:p w14:paraId="65BEB602" w14:textId="77777777" w:rsidR="00057E41" w:rsidRPr="00D46E05" w:rsidRDefault="00057E41"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p w14:paraId="6059689B" w14:textId="77777777" w:rsidR="00057E41" w:rsidRPr="00D46E05" w:rsidRDefault="00057E41" w:rsidP="00F6166C">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C19" w:history="1">
              <w:r w:rsidRPr="00D46E05">
                <w:rPr>
                  <w:rStyle w:val="Hyperlink"/>
                  <w:rFonts w:asciiTheme="minorHAnsi" w:hAnsiTheme="minorHAnsi" w:cstheme="minorHAnsi"/>
                  <w:b/>
                  <w:sz w:val="22"/>
                  <w:szCs w:val="22"/>
                </w:rPr>
                <w:t>C1</w:t>
              </w:r>
              <w:r w:rsidR="00F6166C" w:rsidRPr="00D46E05">
                <w:rPr>
                  <w:rStyle w:val="Hyperlink"/>
                  <w:rFonts w:asciiTheme="minorHAnsi" w:hAnsiTheme="minorHAnsi" w:cstheme="minorHAnsi"/>
                  <w:b/>
                  <w:sz w:val="22"/>
                  <w:szCs w:val="22"/>
                </w:rPr>
                <w:t>9</w:t>
              </w:r>
            </w:hyperlink>
          </w:p>
        </w:tc>
        <w:tc>
          <w:tcPr>
            <w:tcW w:w="236" w:type="dxa"/>
            <w:shd w:val="clear" w:color="auto" w:fill="CCC0D9"/>
            <w:vAlign w:val="center"/>
          </w:tcPr>
          <w:p w14:paraId="610EE224" w14:textId="543340F4" w:rsidR="00057E41" w:rsidRPr="00D46E05" w:rsidRDefault="0009447F"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Pr>
                <w:rFonts w:asciiTheme="minorHAnsi" w:hAnsiTheme="minorHAnsi" w:cstheme="minorHAnsi"/>
                <w:spacing w:val="-2"/>
                <w:sz w:val="22"/>
                <w:szCs w:val="22"/>
              </w:rPr>
              <w:t>X</w:t>
            </w:r>
          </w:p>
        </w:tc>
      </w:tr>
    </w:tbl>
    <w:p w14:paraId="77628BF6" w14:textId="77777777" w:rsidR="00E73D77" w:rsidRPr="00D46E05" w:rsidRDefault="00E73D77" w:rsidP="005E4716">
      <w:pPr>
        <w:ind w:left="284"/>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 xml:space="preserve">Will the participants be deceived or given limited disclosure about the true purpose of the research or of what is involved?  The researcher will need to present a compelling argument to the HREC for the need and ethical justification for the deception. Refer to Chapter 2.3 of the </w:t>
      </w:r>
      <w:hyperlink r:id="rId17" w:history="1">
        <w:r w:rsidRPr="00D46E05">
          <w:rPr>
            <w:rStyle w:val="Hyperlink"/>
            <w:rFonts w:asciiTheme="minorHAnsi" w:hAnsiTheme="minorHAnsi" w:cstheme="minorHAnsi"/>
            <w:i/>
            <w:vanish/>
            <w:sz w:val="22"/>
            <w:szCs w:val="22"/>
          </w:rPr>
          <w:t>National Statement</w:t>
        </w:r>
      </w:hyperlink>
      <w:r w:rsidRPr="00D46E05">
        <w:rPr>
          <w:rFonts w:asciiTheme="minorHAnsi" w:hAnsiTheme="minorHAnsi" w:cstheme="minorHAnsi"/>
          <w:vanish/>
          <w:color w:val="0000FF"/>
          <w:sz w:val="22"/>
          <w:szCs w:val="22"/>
        </w:rPr>
        <w:t xml:space="preserve"> for guidance. </w:t>
      </w:r>
    </w:p>
    <w:p w14:paraId="1AA04891" w14:textId="77777777" w:rsidR="00057E41" w:rsidRPr="00D46E05" w:rsidRDefault="00057E41" w:rsidP="00057E41">
      <w:pPr>
        <w:rPr>
          <w:rFonts w:asciiTheme="minorHAnsi" w:hAnsiTheme="minorHAnsi" w:cstheme="minorHAnsi"/>
          <w:sz w:val="22"/>
          <w:szCs w:val="22"/>
        </w:rPr>
      </w:pPr>
    </w:p>
    <w:tbl>
      <w:tblPr>
        <w:tblW w:w="989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ayout w:type="fixed"/>
        <w:tblLook w:val="0000" w:firstRow="0" w:lastRow="0" w:firstColumn="0" w:lastColumn="0" w:noHBand="0" w:noVBand="0"/>
      </w:tblPr>
      <w:tblGrid>
        <w:gridCol w:w="677"/>
        <w:gridCol w:w="6048"/>
        <w:gridCol w:w="245"/>
        <w:gridCol w:w="1080"/>
        <w:gridCol w:w="279"/>
        <w:gridCol w:w="245"/>
        <w:gridCol w:w="1080"/>
        <w:gridCol w:w="236"/>
      </w:tblGrid>
      <w:tr w:rsidR="00057E41" w:rsidRPr="00D46E05" w14:paraId="682E3A9C" w14:textId="77777777" w:rsidTr="00DB2173">
        <w:trPr>
          <w:cantSplit/>
          <w:trHeight w:val="340"/>
        </w:trPr>
        <w:tc>
          <w:tcPr>
            <w:tcW w:w="677" w:type="dxa"/>
            <w:shd w:val="clear" w:color="auto" w:fill="C6D9F1"/>
            <w:vAlign w:val="center"/>
          </w:tcPr>
          <w:p w14:paraId="120CA13E" w14:textId="77777777" w:rsidR="00057E41" w:rsidRPr="00D46E05" w:rsidRDefault="00D8314A" w:rsidP="00D97B14">
            <w:pPr>
              <w:tabs>
                <w:tab w:val="left" w:pos="5103"/>
                <w:tab w:val="left" w:pos="7117"/>
              </w:tabs>
              <w:suppressAutoHyphens/>
              <w:rPr>
                <w:rFonts w:asciiTheme="minorHAnsi" w:hAnsiTheme="minorHAnsi" w:cstheme="minorHAnsi"/>
                <w:spacing w:val="-2"/>
                <w:sz w:val="22"/>
                <w:szCs w:val="22"/>
              </w:rPr>
            </w:pPr>
            <w:bookmarkStart w:id="20" w:name="C13"/>
            <w:r w:rsidRPr="00D46E05">
              <w:rPr>
                <w:rFonts w:asciiTheme="minorHAnsi" w:hAnsiTheme="minorHAnsi" w:cstheme="minorHAnsi"/>
                <w:spacing w:val="-2"/>
                <w:sz w:val="22"/>
                <w:szCs w:val="22"/>
              </w:rPr>
              <w:t>C1</w:t>
            </w:r>
            <w:r w:rsidR="00D97B14" w:rsidRPr="00D46E05">
              <w:rPr>
                <w:rFonts w:asciiTheme="minorHAnsi" w:hAnsiTheme="minorHAnsi" w:cstheme="minorHAnsi"/>
                <w:spacing w:val="-2"/>
                <w:sz w:val="22"/>
                <w:szCs w:val="22"/>
              </w:rPr>
              <w:t>3</w:t>
            </w:r>
            <w:bookmarkEnd w:id="20"/>
          </w:p>
        </w:tc>
        <w:tc>
          <w:tcPr>
            <w:tcW w:w="6048" w:type="dxa"/>
            <w:shd w:val="clear" w:color="auto" w:fill="C6D9F1"/>
            <w:vAlign w:val="center"/>
          </w:tcPr>
          <w:p w14:paraId="099294B4" w14:textId="77777777" w:rsidR="00057E41" w:rsidRPr="00D46E05" w:rsidRDefault="002D2E24" w:rsidP="00057E41">
            <w:pPr>
              <w:rPr>
                <w:rFonts w:asciiTheme="minorHAnsi" w:hAnsiTheme="minorHAnsi" w:cstheme="minorHAnsi"/>
                <w:sz w:val="22"/>
                <w:szCs w:val="22"/>
              </w:rPr>
            </w:pPr>
            <w:r w:rsidRPr="00D46E05">
              <w:rPr>
                <w:rFonts w:asciiTheme="minorHAnsi" w:hAnsiTheme="minorHAnsi" w:cstheme="minorHAnsi"/>
                <w:sz w:val="22"/>
                <w:szCs w:val="22"/>
              </w:rPr>
              <w:t>Will</w:t>
            </w:r>
            <w:r w:rsidR="00057E41" w:rsidRPr="00D46E05">
              <w:rPr>
                <w:rFonts w:asciiTheme="minorHAnsi" w:hAnsiTheme="minorHAnsi" w:cstheme="minorHAnsi"/>
                <w:sz w:val="22"/>
                <w:szCs w:val="22"/>
              </w:rPr>
              <w:t xml:space="preserve"> the research involve covert observation?  </w:t>
            </w:r>
            <w:hyperlink r:id="rId18" w:history="1">
              <w:r w:rsidR="00057E41" w:rsidRPr="00D46E05">
                <w:rPr>
                  <w:rStyle w:val="Hyperlink"/>
                  <w:rFonts w:asciiTheme="minorHAnsi" w:hAnsiTheme="minorHAnsi" w:cstheme="minorHAnsi"/>
                  <w:b/>
                  <w:sz w:val="22"/>
                  <w:szCs w:val="22"/>
                  <w:u w:val="none"/>
                </w:rPr>
                <w:t>NS2.3.1</w:t>
              </w:r>
            </w:hyperlink>
          </w:p>
        </w:tc>
        <w:tc>
          <w:tcPr>
            <w:tcW w:w="245" w:type="dxa"/>
            <w:tcBorders>
              <w:top w:val="nil"/>
              <w:bottom w:val="nil"/>
            </w:tcBorders>
            <w:shd w:val="clear" w:color="auto" w:fill="auto"/>
          </w:tcPr>
          <w:p w14:paraId="575F7450" w14:textId="77777777" w:rsidR="00057E41" w:rsidRPr="00D46E05" w:rsidRDefault="00057E41"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shd w:val="clear" w:color="auto" w:fill="C6D9F1"/>
            <w:vAlign w:val="center"/>
          </w:tcPr>
          <w:p w14:paraId="03FE0060" w14:textId="77777777" w:rsidR="00057E41" w:rsidRPr="00D46E05" w:rsidRDefault="00057E41"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p w14:paraId="42611826" w14:textId="77777777" w:rsidR="00057E41" w:rsidRPr="00D46E05" w:rsidRDefault="00057E41" w:rsidP="00F6166C">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Go to</w:t>
            </w:r>
            <w:r w:rsidR="009A3DC3" w:rsidRPr="00D46E05">
              <w:rPr>
                <w:rFonts w:asciiTheme="minorHAnsi" w:hAnsiTheme="minorHAnsi" w:cstheme="minorHAnsi"/>
                <w:sz w:val="22"/>
                <w:szCs w:val="22"/>
              </w:rPr>
              <w:t xml:space="preserve"> </w:t>
            </w:r>
            <w:hyperlink w:anchor="D14" w:history="1">
              <w:r w:rsidR="009A3DC3" w:rsidRPr="00D46E05">
                <w:rPr>
                  <w:rStyle w:val="Hyperlink"/>
                  <w:rFonts w:asciiTheme="minorHAnsi" w:hAnsiTheme="minorHAnsi" w:cstheme="minorHAnsi"/>
                  <w:b/>
                  <w:sz w:val="22"/>
                  <w:szCs w:val="22"/>
                </w:rPr>
                <w:t>D14</w:t>
              </w:r>
            </w:hyperlink>
          </w:p>
        </w:tc>
        <w:tc>
          <w:tcPr>
            <w:tcW w:w="279" w:type="dxa"/>
            <w:shd w:val="clear" w:color="auto" w:fill="C6D9F1"/>
            <w:vAlign w:val="center"/>
          </w:tcPr>
          <w:p w14:paraId="21E84944" w14:textId="77777777" w:rsidR="00057E41" w:rsidRPr="00D46E05" w:rsidRDefault="00057E41"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245" w:type="dxa"/>
            <w:tcBorders>
              <w:top w:val="nil"/>
              <w:bottom w:val="nil"/>
            </w:tcBorders>
            <w:shd w:val="clear" w:color="auto" w:fill="auto"/>
            <w:vAlign w:val="center"/>
          </w:tcPr>
          <w:p w14:paraId="674F78E9" w14:textId="77777777" w:rsidR="00057E41" w:rsidRPr="00D46E05" w:rsidRDefault="00057E41"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shd w:val="clear" w:color="auto" w:fill="C6D9F1"/>
            <w:vAlign w:val="center"/>
          </w:tcPr>
          <w:p w14:paraId="6EDE8039" w14:textId="77777777" w:rsidR="00057E41" w:rsidRPr="00D46E05" w:rsidRDefault="00057E41"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p w14:paraId="68E9F507" w14:textId="77777777" w:rsidR="00057E41" w:rsidRPr="00D46E05" w:rsidRDefault="00057E41" w:rsidP="00F6166C">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C18" w:history="1">
              <w:r w:rsidRPr="00D46E05">
                <w:rPr>
                  <w:rStyle w:val="Hyperlink"/>
                  <w:rFonts w:asciiTheme="minorHAnsi" w:hAnsiTheme="minorHAnsi" w:cstheme="minorHAnsi"/>
                  <w:b/>
                  <w:sz w:val="22"/>
                  <w:szCs w:val="22"/>
                </w:rPr>
                <w:t>C1</w:t>
              </w:r>
              <w:r w:rsidR="00F6166C" w:rsidRPr="00D46E05">
                <w:rPr>
                  <w:rStyle w:val="Hyperlink"/>
                  <w:rFonts w:asciiTheme="minorHAnsi" w:hAnsiTheme="minorHAnsi" w:cstheme="minorHAnsi"/>
                  <w:b/>
                  <w:sz w:val="22"/>
                  <w:szCs w:val="22"/>
                </w:rPr>
                <w:t>8</w:t>
              </w:r>
            </w:hyperlink>
          </w:p>
        </w:tc>
        <w:tc>
          <w:tcPr>
            <w:tcW w:w="236" w:type="dxa"/>
            <w:shd w:val="clear" w:color="auto" w:fill="C6D9F1"/>
            <w:vAlign w:val="center"/>
          </w:tcPr>
          <w:p w14:paraId="726A0427" w14:textId="4D4FA157" w:rsidR="00057E41" w:rsidRPr="00D46E05" w:rsidRDefault="0009447F"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Pr>
                <w:rFonts w:asciiTheme="minorHAnsi" w:hAnsiTheme="minorHAnsi" w:cstheme="minorHAnsi"/>
                <w:spacing w:val="-2"/>
                <w:sz w:val="22"/>
                <w:szCs w:val="22"/>
              </w:rPr>
              <w:t>X</w:t>
            </w:r>
          </w:p>
        </w:tc>
      </w:tr>
    </w:tbl>
    <w:p w14:paraId="508B68D5" w14:textId="77777777" w:rsidR="00E73D77" w:rsidRPr="00D46E05" w:rsidRDefault="00E73D77" w:rsidP="005E4716">
      <w:pPr>
        <w:ind w:left="284"/>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This is observation of others without their knowledge.</w:t>
      </w:r>
    </w:p>
    <w:p w14:paraId="0F419E61" w14:textId="77777777" w:rsidR="00057E41" w:rsidRPr="00D46E05" w:rsidRDefault="00057E41" w:rsidP="00057E41">
      <w:pPr>
        <w:tabs>
          <w:tab w:val="left" w:pos="1080"/>
        </w:tabs>
        <w:ind w:left="1080"/>
        <w:rPr>
          <w:rFonts w:asciiTheme="minorHAnsi" w:hAnsiTheme="minorHAnsi" w:cstheme="minorHAnsi"/>
          <w:color w:val="0000FF"/>
          <w:sz w:val="22"/>
          <w:szCs w:val="22"/>
        </w:rPr>
      </w:pPr>
    </w:p>
    <w:tbl>
      <w:tblPr>
        <w:tblW w:w="989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ayout w:type="fixed"/>
        <w:tblLook w:val="0000" w:firstRow="0" w:lastRow="0" w:firstColumn="0" w:lastColumn="0" w:noHBand="0" w:noVBand="0"/>
      </w:tblPr>
      <w:tblGrid>
        <w:gridCol w:w="677"/>
        <w:gridCol w:w="6048"/>
        <w:gridCol w:w="245"/>
        <w:gridCol w:w="1080"/>
        <w:gridCol w:w="279"/>
        <w:gridCol w:w="245"/>
        <w:gridCol w:w="1080"/>
        <w:gridCol w:w="236"/>
      </w:tblGrid>
      <w:tr w:rsidR="00057E41" w:rsidRPr="00D46E05" w14:paraId="0BBEED9B" w14:textId="77777777" w:rsidTr="00386A97">
        <w:trPr>
          <w:cantSplit/>
          <w:trHeight w:val="197"/>
        </w:trPr>
        <w:tc>
          <w:tcPr>
            <w:tcW w:w="677" w:type="dxa"/>
            <w:shd w:val="clear" w:color="auto" w:fill="CCC0D9"/>
            <w:vAlign w:val="center"/>
          </w:tcPr>
          <w:p w14:paraId="6365B166" w14:textId="77777777" w:rsidR="00057E41" w:rsidRPr="00D46E05" w:rsidRDefault="00D8314A" w:rsidP="00D97B14">
            <w:pPr>
              <w:tabs>
                <w:tab w:val="left" w:pos="5103"/>
                <w:tab w:val="left" w:pos="7117"/>
              </w:tabs>
              <w:suppressAutoHyphens/>
              <w:rPr>
                <w:rFonts w:asciiTheme="minorHAnsi" w:hAnsiTheme="minorHAnsi" w:cstheme="minorHAnsi"/>
                <w:spacing w:val="-2"/>
                <w:sz w:val="22"/>
                <w:szCs w:val="22"/>
              </w:rPr>
            </w:pPr>
            <w:bookmarkStart w:id="21" w:name="C14"/>
            <w:r w:rsidRPr="00D46E05">
              <w:rPr>
                <w:rFonts w:asciiTheme="minorHAnsi" w:hAnsiTheme="minorHAnsi" w:cstheme="minorHAnsi"/>
                <w:spacing w:val="-2"/>
                <w:sz w:val="22"/>
                <w:szCs w:val="22"/>
              </w:rPr>
              <w:t>C1</w:t>
            </w:r>
            <w:r w:rsidR="00D97B14" w:rsidRPr="00D46E05">
              <w:rPr>
                <w:rFonts w:asciiTheme="minorHAnsi" w:hAnsiTheme="minorHAnsi" w:cstheme="minorHAnsi"/>
                <w:spacing w:val="-2"/>
                <w:sz w:val="22"/>
                <w:szCs w:val="22"/>
              </w:rPr>
              <w:t>4</w:t>
            </w:r>
            <w:bookmarkEnd w:id="21"/>
          </w:p>
        </w:tc>
        <w:tc>
          <w:tcPr>
            <w:tcW w:w="6048" w:type="dxa"/>
            <w:shd w:val="clear" w:color="auto" w:fill="CCC0D9"/>
            <w:vAlign w:val="center"/>
          </w:tcPr>
          <w:p w14:paraId="4F537ECE" w14:textId="77777777" w:rsidR="00057E41" w:rsidRPr="00D46E05" w:rsidRDefault="00057E41" w:rsidP="00057E41">
            <w:pPr>
              <w:rPr>
                <w:rFonts w:asciiTheme="minorHAnsi" w:hAnsiTheme="minorHAnsi" w:cstheme="minorHAnsi"/>
                <w:sz w:val="22"/>
                <w:szCs w:val="22"/>
              </w:rPr>
            </w:pPr>
            <w:r w:rsidRPr="00D46E05">
              <w:rPr>
                <w:rFonts w:asciiTheme="minorHAnsi" w:hAnsiTheme="minorHAnsi" w:cstheme="minorHAnsi"/>
                <w:sz w:val="22"/>
                <w:szCs w:val="22"/>
              </w:rPr>
              <w:t xml:space="preserve">Will existing databases, databanks or human tissue banks be accessed for this research?  </w:t>
            </w:r>
          </w:p>
        </w:tc>
        <w:tc>
          <w:tcPr>
            <w:tcW w:w="245" w:type="dxa"/>
            <w:tcBorders>
              <w:top w:val="nil"/>
              <w:bottom w:val="nil"/>
            </w:tcBorders>
            <w:shd w:val="clear" w:color="auto" w:fill="auto"/>
          </w:tcPr>
          <w:p w14:paraId="51347C20" w14:textId="77777777" w:rsidR="00057E41" w:rsidRPr="00D46E05" w:rsidRDefault="00057E41"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shd w:val="clear" w:color="auto" w:fill="CCC0D9"/>
            <w:vAlign w:val="center"/>
          </w:tcPr>
          <w:p w14:paraId="658AC8EA" w14:textId="77777777" w:rsidR="00057E41" w:rsidRPr="00D46E05" w:rsidRDefault="00057E41"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p w14:paraId="184AAB6D" w14:textId="77777777" w:rsidR="00057E41" w:rsidRPr="00D46E05" w:rsidRDefault="00057E41" w:rsidP="00F6166C">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D6" w:history="1">
              <w:r w:rsidRPr="00D46E05">
                <w:rPr>
                  <w:rStyle w:val="Hyperlink"/>
                  <w:rFonts w:asciiTheme="minorHAnsi" w:hAnsiTheme="minorHAnsi" w:cstheme="minorHAnsi"/>
                  <w:b/>
                  <w:sz w:val="22"/>
                  <w:szCs w:val="22"/>
                </w:rPr>
                <w:t>D</w:t>
              </w:r>
              <w:r w:rsidR="00F6166C" w:rsidRPr="00D46E05">
                <w:rPr>
                  <w:rStyle w:val="Hyperlink"/>
                  <w:rFonts w:asciiTheme="minorHAnsi" w:hAnsiTheme="minorHAnsi" w:cstheme="minorHAnsi"/>
                  <w:b/>
                  <w:sz w:val="22"/>
                  <w:szCs w:val="22"/>
                </w:rPr>
                <w:t>6</w:t>
              </w:r>
            </w:hyperlink>
          </w:p>
        </w:tc>
        <w:tc>
          <w:tcPr>
            <w:tcW w:w="279" w:type="dxa"/>
            <w:shd w:val="clear" w:color="auto" w:fill="CCC0D9"/>
            <w:vAlign w:val="center"/>
          </w:tcPr>
          <w:p w14:paraId="039F3617" w14:textId="77777777" w:rsidR="00057E41" w:rsidRPr="00D46E05" w:rsidRDefault="00057E41"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245" w:type="dxa"/>
            <w:tcBorders>
              <w:top w:val="nil"/>
              <w:bottom w:val="nil"/>
            </w:tcBorders>
            <w:shd w:val="clear" w:color="auto" w:fill="auto"/>
            <w:vAlign w:val="center"/>
          </w:tcPr>
          <w:p w14:paraId="0DEABA65" w14:textId="77777777" w:rsidR="00057E41" w:rsidRPr="00D46E05" w:rsidRDefault="00057E41"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shd w:val="clear" w:color="auto" w:fill="CCC0D9"/>
            <w:vAlign w:val="center"/>
          </w:tcPr>
          <w:p w14:paraId="00FD645A" w14:textId="77777777" w:rsidR="00057E41" w:rsidRPr="00D46E05" w:rsidRDefault="00057E41"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p w14:paraId="13FF71E4" w14:textId="77777777" w:rsidR="00057E41" w:rsidRPr="00D46E05" w:rsidRDefault="00057E41" w:rsidP="00F6166C">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C7" w:history="1">
              <w:r w:rsidRPr="00D46E05">
                <w:rPr>
                  <w:rStyle w:val="Hyperlink"/>
                  <w:rFonts w:asciiTheme="minorHAnsi" w:hAnsiTheme="minorHAnsi" w:cstheme="minorHAnsi"/>
                  <w:b/>
                  <w:sz w:val="22"/>
                  <w:szCs w:val="22"/>
                </w:rPr>
                <w:t>C</w:t>
              </w:r>
              <w:r w:rsidR="00F6166C" w:rsidRPr="00D46E05">
                <w:rPr>
                  <w:rStyle w:val="Hyperlink"/>
                  <w:rFonts w:asciiTheme="minorHAnsi" w:hAnsiTheme="minorHAnsi" w:cstheme="minorHAnsi"/>
                  <w:b/>
                  <w:sz w:val="22"/>
                  <w:szCs w:val="22"/>
                </w:rPr>
                <w:t>7</w:t>
              </w:r>
            </w:hyperlink>
          </w:p>
        </w:tc>
        <w:tc>
          <w:tcPr>
            <w:tcW w:w="236" w:type="dxa"/>
            <w:shd w:val="clear" w:color="auto" w:fill="CCC0D9"/>
            <w:vAlign w:val="center"/>
          </w:tcPr>
          <w:p w14:paraId="49C0FD36" w14:textId="02ED5223" w:rsidR="00057E41" w:rsidRPr="00D46E05" w:rsidRDefault="0009447F"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Pr>
                <w:rFonts w:asciiTheme="minorHAnsi" w:hAnsiTheme="minorHAnsi" w:cstheme="minorHAnsi"/>
                <w:spacing w:val="-2"/>
                <w:sz w:val="22"/>
                <w:szCs w:val="22"/>
              </w:rPr>
              <w:t>X</w:t>
            </w:r>
          </w:p>
        </w:tc>
      </w:tr>
    </w:tbl>
    <w:p w14:paraId="36ADFB2C" w14:textId="77777777" w:rsidR="00057E41" w:rsidRPr="00D46E05" w:rsidRDefault="00057E41" w:rsidP="00057E41">
      <w:pPr>
        <w:tabs>
          <w:tab w:val="left" w:pos="1080"/>
        </w:tabs>
        <w:ind w:left="1080"/>
        <w:rPr>
          <w:rFonts w:asciiTheme="minorHAnsi" w:hAnsiTheme="minorHAnsi" w:cstheme="minorHAnsi"/>
          <w:color w:val="0000FF"/>
          <w:sz w:val="22"/>
          <w:szCs w:val="22"/>
        </w:rPr>
      </w:pPr>
    </w:p>
    <w:tbl>
      <w:tblPr>
        <w:tblW w:w="989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ayout w:type="fixed"/>
        <w:tblLook w:val="0000" w:firstRow="0" w:lastRow="0" w:firstColumn="0" w:lastColumn="0" w:noHBand="0" w:noVBand="0"/>
      </w:tblPr>
      <w:tblGrid>
        <w:gridCol w:w="677"/>
        <w:gridCol w:w="6048"/>
        <w:gridCol w:w="245"/>
        <w:gridCol w:w="1080"/>
        <w:gridCol w:w="279"/>
        <w:gridCol w:w="245"/>
        <w:gridCol w:w="1080"/>
        <w:gridCol w:w="236"/>
      </w:tblGrid>
      <w:tr w:rsidR="00057E41" w:rsidRPr="00D46E05" w14:paraId="4F60DA26" w14:textId="77777777" w:rsidTr="00DB2173">
        <w:trPr>
          <w:cantSplit/>
          <w:trHeight w:val="340"/>
        </w:trPr>
        <w:tc>
          <w:tcPr>
            <w:tcW w:w="677" w:type="dxa"/>
            <w:shd w:val="clear" w:color="auto" w:fill="C6D9F1"/>
            <w:vAlign w:val="center"/>
          </w:tcPr>
          <w:p w14:paraId="4B8992BD" w14:textId="77777777" w:rsidR="00057E41" w:rsidRPr="00D46E05" w:rsidRDefault="00057E41" w:rsidP="00D97B14">
            <w:pPr>
              <w:tabs>
                <w:tab w:val="left" w:pos="5103"/>
                <w:tab w:val="left" w:pos="7117"/>
              </w:tabs>
              <w:suppressAutoHyphens/>
              <w:rPr>
                <w:rFonts w:asciiTheme="minorHAnsi" w:hAnsiTheme="minorHAnsi" w:cstheme="minorHAnsi"/>
                <w:spacing w:val="-2"/>
                <w:sz w:val="22"/>
                <w:szCs w:val="22"/>
              </w:rPr>
            </w:pPr>
            <w:bookmarkStart w:id="22" w:name="C15"/>
            <w:r w:rsidRPr="00D46E05">
              <w:rPr>
                <w:rFonts w:asciiTheme="minorHAnsi" w:hAnsiTheme="minorHAnsi" w:cstheme="minorHAnsi"/>
                <w:spacing w:val="-2"/>
                <w:sz w:val="22"/>
                <w:szCs w:val="22"/>
              </w:rPr>
              <w:t>C1</w:t>
            </w:r>
            <w:r w:rsidR="00D97B14" w:rsidRPr="00D46E05">
              <w:rPr>
                <w:rFonts w:asciiTheme="minorHAnsi" w:hAnsiTheme="minorHAnsi" w:cstheme="minorHAnsi"/>
                <w:spacing w:val="-2"/>
                <w:sz w:val="22"/>
                <w:szCs w:val="22"/>
              </w:rPr>
              <w:t>5</w:t>
            </w:r>
            <w:bookmarkEnd w:id="22"/>
          </w:p>
        </w:tc>
        <w:tc>
          <w:tcPr>
            <w:tcW w:w="6048" w:type="dxa"/>
            <w:shd w:val="clear" w:color="auto" w:fill="C6D9F1"/>
            <w:vAlign w:val="center"/>
          </w:tcPr>
          <w:p w14:paraId="77CF28A2" w14:textId="77777777" w:rsidR="00057E41" w:rsidRPr="00D46E05" w:rsidRDefault="002D2E24" w:rsidP="00057E41">
            <w:pPr>
              <w:rPr>
                <w:rFonts w:asciiTheme="minorHAnsi" w:hAnsiTheme="minorHAnsi" w:cstheme="minorHAnsi"/>
                <w:sz w:val="22"/>
                <w:szCs w:val="22"/>
              </w:rPr>
            </w:pPr>
            <w:r w:rsidRPr="00D46E05">
              <w:rPr>
                <w:rFonts w:asciiTheme="minorHAnsi" w:hAnsiTheme="minorHAnsi" w:cstheme="minorHAnsi"/>
                <w:sz w:val="22"/>
                <w:szCs w:val="22"/>
              </w:rPr>
              <w:t>Will</w:t>
            </w:r>
            <w:r w:rsidR="00057E41" w:rsidRPr="00D46E05">
              <w:rPr>
                <w:rFonts w:asciiTheme="minorHAnsi" w:hAnsiTheme="minorHAnsi" w:cstheme="minorHAnsi"/>
                <w:sz w:val="22"/>
                <w:szCs w:val="22"/>
              </w:rPr>
              <w:t xml:space="preserve"> the research involve collection, extraction or use of human tissue (including cell lines), blood or other body fluids?  </w:t>
            </w:r>
          </w:p>
        </w:tc>
        <w:tc>
          <w:tcPr>
            <w:tcW w:w="245" w:type="dxa"/>
            <w:tcBorders>
              <w:top w:val="nil"/>
              <w:bottom w:val="nil"/>
            </w:tcBorders>
            <w:shd w:val="clear" w:color="auto" w:fill="auto"/>
          </w:tcPr>
          <w:p w14:paraId="6156D618" w14:textId="77777777" w:rsidR="00057E41" w:rsidRPr="00D46E05" w:rsidRDefault="00057E41"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shd w:val="clear" w:color="auto" w:fill="C6D9F1"/>
            <w:vAlign w:val="center"/>
          </w:tcPr>
          <w:p w14:paraId="5B6051AD" w14:textId="77777777" w:rsidR="006935D7" w:rsidRPr="00D46E05" w:rsidRDefault="006935D7" w:rsidP="006935D7">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p w14:paraId="192A3676" w14:textId="77777777" w:rsidR="00057E41" w:rsidRPr="00D46E05" w:rsidRDefault="006935D7" w:rsidP="006935D7">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D6" w:history="1">
              <w:r w:rsidRPr="00D46E05">
                <w:rPr>
                  <w:rStyle w:val="Hyperlink"/>
                  <w:rFonts w:asciiTheme="minorHAnsi" w:hAnsiTheme="minorHAnsi" w:cstheme="minorHAnsi"/>
                  <w:b/>
                  <w:sz w:val="22"/>
                  <w:szCs w:val="22"/>
                </w:rPr>
                <w:t>D6</w:t>
              </w:r>
            </w:hyperlink>
            <w:r w:rsidRPr="00D46E05">
              <w:rPr>
                <w:rFonts w:asciiTheme="minorHAnsi" w:hAnsiTheme="minorHAnsi" w:cstheme="minorHAnsi"/>
                <w:b/>
                <w:sz w:val="22"/>
                <w:szCs w:val="22"/>
              </w:rPr>
              <w:t xml:space="preserve"> </w:t>
            </w:r>
            <w:r w:rsidRPr="00D46E05">
              <w:rPr>
                <w:rFonts w:asciiTheme="minorHAnsi" w:hAnsiTheme="minorHAnsi" w:cstheme="minorHAnsi"/>
                <w:sz w:val="22"/>
                <w:szCs w:val="22"/>
              </w:rPr>
              <w:t>then</w:t>
            </w:r>
            <w:r w:rsidRPr="00D46E05">
              <w:rPr>
                <w:rFonts w:asciiTheme="minorHAnsi" w:hAnsiTheme="minorHAnsi" w:cstheme="minorHAnsi"/>
                <w:b/>
                <w:sz w:val="22"/>
                <w:szCs w:val="22"/>
              </w:rPr>
              <w:t xml:space="preserve"> </w:t>
            </w:r>
            <w:hyperlink w:anchor="D17" w:history="1">
              <w:r w:rsidR="00057E41" w:rsidRPr="00D46E05">
                <w:rPr>
                  <w:rStyle w:val="Hyperlink"/>
                  <w:rFonts w:asciiTheme="minorHAnsi" w:hAnsiTheme="minorHAnsi" w:cstheme="minorHAnsi"/>
                  <w:b/>
                  <w:sz w:val="22"/>
                  <w:szCs w:val="22"/>
                </w:rPr>
                <w:t>D1</w:t>
              </w:r>
              <w:r w:rsidR="00F6166C" w:rsidRPr="00D46E05">
                <w:rPr>
                  <w:rStyle w:val="Hyperlink"/>
                  <w:rFonts w:asciiTheme="minorHAnsi" w:hAnsiTheme="minorHAnsi" w:cstheme="minorHAnsi"/>
                  <w:b/>
                  <w:sz w:val="22"/>
                  <w:szCs w:val="22"/>
                </w:rPr>
                <w:t>7</w:t>
              </w:r>
            </w:hyperlink>
            <w:r w:rsidR="00057E41" w:rsidRPr="00D46E05">
              <w:rPr>
                <w:rFonts w:asciiTheme="minorHAnsi" w:hAnsiTheme="minorHAnsi" w:cstheme="minorHAnsi"/>
                <w:sz w:val="22"/>
                <w:szCs w:val="22"/>
              </w:rPr>
              <w:t xml:space="preserve"> then </w:t>
            </w:r>
            <w:hyperlink w:anchor="C9" w:history="1">
              <w:r w:rsidR="00057E41" w:rsidRPr="00D46E05">
                <w:rPr>
                  <w:rStyle w:val="Hyperlink"/>
                  <w:rFonts w:asciiTheme="minorHAnsi" w:hAnsiTheme="minorHAnsi" w:cstheme="minorHAnsi"/>
                  <w:b/>
                  <w:sz w:val="22"/>
                  <w:szCs w:val="22"/>
                </w:rPr>
                <w:t>C</w:t>
              </w:r>
              <w:r w:rsidR="00F6166C" w:rsidRPr="00D46E05">
                <w:rPr>
                  <w:rStyle w:val="Hyperlink"/>
                  <w:rFonts w:asciiTheme="minorHAnsi" w:hAnsiTheme="minorHAnsi" w:cstheme="minorHAnsi"/>
                  <w:b/>
                  <w:sz w:val="22"/>
                  <w:szCs w:val="22"/>
                </w:rPr>
                <w:t>9</w:t>
              </w:r>
            </w:hyperlink>
          </w:p>
        </w:tc>
        <w:tc>
          <w:tcPr>
            <w:tcW w:w="279" w:type="dxa"/>
            <w:shd w:val="clear" w:color="auto" w:fill="C6D9F1"/>
            <w:vAlign w:val="center"/>
          </w:tcPr>
          <w:p w14:paraId="037813D4" w14:textId="77777777" w:rsidR="00057E41" w:rsidRPr="00D46E05" w:rsidRDefault="00057E41"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245" w:type="dxa"/>
            <w:tcBorders>
              <w:top w:val="nil"/>
              <w:bottom w:val="nil"/>
            </w:tcBorders>
            <w:shd w:val="clear" w:color="auto" w:fill="auto"/>
            <w:vAlign w:val="center"/>
          </w:tcPr>
          <w:p w14:paraId="309D6004" w14:textId="77777777" w:rsidR="00057E41" w:rsidRPr="00D46E05" w:rsidRDefault="00057E41"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shd w:val="clear" w:color="auto" w:fill="C6D9F1"/>
            <w:vAlign w:val="center"/>
          </w:tcPr>
          <w:p w14:paraId="2079558B" w14:textId="77777777" w:rsidR="00057E41" w:rsidRPr="00D46E05" w:rsidRDefault="00057E41"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p w14:paraId="69D37209" w14:textId="77777777" w:rsidR="00057E41" w:rsidRPr="00D46E05" w:rsidRDefault="00057E41" w:rsidP="00F6166C">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C9" w:history="1">
              <w:r w:rsidRPr="00D46E05">
                <w:rPr>
                  <w:rStyle w:val="Hyperlink"/>
                  <w:rFonts w:asciiTheme="minorHAnsi" w:hAnsiTheme="minorHAnsi" w:cstheme="minorHAnsi"/>
                  <w:b/>
                  <w:sz w:val="22"/>
                  <w:szCs w:val="22"/>
                </w:rPr>
                <w:t>C</w:t>
              </w:r>
              <w:r w:rsidR="00F6166C" w:rsidRPr="00D46E05">
                <w:rPr>
                  <w:rStyle w:val="Hyperlink"/>
                  <w:rFonts w:asciiTheme="minorHAnsi" w:hAnsiTheme="minorHAnsi" w:cstheme="minorHAnsi"/>
                  <w:b/>
                  <w:sz w:val="22"/>
                  <w:szCs w:val="22"/>
                </w:rPr>
                <w:t>9</w:t>
              </w:r>
            </w:hyperlink>
          </w:p>
        </w:tc>
        <w:tc>
          <w:tcPr>
            <w:tcW w:w="236" w:type="dxa"/>
            <w:shd w:val="clear" w:color="auto" w:fill="C6D9F1"/>
            <w:vAlign w:val="center"/>
          </w:tcPr>
          <w:p w14:paraId="6FCABA7A" w14:textId="6574BFC9" w:rsidR="00057E41" w:rsidRPr="00D46E05" w:rsidRDefault="0009447F"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Pr>
                <w:rFonts w:asciiTheme="minorHAnsi" w:hAnsiTheme="minorHAnsi" w:cstheme="minorHAnsi"/>
                <w:spacing w:val="-2"/>
                <w:sz w:val="22"/>
                <w:szCs w:val="22"/>
              </w:rPr>
              <w:t>X</w:t>
            </w:r>
          </w:p>
        </w:tc>
      </w:tr>
    </w:tbl>
    <w:p w14:paraId="519DB8FF" w14:textId="77777777" w:rsidR="00057E41" w:rsidRPr="00D46E05" w:rsidRDefault="00057E41" w:rsidP="005E4716">
      <w:pPr>
        <w:ind w:left="284"/>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 xml:space="preserve">This extends to any organ, tissue or fluid, eg skin, blood, urine, saliva, hair, bones, tumour and biopsy specimens. This question relates to inherent risks in the procedure, ie those that exist prior to the application of any strategies to negate, minimise or manage them. </w:t>
      </w:r>
    </w:p>
    <w:p w14:paraId="2ACEFCA2" w14:textId="77777777" w:rsidR="00057E41" w:rsidRPr="00D46E05" w:rsidRDefault="00057E41" w:rsidP="00057E41">
      <w:pPr>
        <w:rPr>
          <w:rFonts w:asciiTheme="minorHAnsi" w:hAnsiTheme="minorHAnsi" w:cstheme="minorHAnsi"/>
          <w:sz w:val="22"/>
          <w:szCs w:val="22"/>
        </w:rPr>
      </w:pPr>
    </w:p>
    <w:tbl>
      <w:tblPr>
        <w:tblW w:w="989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ayout w:type="fixed"/>
        <w:tblLook w:val="0000" w:firstRow="0" w:lastRow="0" w:firstColumn="0" w:lastColumn="0" w:noHBand="0" w:noVBand="0"/>
      </w:tblPr>
      <w:tblGrid>
        <w:gridCol w:w="677"/>
        <w:gridCol w:w="6048"/>
        <w:gridCol w:w="245"/>
        <w:gridCol w:w="1080"/>
        <w:gridCol w:w="279"/>
        <w:gridCol w:w="245"/>
        <w:gridCol w:w="1080"/>
        <w:gridCol w:w="236"/>
      </w:tblGrid>
      <w:tr w:rsidR="00057E41" w:rsidRPr="00D46E05" w14:paraId="6645BB93" w14:textId="77777777" w:rsidTr="00386A97">
        <w:trPr>
          <w:cantSplit/>
          <w:trHeight w:val="340"/>
        </w:trPr>
        <w:tc>
          <w:tcPr>
            <w:tcW w:w="677" w:type="dxa"/>
            <w:shd w:val="clear" w:color="auto" w:fill="CCC0D9"/>
            <w:vAlign w:val="center"/>
          </w:tcPr>
          <w:p w14:paraId="61BE9F34" w14:textId="77777777" w:rsidR="00057E41" w:rsidRPr="00D46E05" w:rsidRDefault="00057E41" w:rsidP="00D97B14">
            <w:pPr>
              <w:tabs>
                <w:tab w:val="left" w:pos="5103"/>
                <w:tab w:val="left" w:pos="7117"/>
              </w:tabs>
              <w:suppressAutoHyphens/>
              <w:rPr>
                <w:rFonts w:asciiTheme="minorHAnsi" w:hAnsiTheme="minorHAnsi" w:cstheme="minorHAnsi"/>
                <w:spacing w:val="-2"/>
                <w:sz w:val="22"/>
                <w:szCs w:val="22"/>
              </w:rPr>
            </w:pPr>
            <w:bookmarkStart w:id="23" w:name="C16"/>
            <w:r w:rsidRPr="00D46E05">
              <w:rPr>
                <w:rFonts w:asciiTheme="minorHAnsi" w:hAnsiTheme="minorHAnsi" w:cstheme="minorHAnsi"/>
                <w:spacing w:val="-2"/>
                <w:sz w:val="22"/>
                <w:szCs w:val="22"/>
              </w:rPr>
              <w:t>C</w:t>
            </w:r>
            <w:r w:rsidR="00D8314A" w:rsidRPr="00D46E05">
              <w:rPr>
                <w:rFonts w:asciiTheme="minorHAnsi" w:hAnsiTheme="minorHAnsi" w:cstheme="minorHAnsi"/>
                <w:spacing w:val="-2"/>
                <w:sz w:val="22"/>
                <w:szCs w:val="22"/>
              </w:rPr>
              <w:t>1</w:t>
            </w:r>
            <w:r w:rsidR="00D97B14" w:rsidRPr="00D46E05">
              <w:rPr>
                <w:rFonts w:asciiTheme="minorHAnsi" w:hAnsiTheme="minorHAnsi" w:cstheme="minorHAnsi"/>
                <w:spacing w:val="-2"/>
                <w:sz w:val="22"/>
                <w:szCs w:val="22"/>
              </w:rPr>
              <w:t>6</w:t>
            </w:r>
            <w:bookmarkEnd w:id="23"/>
          </w:p>
        </w:tc>
        <w:tc>
          <w:tcPr>
            <w:tcW w:w="6048" w:type="dxa"/>
            <w:shd w:val="clear" w:color="auto" w:fill="CCC0D9"/>
            <w:vAlign w:val="center"/>
          </w:tcPr>
          <w:p w14:paraId="68EE6B40" w14:textId="77777777" w:rsidR="00057E41" w:rsidRPr="00D46E05" w:rsidRDefault="00CA3F87" w:rsidP="00057E41">
            <w:pPr>
              <w:rPr>
                <w:rFonts w:asciiTheme="minorHAnsi" w:hAnsiTheme="minorHAnsi" w:cstheme="minorHAnsi"/>
                <w:sz w:val="22"/>
                <w:szCs w:val="22"/>
              </w:rPr>
            </w:pPr>
            <w:r w:rsidRPr="00D46E05">
              <w:rPr>
                <w:rFonts w:asciiTheme="minorHAnsi" w:hAnsiTheme="minorHAnsi" w:cstheme="minorHAnsi"/>
                <w:sz w:val="22"/>
                <w:szCs w:val="22"/>
              </w:rPr>
              <w:t>Does</w:t>
            </w:r>
            <w:r w:rsidR="00057E41" w:rsidRPr="00D46E05">
              <w:rPr>
                <w:rFonts w:asciiTheme="minorHAnsi" w:hAnsiTheme="minorHAnsi" w:cstheme="minorHAnsi"/>
                <w:sz w:val="22"/>
                <w:szCs w:val="22"/>
              </w:rPr>
              <w:t xml:space="preserve"> the research involve children, or people younger than 18 years who are not University students? </w:t>
            </w:r>
          </w:p>
        </w:tc>
        <w:tc>
          <w:tcPr>
            <w:tcW w:w="245" w:type="dxa"/>
            <w:tcBorders>
              <w:top w:val="nil"/>
              <w:bottom w:val="nil"/>
            </w:tcBorders>
            <w:shd w:val="clear" w:color="auto" w:fill="auto"/>
          </w:tcPr>
          <w:p w14:paraId="1D955C88" w14:textId="77777777" w:rsidR="00057E41" w:rsidRPr="00D46E05" w:rsidRDefault="00057E41"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shd w:val="clear" w:color="auto" w:fill="CCC0D9"/>
            <w:vAlign w:val="center"/>
          </w:tcPr>
          <w:p w14:paraId="060B7E90" w14:textId="77777777" w:rsidR="00057E41" w:rsidRPr="00D46E05" w:rsidRDefault="00057E41"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p w14:paraId="020313C9" w14:textId="77777777" w:rsidR="00057E41" w:rsidRPr="00D46E05" w:rsidRDefault="00057E41" w:rsidP="00F6166C">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D4" w:history="1">
              <w:r w:rsidRPr="00D46E05">
                <w:rPr>
                  <w:rStyle w:val="Hyperlink"/>
                  <w:rFonts w:asciiTheme="minorHAnsi" w:hAnsiTheme="minorHAnsi" w:cstheme="minorHAnsi"/>
                  <w:b/>
                  <w:sz w:val="22"/>
                  <w:szCs w:val="22"/>
                </w:rPr>
                <w:t>D</w:t>
              </w:r>
              <w:r w:rsidR="00F6166C" w:rsidRPr="00D46E05">
                <w:rPr>
                  <w:rStyle w:val="Hyperlink"/>
                  <w:rFonts w:asciiTheme="minorHAnsi" w:hAnsiTheme="minorHAnsi" w:cstheme="minorHAnsi"/>
                  <w:b/>
                  <w:sz w:val="22"/>
                  <w:szCs w:val="22"/>
                </w:rPr>
                <w:t>4</w:t>
              </w:r>
            </w:hyperlink>
          </w:p>
        </w:tc>
        <w:tc>
          <w:tcPr>
            <w:tcW w:w="279" w:type="dxa"/>
            <w:shd w:val="clear" w:color="auto" w:fill="CCC0D9"/>
            <w:vAlign w:val="center"/>
          </w:tcPr>
          <w:p w14:paraId="4B1AC5B5" w14:textId="77777777" w:rsidR="00057E41" w:rsidRPr="00D46E05" w:rsidRDefault="00057E41"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245" w:type="dxa"/>
            <w:tcBorders>
              <w:top w:val="nil"/>
              <w:bottom w:val="nil"/>
            </w:tcBorders>
            <w:shd w:val="clear" w:color="auto" w:fill="auto"/>
            <w:vAlign w:val="center"/>
          </w:tcPr>
          <w:p w14:paraId="5D1F99BB" w14:textId="77777777" w:rsidR="00057E41" w:rsidRPr="00D46E05" w:rsidRDefault="00057E41"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shd w:val="clear" w:color="auto" w:fill="CCC0D9"/>
            <w:vAlign w:val="center"/>
          </w:tcPr>
          <w:p w14:paraId="205977C6" w14:textId="77777777" w:rsidR="00057E41" w:rsidRPr="00D46E05" w:rsidRDefault="00057E41"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p w14:paraId="23549C6E" w14:textId="77777777" w:rsidR="00057E41" w:rsidRPr="00D46E05" w:rsidRDefault="00057E41" w:rsidP="00F6166C">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C5" w:history="1">
              <w:r w:rsidRPr="00D46E05">
                <w:rPr>
                  <w:rStyle w:val="Hyperlink"/>
                  <w:rFonts w:asciiTheme="minorHAnsi" w:hAnsiTheme="minorHAnsi" w:cstheme="minorHAnsi"/>
                  <w:b/>
                  <w:sz w:val="22"/>
                  <w:szCs w:val="22"/>
                </w:rPr>
                <w:t>C</w:t>
              </w:r>
              <w:r w:rsidR="00F6166C" w:rsidRPr="00D46E05">
                <w:rPr>
                  <w:rStyle w:val="Hyperlink"/>
                  <w:rFonts w:asciiTheme="minorHAnsi" w:hAnsiTheme="minorHAnsi" w:cstheme="minorHAnsi"/>
                  <w:b/>
                  <w:sz w:val="22"/>
                  <w:szCs w:val="22"/>
                </w:rPr>
                <w:t>5</w:t>
              </w:r>
            </w:hyperlink>
          </w:p>
        </w:tc>
        <w:tc>
          <w:tcPr>
            <w:tcW w:w="236" w:type="dxa"/>
            <w:shd w:val="clear" w:color="auto" w:fill="CCC0D9"/>
            <w:vAlign w:val="center"/>
          </w:tcPr>
          <w:p w14:paraId="0001F5F7" w14:textId="4AEE6F44" w:rsidR="00057E41" w:rsidRPr="00D46E05" w:rsidRDefault="0009447F"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Pr>
                <w:rFonts w:asciiTheme="minorHAnsi" w:hAnsiTheme="minorHAnsi" w:cstheme="minorHAnsi"/>
                <w:spacing w:val="-2"/>
                <w:sz w:val="22"/>
                <w:szCs w:val="22"/>
              </w:rPr>
              <w:t>X</w:t>
            </w:r>
          </w:p>
        </w:tc>
      </w:tr>
    </w:tbl>
    <w:p w14:paraId="1C39F51C" w14:textId="77777777" w:rsidR="00E73D77" w:rsidRPr="00D46E05" w:rsidRDefault="00E73D77" w:rsidP="005E4716">
      <w:pPr>
        <w:ind w:left="284"/>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 xml:space="preserve">If potential participants are currently enrolled University students aged 16 or 17 years, answer ‘No’.  For all other young people or children aged &lt;18, answer ‘Yes’.  </w:t>
      </w:r>
    </w:p>
    <w:p w14:paraId="767CFA6D" w14:textId="77777777" w:rsidR="00057E41" w:rsidRPr="00D46E05" w:rsidRDefault="00E73D77" w:rsidP="005E4716">
      <w:pPr>
        <w:ind w:left="284"/>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If University students aged 16 or 17 may be involved, the information statement for participants must detail the educational or other benefits they will obtain from their involvement in the research project.</w:t>
      </w:r>
    </w:p>
    <w:p w14:paraId="33A01DD6" w14:textId="77777777" w:rsidR="00057E41" w:rsidRPr="00D46E05" w:rsidRDefault="00057E41" w:rsidP="00057E41">
      <w:pPr>
        <w:rPr>
          <w:rFonts w:asciiTheme="minorHAnsi" w:hAnsiTheme="minorHAnsi" w:cstheme="minorHAnsi"/>
          <w:sz w:val="22"/>
          <w:szCs w:val="22"/>
        </w:rPr>
      </w:pPr>
    </w:p>
    <w:tbl>
      <w:tblPr>
        <w:tblW w:w="989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ayout w:type="fixed"/>
        <w:tblLook w:val="0000" w:firstRow="0" w:lastRow="0" w:firstColumn="0" w:lastColumn="0" w:noHBand="0" w:noVBand="0"/>
      </w:tblPr>
      <w:tblGrid>
        <w:gridCol w:w="677"/>
        <w:gridCol w:w="6048"/>
        <w:gridCol w:w="245"/>
        <w:gridCol w:w="1080"/>
        <w:gridCol w:w="279"/>
        <w:gridCol w:w="245"/>
        <w:gridCol w:w="1080"/>
        <w:gridCol w:w="236"/>
      </w:tblGrid>
      <w:tr w:rsidR="00057E41" w:rsidRPr="00D46E05" w14:paraId="74D1CBFC" w14:textId="77777777" w:rsidTr="00DB2173">
        <w:trPr>
          <w:cantSplit/>
          <w:trHeight w:val="340"/>
        </w:trPr>
        <w:tc>
          <w:tcPr>
            <w:tcW w:w="677" w:type="dxa"/>
            <w:shd w:val="clear" w:color="auto" w:fill="C6D9F1"/>
            <w:vAlign w:val="center"/>
          </w:tcPr>
          <w:p w14:paraId="20A56659" w14:textId="77777777" w:rsidR="00057E41" w:rsidRPr="00D46E05" w:rsidRDefault="00057E41" w:rsidP="00D97B14">
            <w:pPr>
              <w:tabs>
                <w:tab w:val="left" w:pos="5103"/>
                <w:tab w:val="left" w:pos="7117"/>
              </w:tabs>
              <w:suppressAutoHyphens/>
              <w:rPr>
                <w:rFonts w:asciiTheme="minorHAnsi" w:hAnsiTheme="minorHAnsi" w:cstheme="minorHAnsi"/>
                <w:spacing w:val="-2"/>
                <w:sz w:val="22"/>
                <w:szCs w:val="22"/>
              </w:rPr>
            </w:pPr>
            <w:bookmarkStart w:id="24" w:name="C17"/>
            <w:r w:rsidRPr="00D46E05">
              <w:rPr>
                <w:rFonts w:asciiTheme="minorHAnsi" w:hAnsiTheme="minorHAnsi" w:cstheme="minorHAnsi"/>
                <w:spacing w:val="-2"/>
                <w:sz w:val="22"/>
                <w:szCs w:val="22"/>
              </w:rPr>
              <w:t>C1</w:t>
            </w:r>
            <w:r w:rsidR="00D97B14" w:rsidRPr="00D46E05">
              <w:rPr>
                <w:rFonts w:asciiTheme="minorHAnsi" w:hAnsiTheme="minorHAnsi" w:cstheme="minorHAnsi"/>
                <w:spacing w:val="-2"/>
                <w:sz w:val="22"/>
                <w:szCs w:val="22"/>
              </w:rPr>
              <w:t>7</w:t>
            </w:r>
            <w:bookmarkEnd w:id="24"/>
          </w:p>
        </w:tc>
        <w:tc>
          <w:tcPr>
            <w:tcW w:w="6048" w:type="dxa"/>
            <w:shd w:val="clear" w:color="auto" w:fill="C6D9F1"/>
            <w:vAlign w:val="center"/>
          </w:tcPr>
          <w:p w14:paraId="04542260" w14:textId="77777777" w:rsidR="00057E41" w:rsidRPr="00D46E05" w:rsidRDefault="00057E41" w:rsidP="00057E41">
            <w:pPr>
              <w:rPr>
                <w:rFonts w:asciiTheme="minorHAnsi" w:hAnsiTheme="minorHAnsi" w:cstheme="minorHAnsi"/>
                <w:sz w:val="22"/>
                <w:szCs w:val="22"/>
              </w:rPr>
            </w:pPr>
            <w:r w:rsidRPr="00D46E05">
              <w:rPr>
                <w:rFonts w:asciiTheme="minorHAnsi" w:hAnsiTheme="minorHAnsi" w:cstheme="minorHAnsi"/>
                <w:sz w:val="22"/>
                <w:szCs w:val="22"/>
              </w:rPr>
              <w:t>Are potential participants in a dependent or unequal relationship</w:t>
            </w:r>
            <w:r w:rsidR="008248EF" w:rsidRPr="00D46E05">
              <w:rPr>
                <w:rFonts w:asciiTheme="minorHAnsi" w:hAnsiTheme="minorHAnsi" w:cstheme="minorHAnsi"/>
                <w:sz w:val="22"/>
                <w:szCs w:val="22"/>
              </w:rPr>
              <w:t xml:space="preserve"> with the researcher/s</w:t>
            </w:r>
            <w:r w:rsidRPr="00D46E05">
              <w:rPr>
                <w:rFonts w:asciiTheme="minorHAnsi" w:hAnsiTheme="minorHAnsi" w:cstheme="minorHAnsi"/>
                <w:sz w:val="22"/>
                <w:szCs w:val="22"/>
              </w:rPr>
              <w:t xml:space="preserve">?  </w:t>
            </w:r>
            <w:r w:rsidR="000147F1" w:rsidRPr="00D46E05">
              <w:rPr>
                <w:rFonts w:asciiTheme="minorHAnsi" w:hAnsiTheme="minorHAnsi" w:cstheme="minorHAnsi"/>
                <w:sz w:val="22"/>
                <w:szCs w:val="22"/>
              </w:rPr>
              <w:t xml:space="preserve"> </w:t>
            </w:r>
            <w:proofErr w:type="spellStart"/>
            <w:r w:rsidR="000147F1" w:rsidRPr="00D46E05">
              <w:rPr>
                <w:rFonts w:asciiTheme="minorHAnsi" w:hAnsiTheme="minorHAnsi" w:cstheme="minorHAnsi"/>
                <w:sz w:val="22"/>
                <w:szCs w:val="22"/>
              </w:rPr>
              <w:t>eg</w:t>
            </w:r>
            <w:proofErr w:type="spellEnd"/>
            <w:r w:rsidR="000147F1" w:rsidRPr="00D46E05">
              <w:rPr>
                <w:rFonts w:asciiTheme="minorHAnsi" w:hAnsiTheme="minorHAnsi" w:cstheme="minorHAnsi"/>
                <w:sz w:val="22"/>
                <w:szCs w:val="22"/>
              </w:rPr>
              <w:t xml:space="preserve"> lecturer/student, doctor/patient, teacher/pupil, employer/employee </w:t>
            </w:r>
          </w:p>
        </w:tc>
        <w:tc>
          <w:tcPr>
            <w:tcW w:w="245" w:type="dxa"/>
            <w:tcBorders>
              <w:top w:val="nil"/>
              <w:bottom w:val="nil"/>
            </w:tcBorders>
            <w:shd w:val="clear" w:color="auto" w:fill="auto"/>
          </w:tcPr>
          <w:p w14:paraId="2AB77FA3" w14:textId="77777777" w:rsidR="00057E41" w:rsidRPr="00D46E05" w:rsidRDefault="00057E41"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shd w:val="clear" w:color="auto" w:fill="C6D9F1"/>
            <w:vAlign w:val="center"/>
          </w:tcPr>
          <w:p w14:paraId="5CA863FC" w14:textId="77777777" w:rsidR="00057E41" w:rsidRPr="00D46E05" w:rsidRDefault="00057E41"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p w14:paraId="4310973C" w14:textId="77777777" w:rsidR="00057E41" w:rsidRPr="00D46E05" w:rsidRDefault="00057E41" w:rsidP="00F6166C">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D5" w:history="1">
              <w:r w:rsidRPr="00D46E05">
                <w:rPr>
                  <w:rStyle w:val="Hyperlink"/>
                  <w:rFonts w:asciiTheme="minorHAnsi" w:hAnsiTheme="minorHAnsi" w:cstheme="minorHAnsi"/>
                  <w:b/>
                  <w:sz w:val="22"/>
                  <w:szCs w:val="22"/>
                </w:rPr>
                <w:t>D</w:t>
              </w:r>
              <w:r w:rsidR="00F6166C" w:rsidRPr="00D46E05">
                <w:rPr>
                  <w:rStyle w:val="Hyperlink"/>
                  <w:rFonts w:asciiTheme="minorHAnsi" w:hAnsiTheme="minorHAnsi" w:cstheme="minorHAnsi"/>
                  <w:b/>
                  <w:sz w:val="22"/>
                  <w:szCs w:val="22"/>
                </w:rPr>
                <w:t>5</w:t>
              </w:r>
            </w:hyperlink>
          </w:p>
        </w:tc>
        <w:tc>
          <w:tcPr>
            <w:tcW w:w="279" w:type="dxa"/>
            <w:shd w:val="clear" w:color="auto" w:fill="C6D9F1"/>
            <w:vAlign w:val="center"/>
          </w:tcPr>
          <w:p w14:paraId="6E86A6B8" w14:textId="77777777" w:rsidR="00057E41" w:rsidRPr="00D46E05" w:rsidRDefault="00057E41"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245" w:type="dxa"/>
            <w:tcBorders>
              <w:top w:val="nil"/>
              <w:bottom w:val="nil"/>
            </w:tcBorders>
            <w:shd w:val="clear" w:color="auto" w:fill="auto"/>
            <w:vAlign w:val="center"/>
          </w:tcPr>
          <w:p w14:paraId="3EB6DD73" w14:textId="77777777" w:rsidR="00057E41" w:rsidRPr="00D46E05" w:rsidRDefault="00057E41"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shd w:val="clear" w:color="auto" w:fill="C6D9F1"/>
            <w:vAlign w:val="center"/>
          </w:tcPr>
          <w:p w14:paraId="085A6151" w14:textId="77777777" w:rsidR="00057E41" w:rsidRPr="00D46E05" w:rsidRDefault="00057E41"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p w14:paraId="0E54206B" w14:textId="77777777" w:rsidR="00057E41" w:rsidRPr="00D46E05" w:rsidRDefault="00057E41" w:rsidP="00F6166C">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C6" w:history="1">
              <w:r w:rsidRPr="00D46E05">
                <w:rPr>
                  <w:rStyle w:val="Hyperlink"/>
                  <w:rFonts w:asciiTheme="minorHAnsi" w:hAnsiTheme="minorHAnsi" w:cstheme="minorHAnsi"/>
                  <w:b/>
                  <w:sz w:val="22"/>
                  <w:szCs w:val="22"/>
                </w:rPr>
                <w:t>C</w:t>
              </w:r>
              <w:r w:rsidR="00F6166C" w:rsidRPr="00D46E05">
                <w:rPr>
                  <w:rStyle w:val="Hyperlink"/>
                  <w:rFonts w:asciiTheme="minorHAnsi" w:hAnsiTheme="minorHAnsi" w:cstheme="minorHAnsi"/>
                  <w:b/>
                  <w:sz w:val="22"/>
                  <w:szCs w:val="22"/>
                </w:rPr>
                <w:t>6</w:t>
              </w:r>
            </w:hyperlink>
          </w:p>
        </w:tc>
        <w:tc>
          <w:tcPr>
            <w:tcW w:w="236" w:type="dxa"/>
            <w:shd w:val="clear" w:color="auto" w:fill="C6D9F1"/>
            <w:vAlign w:val="center"/>
          </w:tcPr>
          <w:p w14:paraId="4C6C60FE" w14:textId="382F6E1A" w:rsidR="00057E41" w:rsidRPr="00D46E05" w:rsidRDefault="0009447F"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Pr>
                <w:rFonts w:asciiTheme="minorHAnsi" w:hAnsiTheme="minorHAnsi" w:cstheme="minorHAnsi"/>
                <w:spacing w:val="-2"/>
                <w:sz w:val="22"/>
                <w:szCs w:val="22"/>
              </w:rPr>
              <w:t>X</w:t>
            </w:r>
          </w:p>
        </w:tc>
      </w:tr>
    </w:tbl>
    <w:p w14:paraId="2F8B68FA" w14:textId="77777777" w:rsidR="00E73D77" w:rsidRPr="00D46E05" w:rsidRDefault="00E73D77" w:rsidP="005E4716">
      <w:pPr>
        <w:ind w:left="284"/>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 xml:space="preserve">Unequal relationships can include: students as participants, when the researcher is their lecturer or tutor; employees as participants, when the researchers include their employer or supervisor; and patients as participants, when the researcher is part of their clinical care team.  Unequal relationships </w:t>
      </w:r>
      <w:r w:rsidRPr="00D46E05">
        <w:rPr>
          <w:rFonts w:asciiTheme="minorHAnsi" w:hAnsiTheme="minorHAnsi" w:cstheme="minorHAnsi"/>
          <w:vanish/>
          <w:color w:val="0000FF"/>
          <w:sz w:val="22"/>
          <w:szCs w:val="22"/>
        </w:rPr>
        <w:lastRenderedPageBreak/>
        <w:t>also exist where the party with power over the potential participants could be perceived to have significant interest in the research or is a significant stakeholder in it.  When potential participants are in an unequal relationship there is the potential for this situation to compromise the voluntary nature of their consent, and to expose them to heightened risks.  It might also impact, or be perceived to impact, upon the recruitment process, or the risks associated with the research.</w:t>
      </w:r>
    </w:p>
    <w:p w14:paraId="1246FDFD" w14:textId="77777777" w:rsidR="00057E41" w:rsidRPr="00D46E05" w:rsidRDefault="00057E41" w:rsidP="00057E41">
      <w:pPr>
        <w:rPr>
          <w:rFonts w:asciiTheme="minorHAnsi" w:hAnsiTheme="minorHAnsi" w:cstheme="minorHAnsi"/>
          <w:sz w:val="22"/>
          <w:szCs w:val="22"/>
        </w:rPr>
      </w:pPr>
    </w:p>
    <w:tbl>
      <w:tblPr>
        <w:tblW w:w="989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ayout w:type="fixed"/>
        <w:tblLook w:val="0000" w:firstRow="0" w:lastRow="0" w:firstColumn="0" w:lastColumn="0" w:noHBand="0" w:noVBand="0"/>
      </w:tblPr>
      <w:tblGrid>
        <w:gridCol w:w="677"/>
        <w:gridCol w:w="6048"/>
        <w:gridCol w:w="245"/>
        <w:gridCol w:w="1080"/>
        <w:gridCol w:w="279"/>
        <w:gridCol w:w="245"/>
        <w:gridCol w:w="1080"/>
        <w:gridCol w:w="236"/>
      </w:tblGrid>
      <w:tr w:rsidR="00057E41" w:rsidRPr="00D46E05" w14:paraId="57102132" w14:textId="77777777" w:rsidTr="00386A97">
        <w:trPr>
          <w:cantSplit/>
          <w:trHeight w:val="197"/>
        </w:trPr>
        <w:tc>
          <w:tcPr>
            <w:tcW w:w="677" w:type="dxa"/>
            <w:shd w:val="clear" w:color="auto" w:fill="CCC0D9"/>
            <w:vAlign w:val="center"/>
          </w:tcPr>
          <w:p w14:paraId="488A8B1B" w14:textId="77777777" w:rsidR="00057E41" w:rsidRPr="00D46E05" w:rsidRDefault="00057E41" w:rsidP="00D97B14">
            <w:pPr>
              <w:tabs>
                <w:tab w:val="left" w:pos="5103"/>
                <w:tab w:val="left" w:pos="7117"/>
              </w:tabs>
              <w:suppressAutoHyphens/>
              <w:rPr>
                <w:rFonts w:asciiTheme="minorHAnsi" w:hAnsiTheme="minorHAnsi" w:cstheme="minorHAnsi"/>
                <w:spacing w:val="-2"/>
                <w:sz w:val="22"/>
                <w:szCs w:val="22"/>
              </w:rPr>
            </w:pPr>
            <w:bookmarkStart w:id="25" w:name="C18"/>
            <w:r w:rsidRPr="00D46E05">
              <w:rPr>
                <w:rFonts w:asciiTheme="minorHAnsi" w:hAnsiTheme="minorHAnsi" w:cstheme="minorHAnsi"/>
                <w:spacing w:val="-2"/>
                <w:sz w:val="22"/>
                <w:szCs w:val="22"/>
              </w:rPr>
              <w:t>C1</w:t>
            </w:r>
            <w:r w:rsidR="00D97B14" w:rsidRPr="00D46E05">
              <w:rPr>
                <w:rFonts w:asciiTheme="minorHAnsi" w:hAnsiTheme="minorHAnsi" w:cstheme="minorHAnsi"/>
                <w:spacing w:val="-2"/>
                <w:sz w:val="22"/>
                <w:szCs w:val="22"/>
              </w:rPr>
              <w:t>8</w:t>
            </w:r>
            <w:bookmarkEnd w:id="25"/>
          </w:p>
        </w:tc>
        <w:tc>
          <w:tcPr>
            <w:tcW w:w="6048" w:type="dxa"/>
            <w:shd w:val="clear" w:color="auto" w:fill="CCC0D9"/>
            <w:vAlign w:val="center"/>
          </w:tcPr>
          <w:p w14:paraId="06076D7E" w14:textId="77777777" w:rsidR="00057E41" w:rsidRPr="00D46E05" w:rsidRDefault="009D787E" w:rsidP="0076612E">
            <w:pPr>
              <w:rPr>
                <w:rFonts w:asciiTheme="minorHAnsi" w:hAnsiTheme="minorHAnsi" w:cstheme="minorHAnsi"/>
                <w:sz w:val="22"/>
                <w:szCs w:val="22"/>
              </w:rPr>
            </w:pPr>
            <w:r w:rsidRPr="00D46E05">
              <w:rPr>
                <w:rFonts w:asciiTheme="minorHAnsi" w:hAnsiTheme="minorHAnsi" w:cstheme="minorHAnsi"/>
                <w:sz w:val="22"/>
                <w:szCs w:val="22"/>
              </w:rPr>
              <w:t>Is this</w:t>
            </w:r>
            <w:r w:rsidR="00057E41" w:rsidRPr="00D46E05">
              <w:rPr>
                <w:rFonts w:asciiTheme="minorHAnsi" w:hAnsiTheme="minorHAnsi" w:cstheme="minorHAnsi"/>
                <w:sz w:val="22"/>
                <w:szCs w:val="22"/>
              </w:rPr>
              <w:t xml:space="preserve"> research be</w:t>
            </w:r>
            <w:r w:rsidRPr="00D46E05">
              <w:rPr>
                <w:rFonts w:asciiTheme="minorHAnsi" w:hAnsiTheme="minorHAnsi" w:cstheme="minorHAnsi"/>
                <w:sz w:val="22"/>
                <w:szCs w:val="22"/>
              </w:rPr>
              <w:t>ing</w:t>
            </w:r>
            <w:r w:rsidR="00057E41" w:rsidRPr="00D46E05">
              <w:rPr>
                <w:rFonts w:asciiTheme="minorHAnsi" w:hAnsiTheme="minorHAnsi" w:cstheme="minorHAnsi"/>
                <w:sz w:val="22"/>
                <w:szCs w:val="22"/>
              </w:rPr>
              <w:t xml:space="preserve"> conducted </w:t>
            </w:r>
            <w:r w:rsidR="0076612E" w:rsidRPr="00D46E05">
              <w:rPr>
                <w:rFonts w:asciiTheme="minorHAnsi" w:hAnsiTheme="minorHAnsi" w:cstheme="minorHAnsi"/>
                <w:sz w:val="22"/>
                <w:szCs w:val="22"/>
              </w:rPr>
              <w:t>outside Australia</w:t>
            </w:r>
            <w:r w:rsidR="00057E41" w:rsidRPr="00D46E05">
              <w:rPr>
                <w:rFonts w:asciiTheme="minorHAnsi" w:hAnsiTheme="minorHAnsi" w:cstheme="minorHAnsi"/>
                <w:sz w:val="22"/>
                <w:szCs w:val="22"/>
              </w:rPr>
              <w:t>?</w:t>
            </w:r>
            <w:r w:rsidR="0076612E" w:rsidRPr="00D46E05">
              <w:rPr>
                <w:rFonts w:asciiTheme="minorHAnsi" w:hAnsiTheme="minorHAnsi" w:cstheme="minorHAnsi"/>
                <w:sz w:val="22"/>
                <w:szCs w:val="22"/>
              </w:rPr>
              <w:t xml:space="preserve"> </w:t>
            </w:r>
            <w:r w:rsidR="0076612E" w:rsidRPr="00D46E05">
              <w:rPr>
                <w:rFonts w:asciiTheme="minorHAnsi" w:hAnsiTheme="minorHAnsi" w:cstheme="minorHAnsi"/>
                <w:sz w:val="22"/>
                <w:szCs w:val="22"/>
              </w:rPr>
              <w:br/>
              <w:t>(This does not include the incidental recruitment of participants via an online survey/questionnaire.)</w:t>
            </w:r>
            <w:r w:rsidR="00057E41" w:rsidRPr="00D46E05">
              <w:rPr>
                <w:rFonts w:asciiTheme="minorHAnsi" w:hAnsiTheme="minorHAnsi" w:cstheme="minorHAnsi"/>
                <w:sz w:val="22"/>
                <w:szCs w:val="22"/>
              </w:rPr>
              <w:t xml:space="preserve">  </w:t>
            </w:r>
          </w:p>
        </w:tc>
        <w:tc>
          <w:tcPr>
            <w:tcW w:w="245" w:type="dxa"/>
            <w:tcBorders>
              <w:top w:val="nil"/>
              <w:bottom w:val="nil"/>
            </w:tcBorders>
            <w:shd w:val="clear" w:color="auto" w:fill="auto"/>
          </w:tcPr>
          <w:p w14:paraId="660036B7" w14:textId="77777777" w:rsidR="00057E41" w:rsidRPr="00D46E05" w:rsidRDefault="00057E41"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shd w:val="clear" w:color="auto" w:fill="CCC0D9"/>
            <w:vAlign w:val="center"/>
          </w:tcPr>
          <w:p w14:paraId="313FF04F" w14:textId="77777777" w:rsidR="00057E41" w:rsidRPr="00D46E05" w:rsidRDefault="00057E41"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p w14:paraId="7CF2DAC4" w14:textId="77777777" w:rsidR="00057E41" w:rsidRPr="00D46E05" w:rsidRDefault="00057E41" w:rsidP="009A3DC3">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D16" w:history="1">
              <w:r w:rsidRPr="00D46E05">
                <w:rPr>
                  <w:rStyle w:val="Hyperlink"/>
                  <w:rFonts w:asciiTheme="minorHAnsi" w:hAnsiTheme="minorHAnsi" w:cstheme="minorHAnsi"/>
                  <w:b/>
                  <w:sz w:val="22"/>
                  <w:szCs w:val="22"/>
                </w:rPr>
                <w:t>D1</w:t>
              </w:r>
              <w:r w:rsidR="009A3DC3" w:rsidRPr="00D46E05">
                <w:rPr>
                  <w:rStyle w:val="Hyperlink"/>
                  <w:rFonts w:asciiTheme="minorHAnsi" w:hAnsiTheme="minorHAnsi" w:cstheme="minorHAnsi"/>
                  <w:b/>
                  <w:sz w:val="22"/>
                  <w:szCs w:val="22"/>
                </w:rPr>
                <w:t>6</w:t>
              </w:r>
            </w:hyperlink>
          </w:p>
        </w:tc>
        <w:tc>
          <w:tcPr>
            <w:tcW w:w="279" w:type="dxa"/>
            <w:shd w:val="clear" w:color="auto" w:fill="CCC0D9"/>
            <w:vAlign w:val="center"/>
          </w:tcPr>
          <w:p w14:paraId="0BBF89C4" w14:textId="77777777" w:rsidR="00057E41" w:rsidRPr="00D46E05" w:rsidRDefault="00057E41"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245" w:type="dxa"/>
            <w:tcBorders>
              <w:top w:val="nil"/>
              <w:bottom w:val="nil"/>
            </w:tcBorders>
            <w:shd w:val="clear" w:color="auto" w:fill="auto"/>
            <w:vAlign w:val="center"/>
          </w:tcPr>
          <w:p w14:paraId="4E14E1B8" w14:textId="77777777" w:rsidR="00057E41" w:rsidRPr="00D46E05" w:rsidRDefault="00057E41"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shd w:val="clear" w:color="auto" w:fill="CCC0D9"/>
            <w:vAlign w:val="center"/>
          </w:tcPr>
          <w:p w14:paraId="12242E8E" w14:textId="77777777" w:rsidR="00057E41" w:rsidRPr="00D46E05" w:rsidRDefault="00057E41"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p w14:paraId="111AC7D8" w14:textId="77777777" w:rsidR="00057E41" w:rsidRPr="00D46E05" w:rsidRDefault="00057E41" w:rsidP="009A3DC3">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bookmarkStart w:id="26" w:name="D20"/>
            <w:r w:rsidR="009A3DC3" w:rsidRPr="00D46E05">
              <w:rPr>
                <w:rFonts w:asciiTheme="minorHAnsi" w:hAnsiTheme="minorHAnsi" w:cstheme="minorHAnsi"/>
                <w:b/>
                <w:sz w:val="22"/>
                <w:szCs w:val="22"/>
              </w:rPr>
              <w:fldChar w:fldCharType="begin"/>
            </w:r>
            <w:r w:rsidR="009A3DC3" w:rsidRPr="00D46E05">
              <w:rPr>
                <w:rFonts w:asciiTheme="minorHAnsi" w:hAnsiTheme="minorHAnsi" w:cstheme="minorHAnsi"/>
                <w:b/>
                <w:sz w:val="22"/>
                <w:szCs w:val="22"/>
              </w:rPr>
              <w:instrText xml:space="preserve"> HYPERLINK  \l "C20" </w:instrText>
            </w:r>
            <w:r w:rsidR="009A3DC3" w:rsidRPr="00D46E05">
              <w:rPr>
                <w:rFonts w:asciiTheme="minorHAnsi" w:hAnsiTheme="minorHAnsi" w:cstheme="minorHAnsi"/>
                <w:b/>
                <w:sz w:val="22"/>
                <w:szCs w:val="22"/>
              </w:rPr>
            </w:r>
            <w:r w:rsidR="009A3DC3" w:rsidRPr="00D46E05">
              <w:rPr>
                <w:rFonts w:asciiTheme="minorHAnsi" w:hAnsiTheme="minorHAnsi" w:cstheme="minorHAnsi"/>
                <w:b/>
                <w:sz w:val="22"/>
                <w:szCs w:val="22"/>
              </w:rPr>
              <w:fldChar w:fldCharType="separate"/>
            </w:r>
            <w:r w:rsidRPr="00D46E05">
              <w:rPr>
                <w:rStyle w:val="Hyperlink"/>
                <w:rFonts w:asciiTheme="minorHAnsi" w:hAnsiTheme="minorHAnsi" w:cstheme="minorHAnsi"/>
                <w:b/>
                <w:sz w:val="22"/>
                <w:szCs w:val="22"/>
              </w:rPr>
              <w:t>C</w:t>
            </w:r>
            <w:r w:rsidR="009A3DC3" w:rsidRPr="00D46E05">
              <w:rPr>
                <w:rStyle w:val="Hyperlink"/>
                <w:rFonts w:asciiTheme="minorHAnsi" w:hAnsiTheme="minorHAnsi" w:cstheme="minorHAnsi"/>
                <w:b/>
                <w:sz w:val="22"/>
                <w:szCs w:val="22"/>
              </w:rPr>
              <w:t>20</w:t>
            </w:r>
            <w:bookmarkEnd w:id="26"/>
            <w:r w:rsidR="009A3DC3" w:rsidRPr="00D46E05">
              <w:rPr>
                <w:rFonts w:asciiTheme="minorHAnsi" w:hAnsiTheme="minorHAnsi" w:cstheme="minorHAnsi"/>
                <w:b/>
                <w:sz w:val="22"/>
                <w:szCs w:val="22"/>
              </w:rPr>
              <w:fldChar w:fldCharType="end"/>
            </w:r>
          </w:p>
        </w:tc>
        <w:tc>
          <w:tcPr>
            <w:tcW w:w="236" w:type="dxa"/>
            <w:shd w:val="clear" w:color="auto" w:fill="CCC0D9"/>
            <w:vAlign w:val="center"/>
          </w:tcPr>
          <w:p w14:paraId="4B715D2B" w14:textId="0E9FB297" w:rsidR="00057E41" w:rsidRPr="00D46E05" w:rsidRDefault="0009447F"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Pr>
                <w:rFonts w:asciiTheme="minorHAnsi" w:hAnsiTheme="minorHAnsi" w:cstheme="minorHAnsi"/>
                <w:spacing w:val="-2"/>
                <w:sz w:val="22"/>
                <w:szCs w:val="22"/>
              </w:rPr>
              <w:t>X</w:t>
            </w:r>
          </w:p>
        </w:tc>
      </w:tr>
    </w:tbl>
    <w:p w14:paraId="20D66E8E" w14:textId="77777777" w:rsidR="00057E41" w:rsidRPr="00D46E05" w:rsidRDefault="00F44F61" w:rsidP="005E4716">
      <w:pPr>
        <w:ind w:left="284"/>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Research conducted overseas by researchers from an Australian institution</w:t>
      </w:r>
      <w:r w:rsidR="005E4716" w:rsidRPr="00D46E05">
        <w:rPr>
          <w:rFonts w:asciiTheme="minorHAnsi" w:hAnsiTheme="minorHAnsi" w:cstheme="minorHAnsi"/>
          <w:vanish/>
          <w:color w:val="0000FF"/>
          <w:sz w:val="22"/>
          <w:szCs w:val="22"/>
        </w:rPr>
        <w:t xml:space="preserve"> is considered overseas research. Also, </w:t>
      </w:r>
      <w:r w:rsidRPr="00D46E05">
        <w:rPr>
          <w:rFonts w:asciiTheme="minorHAnsi" w:hAnsiTheme="minorHAnsi" w:cstheme="minorHAnsi"/>
          <w:vanish/>
          <w:color w:val="0000FF"/>
          <w:sz w:val="22"/>
          <w:szCs w:val="22"/>
        </w:rPr>
        <w:t xml:space="preserve">If participants are being sourced from overseas, but the researcher is not going over, then this is still </w:t>
      </w:r>
      <w:r w:rsidR="005E4716" w:rsidRPr="00D46E05">
        <w:rPr>
          <w:rFonts w:asciiTheme="minorHAnsi" w:hAnsiTheme="minorHAnsi" w:cstheme="minorHAnsi"/>
          <w:vanish/>
          <w:color w:val="0000FF"/>
          <w:sz w:val="22"/>
          <w:szCs w:val="22"/>
        </w:rPr>
        <w:t>overseas research</w:t>
      </w:r>
      <w:r w:rsidRPr="00D46E05">
        <w:rPr>
          <w:rFonts w:asciiTheme="minorHAnsi" w:hAnsiTheme="minorHAnsi" w:cstheme="minorHAnsi"/>
          <w:vanish/>
          <w:color w:val="0000FF"/>
          <w:sz w:val="22"/>
          <w:szCs w:val="22"/>
        </w:rPr>
        <w:t>.</w:t>
      </w:r>
    </w:p>
    <w:p w14:paraId="5D5C0CEF" w14:textId="77777777" w:rsidR="00C667EA" w:rsidRPr="00D46E05" w:rsidRDefault="00C667EA" w:rsidP="00057E41">
      <w:pPr>
        <w:rPr>
          <w:rFonts w:asciiTheme="minorHAnsi" w:hAnsiTheme="minorHAnsi" w:cstheme="minorHAnsi"/>
          <w:sz w:val="22"/>
          <w:szCs w:val="22"/>
        </w:rPr>
      </w:pPr>
    </w:p>
    <w:tbl>
      <w:tblPr>
        <w:tblW w:w="989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ayout w:type="fixed"/>
        <w:tblLook w:val="0000" w:firstRow="0" w:lastRow="0" w:firstColumn="0" w:lastColumn="0" w:noHBand="0" w:noVBand="0"/>
      </w:tblPr>
      <w:tblGrid>
        <w:gridCol w:w="677"/>
        <w:gridCol w:w="6048"/>
        <w:gridCol w:w="245"/>
        <w:gridCol w:w="1080"/>
        <w:gridCol w:w="279"/>
        <w:gridCol w:w="245"/>
        <w:gridCol w:w="1080"/>
        <w:gridCol w:w="236"/>
      </w:tblGrid>
      <w:tr w:rsidR="00057E41" w:rsidRPr="00D46E05" w14:paraId="074FDC0F" w14:textId="77777777" w:rsidTr="00DB2173">
        <w:trPr>
          <w:cantSplit/>
          <w:trHeight w:val="340"/>
        </w:trPr>
        <w:tc>
          <w:tcPr>
            <w:tcW w:w="677" w:type="dxa"/>
            <w:shd w:val="clear" w:color="auto" w:fill="C6D9F1"/>
            <w:vAlign w:val="center"/>
          </w:tcPr>
          <w:p w14:paraId="2F691460" w14:textId="77777777" w:rsidR="00057E41" w:rsidRPr="00D46E05" w:rsidRDefault="00057E41" w:rsidP="00D97B14">
            <w:pPr>
              <w:tabs>
                <w:tab w:val="left" w:pos="5103"/>
                <w:tab w:val="left" w:pos="7117"/>
              </w:tabs>
              <w:suppressAutoHyphens/>
              <w:rPr>
                <w:rFonts w:asciiTheme="minorHAnsi" w:hAnsiTheme="minorHAnsi" w:cstheme="minorHAnsi"/>
                <w:spacing w:val="-2"/>
                <w:sz w:val="22"/>
                <w:szCs w:val="22"/>
              </w:rPr>
            </w:pPr>
            <w:bookmarkStart w:id="27" w:name="C19"/>
            <w:r w:rsidRPr="00D46E05">
              <w:rPr>
                <w:rFonts w:asciiTheme="minorHAnsi" w:hAnsiTheme="minorHAnsi" w:cstheme="minorHAnsi"/>
                <w:spacing w:val="-2"/>
                <w:sz w:val="22"/>
                <w:szCs w:val="22"/>
              </w:rPr>
              <w:t>C1</w:t>
            </w:r>
            <w:r w:rsidR="00D97B14" w:rsidRPr="00D46E05">
              <w:rPr>
                <w:rFonts w:asciiTheme="minorHAnsi" w:hAnsiTheme="minorHAnsi" w:cstheme="minorHAnsi"/>
                <w:spacing w:val="-2"/>
                <w:sz w:val="22"/>
                <w:szCs w:val="22"/>
              </w:rPr>
              <w:t>9</w:t>
            </w:r>
            <w:bookmarkEnd w:id="27"/>
          </w:p>
        </w:tc>
        <w:tc>
          <w:tcPr>
            <w:tcW w:w="6048" w:type="dxa"/>
            <w:shd w:val="clear" w:color="auto" w:fill="C6D9F1"/>
            <w:vAlign w:val="center"/>
          </w:tcPr>
          <w:p w14:paraId="6D3F81C3" w14:textId="77777777" w:rsidR="00057E41" w:rsidRPr="00D46E05" w:rsidRDefault="009D787E" w:rsidP="00057E41">
            <w:pPr>
              <w:rPr>
                <w:rFonts w:asciiTheme="minorHAnsi" w:hAnsiTheme="minorHAnsi" w:cstheme="minorHAnsi"/>
                <w:sz w:val="22"/>
                <w:szCs w:val="22"/>
              </w:rPr>
            </w:pPr>
            <w:r w:rsidRPr="00D46E05">
              <w:rPr>
                <w:rFonts w:asciiTheme="minorHAnsi" w:hAnsiTheme="minorHAnsi" w:cstheme="minorHAnsi"/>
                <w:sz w:val="22"/>
                <w:szCs w:val="22"/>
              </w:rPr>
              <w:t>Will</w:t>
            </w:r>
            <w:r w:rsidR="00057E41" w:rsidRPr="00D46E05">
              <w:rPr>
                <w:rFonts w:asciiTheme="minorHAnsi" w:hAnsiTheme="minorHAnsi" w:cstheme="minorHAnsi"/>
                <w:sz w:val="22"/>
                <w:szCs w:val="22"/>
              </w:rPr>
              <w:t xml:space="preserve"> the research involve the collection of sensitive personal information?  </w:t>
            </w:r>
          </w:p>
        </w:tc>
        <w:tc>
          <w:tcPr>
            <w:tcW w:w="245" w:type="dxa"/>
            <w:tcBorders>
              <w:top w:val="nil"/>
              <w:bottom w:val="nil"/>
            </w:tcBorders>
            <w:shd w:val="clear" w:color="auto" w:fill="auto"/>
          </w:tcPr>
          <w:p w14:paraId="3861FC58" w14:textId="77777777" w:rsidR="00057E41" w:rsidRPr="00D46E05" w:rsidRDefault="00057E41"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shd w:val="clear" w:color="auto" w:fill="C6D9F1"/>
            <w:vAlign w:val="center"/>
          </w:tcPr>
          <w:p w14:paraId="221A8207" w14:textId="77777777" w:rsidR="00057E41" w:rsidRPr="00D46E05" w:rsidRDefault="00057E41"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p w14:paraId="6DFB1A03" w14:textId="77777777" w:rsidR="00057E41" w:rsidRPr="00D46E05" w:rsidRDefault="00057E41" w:rsidP="009A3DC3">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D11" w:history="1">
              <w:r w:rsidRPr="00D46E05">
                <w:rPr>
                  <w:rStyle w:val="Hyperlink"/>
                  <w:rFonts w:asciiTheme="minorHAnsi" w:hAnsiTheme="minorHAnsi" w:cstheme="minorHAnsi"/>
                  <w:b/>
                  <w:sz w:val="22"/>
                  <w:szCs w:val="22"/>
                </w:rPr>
                <w:t>D1</w:t>
              </w:r>
              <w:r w:rsidR="009A3DC3" w:rsidRPr="00D46E05">
                <w:rPr>
                  <w:rStyle w:val="Hyperlink"/>
                  <w:rFonts w:asciiTheme="minorHAnsi" w:hAnsiTheme="minorHAnsi" w:cstheme="minorHAnsi"/>
                  <w:b/>
                  <w:sz w:val="22"/>
                  <w:szCs w:val="22"/>
                </w:rPr>
                <w:t>1</w:t>
              </w:r>
            </w:hyperlink>
          </w:p>
        </w:tc>
        <w:tc>
          <w:tcPr>
            <w:tcW w:w="279" w:type="dxa"/>
            <w:shd w:val="clear" w:color="auto" w:fill="C6D9F1"/>
            <w:vAlign w:val="center"/>
          </w:tcPr>
          <w:p w14:paraId="5521CC44" w14:textId="77777777" w:rsidR="00057E41" w:rsidRPr="00D46E05" w:rsidRDefault="00057E41"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245" w:type="dxa"/>
            <w:tcBorders>
              <w:top w:val="nil"/>
              <w:bottom w:val="nil"/>
            </w:tcBorders>
            <w:shd w:val="clear" w:color="auto" w:fill="auto"/>
            <w:vAlign w:val="center"/>
          </w:tcPr>
          <w:p w14:paraId="0CA62B31" w14:textId="77777777" w:rsidR="00057E41" w:rsidRPr="00D46E05" w:rsidRDefault="00057E41"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shd w:val="clear" w:color="auto" w:fill="C6D9F1"/>
            <w:vAlign w:val="center"/>
          </w:tcPr>
          <w:p w14:paraId="5DD3AC26" w14:textId="77777777" w:rsidR="00057E41" w:rsidRPr="00D46E05" w:rsidRDefault="00057E41"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p w14:paraId="1C80143C" w14:textId="77777777" w:rsidR="00057E41" w:rsidRPr="00D46E05" w:rsidRDefault="00057E41" w:rsidP="009A3DC3">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C14" w:history="1">
              <w:r w:rsidRPr="00D46E05">
                <w:rPr>
                  <w:rStyle w:val="Hyperlink"/>
                  <w:rFonts w:asciiTheme="minorHAnsi" w:hAnsiTheme="minorHAnsi" w:cstheme="minorHAnsi"/>
                  <w:b/>
                  <w:sz w:val="22"/>
                  <w:szCs w:val="22"/>
                </w:rPr>
                <w:t>C1</w:t>
              </w:r>
              <w:r w:rsidR="009A3DC3" w:rsidRPr="00D46E05">
                <w:rPr>
                  <w:rStyle w:val="Hyperlink"/>
                  <w:rFonts w:asciiTheme="minorHAnsi" w:hAnsiTheme="minorHAnsi" w:cstheme="minorHAnsi"/>
                  <w:b/>
                  <w:sz w:val="22"/>
                  <w:szCs w:val="22"/>
                </w:rPr>
                <w:t>4</w:t>
              </w:r>
            </w:hyperlink>
          </w:p>
        </w:tc>
        <w:tc>
          <w:tcPr>
            <w:tcW w:w="236" w:type="dxa"/>
            <w:shd w:val="clear" w:color="auto" w:fill="C6D9F1"/>
            <w:vAlign w:val="center"/>
          </w:tcPr>
          <w:p w14:paraId="789500E2" w14:textId="1F9307D9" w:rsidR="00057E41" w:rsidRPr="00D46E05" w:rsidRDefault="0009447F" w:rsidP="00057E4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Pr>
                <w:rFonts w:asciiTheme="minorHAnsi" w:hAnsiTheme="minorHAnsi" w:cstheme="minorHAnsi"/>
                <w:spacing w:val="-2"/>
                <w:sz w:val="22"/>
                <w:szCs w:val="22"/>
              </w:rPr>
              <w:t>X</w:t>
            </w:r>
          </w:p>
        </w:tc>
      </w:tr>
    </w:tbl>
    <w:p w14:paraId="1DB9EBF7" w14:textId="77777777" w:rsidR="00E73D77" w:rsidRPr="00D46E05" w:rsidRDefault="00E73D77" w:rsidP="005E4716">
      <w:pPr>
        <w:ind w:left="142"/>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 xml:space="preserve">Sensitive personal information about individuals who are identifiable directly or indirectly includes that which relates to their sexual identity or behaviour, substance abuse, illegal behaviour, membership of a disadvantaged group, attitudes on contentious issues, religious or some other personal beliefs and feelings such as grief, etc. </w:t>
      </w:r>
    </w:p>
    <w:p w14:paraId="009E2545" w14:textId="77777777" w:rsidR="0016656F" w:rsidRPr="00D46E05" w:rsidRDefault="0016656F" w:rsidP="00E54B91">
      <w:pPr>
        <w:rPr>
          <w:rFonts w:asciiTheme="minorHAnsi" w:hAnsiTheme="minorHAnsi" w:cstheme="minorHAnsi"/>
          <w:sz w:val="22"/>
          <w:szCs w:val="22"/>
        </w:rPr>
      </w:pPr>
    </w:p>
    <w:p w14:paraId="4E0886EE" w14:textId="77777777" w:rsidR="00A66EB1" w:rsidRPr="00D46E05" w:rsidRDefault="00A66EB1" w:rsidP="00E54B91">
      <w:pPr>
        <w:rPr>
          <w:rFonts w:asciiTheme="minorHAnsi" w:hAnsiTheme="minorHAnsi" w:cstheme="minorHAnsi"/>
          <w:sz w:val="22"/>
          <w:szCs w:val="22"/>
        </w:rPr>
      </w:pPr>
    </w:p>
    <w:tbl>
      <w:tblPr>
        <w:tblW w:w="990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7"/>
        <w:gridCol w:w="9223"/>
      </w:tblGrid>
      <w:tr w:rsidR="005137B1" w:rsidRPr="00D46E05" w14:paraId="788007BE" w14:textId="77777777" w:rsidTr="00085ED3">
        <w:tc>
          <w:tcPr>
            <w:tcW w:w="677" w:type="dxa"/>
            <w:shd w:val="clear" w:color="auto" w:fill="auto"/>
          </w:tcPr>
          <w:p w14:paraId="382D4183" w14:textId="77777777" w:rsidR="00A66EB1" w:rsidRPr="00D46E05" w:rsidRDefault="00A66EB1" w:rsidP="00990617">
            <w:pPr>
              <w:rPr>
                <w:rFonts w:asciiTheme="minorHAnsi" w:hAnsiTheme="minorHAnsi" w:cstheme="minorHAnsi"/>
                <w:b/>
                <w:color w:val="FF0000"/>
                <w:sz w:val="22"/>
                <w:szCs w:val="22"/>
              </w:rPr>
            </w:pPr>
          </w:p>
          <w:p w14:paraId="3B3716DB" w14:textId="77777777" w:rsidR="005137B1" w:rsidRPr="00D46E05" w:rsidRDefault="00990617" w:rsidP="00990617">
            <w:pPr>
              <w:rPr>
                <w:rFonts w:asciiTheme="minorHAnsi" w:hAnsiTheme="minorHAnsi" w:cstheme="minorHAnsi"/>
                <w:b/>
                <w:color w:val="FF0000"/>
                <w:sz w:val="22"/>
                <w:szCs w:val="22"/>
              </w:rPr>
            </w:pPr>
            <w:bookmarkStart w:id="28" w:name="C20"/>
            <w:r w:rsidRPr="00D46E05">
              <w:rPr>
                <w:rFonts w:asciiTheme="minorHAnsi" w:hAnsiTheme="minorHAnsi" w:cstheme="minorHAnsi"/>
                <w:b/>
                <w:color w:val="FF0000"/>
                <w:sz w:val="22"/>
                <w:szCs w:val="22"/>
              </w:rPr>
              <w:t>C</w:t>
            </w:r>
            <w:r w:rsidR="00D97B14" w:rsidRPr="00D46E05">
              <w:rPr>
                <w:rFonts w:asciiTheme="minorHAnsi" w:hAnsiTheme="minorHAnsi" w:cstheme="minorHAnsi"/>
                <w:b/>
                <w:color w:val="FF0000"/>
                <w:sz w:val="22"/>
                <w:szCs w:val="22"/>
              </w:rPr>
              <w:t>20</w:t>
            </w:r>
          </w:p>
          <w:bookmarkEnd w:id="28"/>
          <w:p w14:paraId="4B74A859" w14:textId="77777777" w:rsidR="005137B1" w:rsidRPr="00D46E05" w:rsidRDefault="005137B1" w:rsidP="00990617">
            <w:pPr>
              <w:rPr>
                <w:rFonts w:asciiTheme="minorHAnsi" w:hAnsiTheme="minorHAnsi" w:cstheme="minorHAnsi"/>
                <w:sz w:val="22"/>
                <w:szCs w:val="22"/>
              </w:rPr>
            </w:pPr>
          </w:p>
        </w:tc>
        <w:tc>
          <w:tcPr>
            <w:tcW w:w="9223" w:type="dxa"/>
            <w:shd w:val="clear" w:color="auto" w:fill="auto"/>
          </w:tcPr>
          <w:p w14:paraId="556B4189" w14:textId="77777777" w:rsidR="005137B1" w:rsidRPr="00D46E05" w:rsidRDefault="005137B1" w:rsidP="00FC3322">
            <w:pPr>
              <w:jc w:val="both"/>
              <w:rPr>
                <w:rFonts w:asciiTheme="minorHAnsi" w:hAnsiTheme="minorHAnsi" w:cstheme="minorHAnsi"/>
                <w:b/>
                <w:bCs/>
                <w:color w:val="FF0000"/>
                <w:sz w:val="22"/>
                <w:szCs w:val="22"/>
              </w:rPr>
            </w:pPr>
            <w:r w:rsidRPr="00D46E05">
              <w:rPr>
                <w:rFonts w:asciiTheme="minorHAnsi" w:hAnsiTheme="minorHAnsi" w:cstheme="minorHAnsi"/>
                <w:b/>
                <w:bCs/>
                <w:color w:val="FF0000"/>
                <w:sz w:val="22"/>
                <w:szCs w:val="22"/>
              </w:rPr>
              <w:t xml:space="preserve">If you answered </w:t>
            </w:r>
            <w:r w:rsidRPr="00D46E05">
              <w:rPr>
                <w:rFonts w:asciiTheme="minorHAnsi" w:hAnsiTheme="minorHAnsi" w:cstheme="minorHAnsi"/>
                <w:b/>
                <w:bCs/>
                <w:sz w:val="22"/>
                <w:szCs w:val="22"/>
              </w:rPr>
              <w:t>No</w:t>
            </w:r>
            <w:r w:rsidRPr="00D46E05">
              <w:rPr>
                <w:rFonts w:asciiTheme="minorHAnsi" w:hAnsiTheme="minorHAnsi" w:cstheme="minorHAnsi"/>
                <w:b/>
                <w:bCs/>
                <w:color w:val="FF0000"/>
                <w:sz w:val="22"/>
                <w:szCs w:val="22"/>
              </w:rPr>
              <w:t xml:space="preserve"> to </w:t>
            </w:r>
            <w:r w:rsidRPr="00D46E05">
              <w:rPr>
                <w:rFonts w:asciiTheme="minorHAnsi" w:hAnsiTheme="minorHAnsi" w:cstheme="minorHAnsi"/>
                <w:b/>
                <w:bCs/>
                <w:sz w:val="22"/>
                <w:szCs w:val="22"/>
                <w:u w:val="single"/>
              </w:rPr>
              <w:t>all</w:t>
            </w:r>
            <w:r w:rsidR="00990617" w:rsidRPr="00D46E05">
              <w:rPr>
                <w:rFonts w:asciiTheme="minorHAnsi" w:hAnsiTheme="minorHAnsi" w:cstheme="minorHAnsi"/>
                <w:b/>
                <w:bCs/>
                <w:color w:val="FF0000"/>
                <w:sz w:val="22"/>
                <w:szCs w:val="22"/>
              </w:rPr>
              <w:t xml:space="preserve"> C1-18</w:t>
            </w:r>
            <w:r w:rsidRPr="00D46E05">
              <w:rPr>
                <w:rFonts w:asciiTheme="minorHAnsi" w:hAnsiTheme="minorHAnsi" w:cstheme="minorHAnsi"/>
                <w:b/>
                <w:bCs/>
                <w:color w:val="FF0000"/>
                <w:sz w:val="22"/>
                <w:szCs w:val="22"/>
              </w:rPr>
              <w:t>, the project appears t</w:t>
            </w:r>
            <w:r w:rsidR="00EA0DB0" w:rsidRPr="00D46E05">
              <w:rPr>
                <w:rFonts w:asciiTheme="minorHAnsi" w:hAnsiTheme="minorHAnsi" w:cstheme="minorHAnsi"/>
                <w:b/>
                <w:bCs/>
                <w:color w:val="FF0000"/>
                <w:sz w:val="22"/>
                <w:szCs w:val="22"/>
              </w:rPr>
              <w:t>o qualify for Expedited Review E</w:t>
            </w:r>
            <w:r w:rsidR="008C15DB" w:rsidRPr="00D46E05">
              <w:rPr>
                <w:rFonts w:asciiTheme="minorHAnsi" w:hAnsiTheme="minorHAnsi" w:cstheme="minorHAnsi"/>
                <w:b/>
                <w:bCs/>
                <w:color w:val="FF0000"/>
                <w:sz w:val="22"/>
                <w:szCs w:val="22"/>
              </w:rPr>
              <w:t>1.  Please p</w:t>
            </w:r>
            <w:r w:rsidRPr="00D46E05">
              <w:rPr>
                <w:rFonts w:asciiTheme="minorHAnsi" w:hAnsiTheme="minorHAnsi" w:cstheme="minorHAnsi"/>
                <w:b/>
                <w:bCs/>
                <w:color w:val="FF0000"/>
                <w:sz w:val="22"/>
                <w:szCs w:val="22"/>
              </w:rPr>
              <w:t xml:space="preserve">roceed to </w:t>
            </w:r>
            <w:hyperlink w:anchor="PartE" w:history="1">
              <w:r w:rsidRPr="00D46E05">
                <w:rPr>
                  <w:rStyle w:val="Hyperlink"/>
                  <w:rFonts w:asciiTheme="minorHAnsi" w:hAnsiTheme="minorHAnsi" w:cstheme="minorHAnsi"/>
                  <w:b/>
                  <w:bCs/>
                  <w:sz w:val="22"/>
                  <w:szCs w:val="22"/>
                  <w:u w:val="none"/>
                </w:rPr>
                <w:t>Part E</w:t>
              </w:r>
            </w:hyperlink>
            <w:r w:rsidRPr="00D46E05">
              <w:rPr>
                <w:rFonts w:asciiTheme="minorHAnsi" w:hAnsiTheme="minorHAnsi" w:cstheme="minorHAnsi"/>
                <w:b/>
                <w:bCs/>
                <w:color w:val="FF0000"/>
                <w:sz w:val="22"/>
                <w:szCs w:val="22"/>
              </w:rPr>
              <w:t>.</w:t>
            </w:r>
          </w:p>
          <w:p w14:paraId="0EBE117E" w14:textId="77777777" w:rsidR="005137B1" w:rsidRPr="00D46E05" w:rsidRDefault="005137B1" w:rsidP="00FC3322">
            <w:pPr>
              <w:ind w:left="720" w:hanging="720"/>
              <w:jc w:val="both"/>
              <w:rPr>
                <w:rFonts w:asciiTheme="minorHAnsi" w:hAnsiTheme="minorHAnsi" w:cstheme="minorHAnsi"/>
                <w:b/>
                <w:bCs/>
                <w:color w:val="FF0000"/>
                <w:sz w:val="22"/>
                <w:szCs w:val="22"/>
              </w:rPr>
            </w:pPr>
          </w:p>
          <w:p w14:paraId="2CB1D7C1" w14:textId="77777777" w:rsidR="005137B1" w:rsidRPr="00D46E05" w:rsidRDefault="005137B1" w:rsidP="00FC3322">
            <w:pPr>
              <w:jc w:val="both"/>
              <w:rPr>
                <w:rFonts w:asciiTheme="minorHAnsi" w:hAnsiTheme="minorHAnsi" w:cstheme="minorHAnsi"/>
                <w:b/>
                <w:bCs/>
                <w:color w:val="FF0000"/>
                <w:sz w:val="22"/>
                <w:szCs w:val="22"/>
              </w:rPr>
            </w:pPr>
            <w:r w:rsidRPr="00D46E05">
              <w:rPr>
                <w:rFonts w:asciiTheme="minorHAnsi" w:hAnsiTheme="minorHAnsi" w:cstheme="minorHAnsi"/>
                <w:b/>
                <w:bCs/>
                <w:color w:val="FF0000"/>
                <w:sz w:val="22"/>
                <w:szCs w:val="22"/>
              </w:rPr>
              <w:t xml:space="preserve">If you answered </w:t>
            </w:r>
            <w:r w:rsidRPr="00D46E05">
              <w:rPr>
                <w:rFonts w:asciiTheme="minorHAnsi" w:hAnsiTheme="minorHAnsi" w:cstheme="minorHAnsi"/>
                <w:b/>
                <w:bCs/>
                <w:sz w:val="22"/>
                <w:szCs w:val="22"/>
              </w:rPr>
              <w:t>Yes</w:t>
            </w:r>
            <w:r w:rsidRPr="00D46E05">
              <w:rPr>
                <w:rFonts w:asciiTheme="minorHAnsi" w:hAnsiTheme="minorHAnsi" w:cstheme="minorHAnsi"/>
                <w:b/>
                <w:bCs/>
                <w:color w:val="FF0000"/>
                <w:sz w:val="22"/>
                <w:szCs w:val="22"/>
              </w:rPr>
              <w:t xml:space="preserve"> to </w:t>
            </w:r>
            <w:r w:rsidR="008C15DB" w:rsidRPr="00D46E05">
              <w:rPr>
                <w:rFonts w:asciiTheme="minorHAnsi" w:hAnsiTheme="minorHAnsi" w:cstheme="minorHAnsi"/>
                <w:b/>
                <w:bCs/>
                <w:sz w:val="22"/>
                <w:szCs w:val="22"/>
                <w:u w:val="single"/>
              </w:rPr>
              <w:t>any questions numbered</w:t>
            </w:r>
            <w:r w:rsidR="00990617" w:rsidRPr="00D46E05">
              <w:rPr>
                <w:rFonts w:asciiTheme="minorHAnsi" w:hAnsiTheme="minorHAnsi" w:cstheme="minorHAnsi"/>
                <w:b/>
                <w:bCs/>
                <w:color w:val="FF0000"/>
                <w:sz w:val="22"/>
                <w:szCs w:val="22"/>
              </w:rPr>
              <w:t xml:space="preserve"> C1-18</w:t>
            </w:r>
            <w:r w:rsidR="005C431F" w:rsidRPr="00D46E05">
              <w:rPr>
                <w:rFonts w:asciiTheme="minorHAnsi" w:hAnsiTheme="minorHAnsi" w:cstheme="minorHAnsi"/>
                <w:b/>
                <w:bCs/>
                <w:color w:val="FF0000"/>
                <w:sz w:val="22"/>
                <w:szCs w:val="22"/>
              </w:rPr>
              <w:t>, but were not advised that an E</w:t>
            </w:r>
            <w:r w:rsidRPr="00D46E05">
              <w:rPr>
                <w:rFonts w:asciiTheme="minorHAnsi" w:hAnsiTheme="minorHAnsi" w:cstheme="minorHAnsi"/>
                <w:b/>
                <w:bCs/>
                <w:color w:val="FF0000"/>
                <w:sz w:val="22"/>
                <w:szCs w:val="22"/>
              </w:rPr>
              <w:t>3 application was required by the corresponding questions in Part D, then your project appears t</w:t>
            </w:r>
            <w:r w:rsidR="005C431F" w:rsidRPr="00D46E05">
              <w:rPr>
                <w:rFonts w:asciiTheme="minorHAnsi" w:hAnsiTheme="minorHAnsi" w:cstheme="minorHAnsi"/>
                <w:b/>
                <w:bCs/>
                <w:color w:val="FF0000"/>
                <w:sz w:val="22"/>
                <w:szCs w:val="22"/>
              </w:rPr>
              <w:t>o qualify for Expedited Review E</w:t>
            </w:r>
            <w:r w:rsidRPr="00D46E05">
              <w:rPr>
                <w:rFonts w:asciiTheme="minorHAnsi" w:hAnsiTheme="minorHAnsi" w:cstheme="minorHAnsi"/>
                <w:b/>
                <w:bCs/>
                <w:color w:val="FF0000"/>
                <w:sz w:val="22"/>
                <w:szCs w:val="22"/>
              </w:rPr>
              <w:t>2.  P</w:t>
            </w:r>
            <w:r w:rsidR="008C15DB" w:rsidRPr="00D46E05">
              <w:rPr>
                <w:rFonts w:asciiTheme="minorHAnsi" w:hAnsiTheme="minorHAnsi" w:cstheme="minorHAnsi"/>
                <w:b/>
                <w:bCs/>
                <w:color w:val="FF0000"/>
                <w:sz w:val="22"/>
                <w:szCs w:val="22"/>
              </w:rPr>
              <w:t>lease p</w:t>
            </w:r>
            <w:r w:rsidRPr="00D46E05">
              <w:rPr>
                <w:rFonts w:asciiTheme="minorHAnsi" w:hAnsiTheme="minorHAnsi" w:cstheme="minorHAnsi"/>
                <w:b/>
                <w:bCs/>
                <w:color w:val="FF0000"/>
                <w:sz w:val="22"/>
                <w:szCs w:val="22"/>
              </w:rPr>
              <w:t xml:space="preserve">roceed to </w:t>
            </w:r>
            <w:hyperlink w:anchor="PartE" w:history="1">
              <w:r w:rsidRPr="00D46E05">
                <w:rPr>
                  <w:rStyle w:val="Hyperlink"/>
                  <w:rFonts w:asciiTheme="minorHAnsi" w:hAnsiTheme="minorHAnsi" w:cstheme="minorHAnsi"/>
                  <w:b/>
                  <w:bCs/>
                  <w:sz w:val="22"/>
                  <w:szCs w:val="22"/>
                  <w:u w:val="none"/>
                </w:rPr>
                <w:t>Part E</w:t>
              </w:r>
            </w:hyperlink>
            <w:r w:rsidRPr="00D46E05">
              <w:rPr>
                <w:rFonts w:asciiTheme="minorHAnsi" w:hAnsiTheme="minorHAnsi" w:cstheme="minorHAnsi"/>
                <w:b/>
                <w:bCs/>
                <w:color w:val="FF0000"/>
                <w:sz w:val="22"/>
                <w:szCs w:val="22"/>
              </w:rPr>
              <w:t>.</w:t>
            </w:r>
          </w:p>
          <w:p w14:paraId="3DAEDDCE" w14:textId="77777777" w:rsidR="005137B1" w:rsidRPr="00D46E05" w:rsidRDefault="005137B1" w:rsidP="00AA13D8">
            <w:pPr>
              <w:jc w:val="both"/>
              <w:rPr>
                <w:rFonts w:asciiTheme="minorHAnsi" w:hAnsiTheme="minorHAnsi" w:cstheme="minorHAnsi"/>
                <w:b/>
                <w:bCs/>
                <w:color w:val="FF0000"/>
                <w:sz w:val="22"/>
                <w:szCs w:val="22"/>
              </w:rPr>
            </w:pPr>
          </w:p>
        </w:tc>
      </w:tr>
    </w:tbl>
    <w:p w14:paraId="62B5F10B" w14:textId="77777777" w:rsidR="005137B1" w:rsidRPr="00D46E05" w:rsidRDefault="005137B1" w:rsidP="0068357B">
      <w:pPr>
        <w:jc w:val="both"/>
        <w:rPr>
          <w:rFonts w:asciiTheme="minorHAnsi" w:hAnsiTheme="minorHAnsi" w:cstheme="minorHAnsi"/>
          <w:b/>
          <w:bCs/>
          <w:color w:val="FF0000"/>
          <w:sz w:val="22"/>
          <w:szCs w:val="22"/>
        </w:rPr>
      </w:pPr>
    </w:p>
    <w:p w14:paraId="78ED17EC" w14:textId="77777777" w:rsidR="004378CC" w:rsidRPr="00D46E05" w:rsidRDefault="00391C31" w:rsidP="00C123A6">
      <w:pPr>
        <w:pStyle w:val="Heading4"/>
        <w:rPr>
          <w:rFonts w:asciiTheme="minorHAnsi" w:hAnsiTheme="minorHAnsi" w:cstheme="minorHAnsi"/>
          <w:sz w:val="22"/>
          <w:szCs w:val="22"/>
        </w:rPr>
      </w:pPr>
      <w:r w:rsidRPr="00D46E05">
        <w:rPr>
          <w:rFonts w:asciiTheme="minorHAnsi" w:hAnsiTheme="minorHAnsi" w:cstheme="minorHAnsi"/>
          <w:sz w:val="22"/>
          <w:szCs w:val="22"/>
        </w:rPr>
        <w:br w:type="page"/>
      </w:r>
    </w:p>
    <w:p w14:paraId="3ABBAC46" w14:textId="77777777" w:rsidR="00C123A6" w:rsidRPr="00D46E05" w:rsidRDefault="00C123A6" w:rsidP="00C123A6">
      <w:pPr>
        <w:pStyle w:val="Heading4"/>
        <w:rPr>
          <w:rFonts w:asciiTheme="minorHAnsi" w:hAnsiTheme="minorHAnsi" w:cstheme="minorHAnsi"/>
          <w:sz w:val="22"/>
          <w:szCs w:val="22"/>
        </w:rPr>
      </w:pPr>
      <w:bookmarkStart w:id="29" w:name="_PART_D_–"/>
      <w:bookmarkEnd w:id="29"/>
      <w:r w:rsidRPr="00D46E05">
        <w:rPr>
          <w:rFonts w:asciiTheme="minorHAnsi" w:hAnsiTheme="minorHAnsi" w:cstheme="minorHAnsi"/>
          <w:sz w:val="22"/>
          <w:szCs w:val="22"/>
        </w:rPr>
        <w:lastRenderedPageBreak/>
        <w:t>PART D – ELIGIBILITY FOR</w:t>
      </w:r>
      <w:r w:rsidR="00F03603" w:rsidRPr="00D46E05">
        <w:rPr>
          <w:rFonts w:asciiTheme="minorHAnsi" w:hAnsiTheme="minorHAnsi" w:cstheme="minorHAnsi"/>
          <w:sz w:val="22"/>
          <w:szCs w:val="22"/>
        </w:rPr>
        <w:t xml:space="preserve"> EXPEDIT</w:t>
      </w:r>
      <w:r w:rsidR="005C431F" w:rsidRPr="00D46E05">
        <w:rPr>
          <w:rFonts w:asciiTheme="minorHAnsi" w:hAnsiTheme="minorHAnsi" w:cstheme="minorHAnsi"/>
          <w:sz w:val="22"/>
          <w:szCs w:val="22"/>
        </w:rPr>
        <w:t>ED REVIEW E</w:t>
      </w:r>
      <w:r w:rsidRPr="00D46E05">
        <w:rPr>
          <w:rFonts w:asciiTheme="minorHAnsi" w:hAnsiTheme="minorHAnsi" w:cstheme="minorHAnsi"/>
          <w:sz w:val="22"/>
          <w:szCs w:val="22"/>
        </w:rPr>
        <w:t>2</w:t>
      </w:r>
    </w:p>
    <w:p w14:paraId="4CCCD6B7" w14:textId="77777777" w:rsidR="00C123A6" w:rsidRPr="00D46E05" w:rsidRDefault="00C123A6" w:rsidP="00085ED3">
      <w:pPr>
        <w:spacing w:before="120"/>
        <w:ind w:left="-90" w:right="-352"/>
        <w:rPr>
          <w:rFonts w:asciiTheme="minorHAnsi" w:hAnsiTheme="minorHAnsi" w:cstheme="minorHAnsi"/>
          <w:color w:val="FF0000"/>
          <w:sz w:val="22"/>
          <w:szCs w:val="22"/>
        </w:rPr>
      </w:pPr>
      <w:r w:rsidRPr="00D46E05">
        <w:rPr>
          <w:rFonts w:asciiTheme="minorHAnsi" w:hAnsiTheme="minorHAnsi" w:cstheme="minorHAnsi"/>
          <w:b/>
          <w:color w:val="FF0000"/>
          <w:sz w:val="22"/>
          <w:szCs w:val="22"/>
        </w:rPr>
        <w:t xml:space="preserve">Only complete the questions in this part if instructed to do so </w:t>
      </w:r>
      <w:r w:rsidR="0004001D" w:rsidRPr="00D46E05">
        <w:rPr>
          <w:rFonts w:asciiTheme="minorHAnsi" w:hAnsiTheme="minorHAnsi" w:cstheme="minorHAnsi"/>
          <w:b/>
          <w:color w:val="FF0000"/>
          <w:sz w:val="22"/>
          <w:szCs w:val="22"/>
        </w:rPr>
        <w:t>in</w:t>
      </w:r>
      <w:r w:rsidRPr="00D46E05">
        <w:rPr>
          <w:rFonts w:asciiTheme="minorHAnsi" w:hAnsiTheme="minorHAnsi" w:cstheme="minorHAnsi"/>
          <w:b/>
          <w:color w:val="FF0000"/>
          <w:sz w:val="22"/>
          <w:szCs w:val="22"/>
        </w:rPr>
        <w:t xml:space="preserve"> response to a question in Part C</w:t>
      </w:r>
      <w:r w:rsidRPr="00D46E05">
        <w:rPr>
          <w:rFonts w:asciiTheme="minorHAnsi" w:hAnsiTheme="minorHAnsi" w:cstheme="minorHAnsi"/>
          <w:color w:val="FF0000"/>
          <w:sz w:val="22"/>
          <w:szCs w:val="22"/>
        </w:rPr>
        <w:t>.</w:t>
      </w:r>
    </w:p>
    <w:p w14:paraId="695609C9" w14:textId="77777777" w:rsidR="0033446B" w:rsidRPr="00D46E05" w:rsidRDefault="00A04539" w:rsidP="00A04539">
      <w:pPr>
        <w:pStyle w:val="BlockText"/>
        <w:ind w:left="113" w:right="113"/>
        <w:jc w:val="right"/>
        <w:rPr>
          <w:rFonts w:asciiTheme="minorHAnsi" w:hAnsiTheme="minorHAnsi" w:cstheme="minorHAnsi"/>
          <w:bCs w:val="0"/>
          <w:i/>
          <w:color w:val="000000"/>
          <w:sz w:val="22"/>
          <w:szCs w:val="22"/>
          <w:lang w:val="en-AU"/>
        </w:rPr>
      </w:pPr>
      <w:r w:rsidRPr="00D46E05">
        <w:rPr>
          <w:rFonts w:asciiTheme="minorHAnsi" w:hAnsiTheme="minorHAnsi" w:cstheme="minorHAnsi"/>
          <w:bCs w:val="0"/>
          <w:i/>
          <w:color w:val="000000"/>
          <w:sz w:val="22"/>
          <w:szCs w:val="22"/>
          <w:lang w:val="en-AU"/>
        </w:rPr>
        <w:t>(insert X in box)</w:t>
      </w:r>
    </w:p>
    <w:tbl>
      <w:tblPr>
        <w:tblW w:w="98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ayout w:type="fixed"/>
        <w:tblLook w:val="0000" w:firstRow="0" w:lastRow="0" w:firstColumn="0" w:lastColumn="0" w:noHBand="0" w:noVBand="0"/>
      </w:tblPr>
      <w:tblGrid>
        <w:gridCol w:w="709"/>
        <w:gridCol w:w="851"/>
        <w:gridCol w:w="4920"/>
        <w:gridCol w:w="240"/>
        <w:gridCol w:w="1080"/>
        <w:gridCol w:w="360"/>
        <w:gridCol w:w="240"/>
        <w:gridCol w:w="1080"/>
        <w:gridCol w:w="360"/>
      </w:tblGrid>
      <w:tr w:rsidR="002462CE" w:rsidRPr="00D46E05" w14:paraId="3B639393" w14:textId="77777777" w:rsidTr="00F9683B">
        <w:trPr>
          <w:cantSplit/>
          <w:trHeight w:val="340"/>
        </w:trPr>
        <w:tc>
          <w:tcPr>
            <w:tcW w:w="709" w:type="dxa"/>
            <w:shd w:val="clear" w:color="auto" w:fill="C6D9F1"/>
            <w:vAlign w:val="center"/>
          </w:tcPr>
          <w:p w14:paraId="24C26606" w14:textId="77777777" w:rsidR="002462CE" w:rsidRPr="00D46E05" w:rsidRDefault="00755300" w:rsidP="00755300">
            <w:pPr>
              <w:tabs>
                <w:tab w:val="left" w:pos="5103"/>
                <w:tab w:val="left" w:pos="7117"/>
              </w:tabs>
              <w:suppressAutoHyphens/>
              <w:rPr>
                <w:rFonts w:asciiTheme="minorHAnsi" w:hAnsiTheme="minorHAnsi" w:cstheme="minorHAnsi"/>
                <w:spacing w:val="-2"/>
                <w:sz w:val="22"/>
                <w:szCs w:val="22"/>
              </w:rPr>
            </w:pPr>
            <w:bookmarkStart w:id="30" w:name="D1"/>
            <w:r w:rsidRPr="00D46E05">
              <w:rPr>
                <w:rFonts w:asciiTheme="minorHAnsi" w:hAnsiTheme="minorHAnsi" w:cstheme="minorHAnsi"/>
                <w:spacing w:val="-2"/>
                <w:sz w:val="22"/>
                <w:szCs w:val="22"/>
              </w:rPr>
              <w:t>D1</w:t>
            </w:r>
            <w:bookmarkEnd w:id="30"/>
          </w:p>
        </w:tc>
        <w:tc>
          <w:tcPr>
            <w:tcW w:w="851" w:type="dxa"/>
            <w:shd w:val="clear" w:color="auto" w:fill="C6D9F1"/>
            <w:vAlign w:val="center"/>
          </w:tcPr>
          <w:p w14:paraId="50D0AD46" w14:textId="77777777" w:rsidR="002462CE" w:rsidRPr="00D46E05" w:rsidRDefault="0036574C" w:rsidP="003250DB">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D</w:t>
            </w:r>
            <w:r w:rsidR="002462CE" w:rsidRPr="00D46E05">
              <w:rPr>
                <w:rFonts w:asciiTheme="minorHAnsi" w:hAnsiTheme="minorHAnsi" w:cstheme="minorHAnsi"/>
                <w:spacing w:val="-2"/>
                <w:sz w:val="22"/>
                <w:szCs w:val="22"/>
              </w:rPr>
              <w:t>1</w:t>
            </w:r>
            <w:r w:rsidRPr="00D46E05">
              <w:rPr>
                <w:rFonts w:asciiTheme="minorHAnsi" w:hAnsiTheme="minorHAnsi" w:cstheme="minorHAnsi"/>
                <w:spacing w:val="-2"/>
                <w:sz w:val="22"/>
                <w:szCs w:val="22"/>
              </w:rPr>
              <w:t>a</w:t>
            </w:r>
          </w:p>
        </w:tc>
        <w:tc>
          <w:tcPr>
            <w:tcW w:w="4920" w:type="dxa"/>
            <w:shd w:val="clear" w:color="auto" w:fill="C6D9F1"/>
            <w:vAlign w:val="center"/>
          </w:tcPr>
          <w:p w14:paraId="70944000" w14:textId="77777777" w:rsidR="002462CE" w:rsidRPr="00D46E05" w:rsidRDefault="00B91DBE" w:rsidP="00D97B14">
            <w:pPr>
              <w:rPr>
                <w:rFonts w:asciiTheme="minorHAnsi" w:hAnsiTheme="minorHAnsi" w:cstheme="minorHAnsi"/>
                <w:sz w:val="22"/>
                <w:szCs w:val="22"/>
              </w:rPr>
            </w:pPr>
            <w:r w:rsidRPr="00D46E05">
              <w:rPr>
                <w:rFonts w:asciiTheme="minorHAnsi" w:hAnsiTheme="minorHAnsi" w:cstheme="minorHAnsi"/>
                <w:bCs/>
                <w:sz w:val="22"/>
                <w:szCs w:val="22"/>
              </w:rPr>
              <w:t>Will</w:t>
            </w:r>
            <w:r w:rsidR="0036574C" w:rsidRPr="00D46E05">
              <w:rPr>
                <w:rFonts w:asciiTheme="minorHAnsi" w:hAnsiTheme="minorHAnsi" w:cstheme="minorHAnsi"/>
                <w:bCs/>
                <w:sz w:val="22"/>
                <w:szCs w:val="22"/>
              </w:rPr>
              <w:t xml:space="preserve"> prior warning </w:t>
            </w:r>
            <w:r w:rsidRPr="00D46E05">
              <w:rPr>
                <w:rFonts w:asciiTheme="minorHAnsi" w:hAnsiTheme="minorHAnsi" w:cstheme="minorHAnsi"/>
                <w:bCs/>
                <w:sz w:val="22"/>
                <w:szCs w:val="22"/>
              </w:rPr>
              <w:t xml:space="preserve">be </w:t>
            </w:r>
            <w:r w:rsidR="0036574C" w:rsidRPr="00D46E05">
              <w:rPr>
                <w:rFonts w:asciiTheme="minorHAnsi" w:hAnsiTheme="minorHAnsi" w:cstheme="minorHAnsi"/>
                <w:bCs/>
                <w:sz w:val="22"/>
                <w:szCs w:val="22"/>
              </w:rPr>
              <w:t>given to potential participants that they may be quoted?</w:t>
            </w:r>
          </w:p>
        </w:tc>
        <w:tc>
          <w:tcPr>
            <w:tcW w:w="240" w:type="dxa"/>
            <w:tcBorders>
              <w:top w:val="nil"/>
              <w:bottom w:val="nil"/>
            </w:tcBorders>
            <w:shd w:val="clear" w:color="auto" w:fill="auto"/>
          </w:tcPr>
          <w:p w14:paraId="02683D95" w14:textId="77777777" w:rsidR="002462CE" w:rsidRPr="00D46E05" w:rsidRDefault="002462CE" w:rsidP="003250DB">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shd w:val="clear" w:color="auto" w:fill="C6D9F1"/>
            <w:vAlign w:val="center"/>
          </w:tcPr>
          <w:p w14:paraId="740F4116" w14:textId="77777777" w:rsidR="002462CE" w:rsidRPr="00D46E05" w:rsidRDefault="002462CE" w:rsidP="003250DB">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p w14:paraId="0840DF89" w14:textId="77777777" w:rsidR="002462CE" w:rsidRPr="00D46E05" w:rsidRDefault="002462CE" w:rsidP="003250DB">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Go to D1</w:t>
            </w:r>
            <w:r w:rsidR="0036574C" w:rsidRPr="00D46E05">
              <w:rPr>
                <w:rFonts w:asciiTheme="minorHAnsi" w:hAnsiTheme="minorHAnsi" w:cstheme="minorHAnsi"/>
                <w:sz w:val="22"/>
                <w:szCs w:val="22"/>
              </w:rPr>
              <w:t>b</w:t>
            </w:r>
          </w:p>
        </w:tc>
        <w:tc>
          <w:tcPr>
            <w:tcW w:w="360" w:type="dxa"/>
            <w:shd w:val="clear" w:color="auto" w:fill="C6D9F1"/>
            <w:vAlign w:val="center"/>
          </w:tcPr>
          <w:p w14:paraId="3BCC3C73" w14:textId="66A0E420" w:rsidR="002462CE" w:rsidRPr="00D46E05" w:rsidRDefault="0009447F" w:rsidP="003250DB">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Pr>
                <w:rFonts w:asciiTheme="minorHAnsi" w:hAnsiTheme="minorHAnsi" w:cstheme="minorHAnsi"/>
                <w:spacing w:val="-2"/>
                <w:sz w:val="22"/>
                <w:szCs w:val="22"/>
              </w:rPr>
              <w:t>X</w:t>
            </w:r>
          </w:p>
        </w:tc>
        <w:tc>
          <w:tcPr>
            <w:tcW w:w="240" w:type="dxa"/>
            <w:tcBorders>
              <w:top w:val="nil"/>
              <w:bottom w:val="nil"/>
            </w:tcBorders>
            <w:shd w:val="clear" w:color="auto" w:fill="auto"/>
            <w:vAlign w:val="center"/>
          </w:tcPr>
          <w:p w14:paraId="2537CBAA" w14:textId="77777777" w:rsidR="002462CE" w:rsidRPr="00D46E05" w:rsidRDefault="002462CE" w:rsidP="003250DB">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shd w:val="clear" w:color="auto" w:fill="C6D9F1"/>
            <w:vAlign w:val="center"/>
          </w:tcPr>
          <w:p w14:paraId="688D01F6" w14:textId="77777777" w:rsidR="002462CE" w:rsidRPr="00D46E05" w:rsidRDefault="002462CE" w:rsidP="003250DB">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p w14:paraId="049125F8" w14:textId="77777777" w:rsidR="002462CE" w:rsidRPr="00D46E05" w:rsidRDefault="0036574C" w:rsidP="009B5314">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D19" w:history="1">
              <w:r w:rsidR="00E9152D" w:rsidRPr="00D46E05">
                <w:rPr>
                  <w:rStyle w:val="Hyperlink"/>
                  <w:rFonts w:asciiTheme="minorHAnsi" w:hAnsiTheme="minorHAnsi" w:cstheme="minorHAnsi"/>
                  <w:b/>
                  <w:sz w:val="22"/>
                  <w:szCs w:val="22"/>
                </w:rPr>
                <w:t>D</w:t>
              </w:r>
              <w:r w:rsidR="008C15DB" w:rsidRPr="00D46E05">
                <w:rPr>
                  <w:rStyle w:val="Hyperlink"/>
                  <w:rFonts w:asciiTheme="minorHAnsi" w:hAnsiTheme="minorHAnsi" w:cstheme="minorHAnsi"/>
                  <w:b/>
                  <w:sz w:val="22"/>
                  <w:szCs w:val="22"/>
                </w:rPr>
                <w:t>1</w:t>
              </w:r>
              <w:r w:rsidR="009B5314" w:rsidRPr="00D46E05">
                <w:rPr>
                  <w:rStyle w:val="Hyperlink"/>
                  <w:rFonts w:asciiTheme="minorHAnsi" w:hAnsiTheme="minorHAnsi" w:cstheme="minorHAnsi"/>
                  <w:b/>
                  <w:sz w:val="22"/>
                  <w:szCs w:val="22"/>
                </w:rPr>
                <w:t>9</w:t>
              </w:r>
            </w:hyperlink>
          </w:p>
        </w:tc>
        <w:tc>
          <w:tcPr>
            <w:tcW w:w="360" w:type="dxa"/>
            <w:shd w:val="clear" w:color="auto" w:fill="C6D9F1"/>
            <w:vAlign w:val="center"/>
          </w:tcPr>
          <w:p w14:paraId="4F6A4846" w14:textId="77777777" w:rsidR="002462CE" w:rsidRPr="00D46E05" w:rsidRDefault="002462CE" w:rsidP="003250DB">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r>
    </w:tbl>
    <w:p w14:paraId="762148B0" w14:textId="77777777" w:rsidR="0036574C" w:rsidRPr="00D46E05" w:rsidRDefault="0036574C" w:rsidP="0036574C">
      <w:pPr>
        <w:rPr>
          <w:rFonts w:asciiTheme="minorHAnsi" w:hAnsiTheme="minorHAnsi" w:cstheme="minorHAnsi"/>
          <w:vanish/>
          <w:color w:val="0000FF"/>
          <w:sz w:val="22"/>
          <w:szCs w:val="22"/>
        </w:rPr>
      </w:pPr>
    </w:p>
    <w:tbl>
      <w:tblPr>
        <w:tblW w:w="98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ayout w:type="fixed"/>
        <w:tblLook w:val="0000" w:firstRow="0" w:lastRow="0" w:firstColumn="0" w:lastColumn="0" w:noHBand="0" w:noVBand="0"/>
      </w:tblPr>
      <w:tblGrid>
        <w:gridCol w:w="709"/>
        <w:gridCol w:w="851"/>
        <w:gridCol w:w="4920"/>
        <w:gridCol w:w="240"/>
        <w:gridCol w:w="1080"/>
        <w:gridCol w:w="360"/>
        <w:gridCol w:w="240"/>
        <w:gridCol w:w="1080"/>
        <w:gridCol w:w="360"/>
      </w:tblGrid>
      <w:tr w:rsidR="007A1139" w:rsidRPr="00D46E05" w14:paraId="20E9F60B" w14:textId="77777777" w:rsidTr="00F9683B">
        <w:trPr>
          <w:cantSplit/>
          <w:trHeight w:val="340"/>
        </w:trPr>
        <w:tc>
          <w:tcPr>
            <w:tcW w:w="709" w:type="dxa"/>
            <w:tcBorders>
              <w:top w:val="nil"/>
              <w:left w:val="nil"/>
              <w:bottom w:val="nil"/>
            </w:tcBorders>
            <w:shd w:val="clear" w:color="auto" w:fill="auto"/>
            <w:vAlign w:val="center"/>
          </w:tcPr>
          <w:p w14:paraId="75EE836B" w14:textId="77777777" w:rsidR="007A1139" w:rsidRPr="00D46E05" w:rsidRDefault="007A1139" w:rsidP="003250DB">
            <w:pPr>
              <w:tabs>
                <w:tab w:val="left" w:pos="5103"/>
                <w:tab w:val="left" w:pos="7117"/>
              </w:tabs>
              <w:suppressAutoHyphens/>
              <w:rPr>
                <w:rFonts w:asciiTheme="minorHAnsi" w:hAnsiTheme="minorHAnsi" w:cstheme="minorHAnsi"/>
                <w:spacing w:val="-2"/>
                <w:sz w:val="22"/>
                <w:szCs w:val="22"/>
              </w:rPr>
            </w:pPr>
          </w:p>
        </w:tc>
        <w:tc>
          <w:tcPr>
            <w:tcW w:w="851" w:type="dxa"/>
            <w:tcBorders>
              <w:top w:val="nil"/>
            </w:tcBorders>
            <w:shd w:val="clear" w:color="auto" w:fill="C6D9F1"/>
            <w:vAlign w:val="center"/>
          </w:tcPr>
          <w:p w14:paraId="5A3486E5" w14:textId="77777777" w:rsidR="007A1139" w:rsidRPr="00D46E05" w:rsidRDefault="007A1139" w:rsidP="00D97B14">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D1</w:t>
            </w:r>
            <w:r w:rsidR="00D97B14" w:rsidRPr="00D46E05">
              <w:rPr>
                <w:rFonts w:asciiTheme="minorHAnsi" w:hAnsiTheme="minorHAnsi" w:cstheme="minorHAnsi"/>
                <w:spacing w:val="-2"/>
                <w:sz w:val="22"/>
                <w:szCs w:val="22"/>
              </w:rPr>
              <w:t>b</w:t>
            </w:r>
          </w:p>
        </w:tc>
        <w:tc>
          <w:tcPr>
            <w:tcW w:w="4920" w:type="dxa"/>
            <w:tcBorders>
              <w:top w:val="nil"/>
            </w:tcBorders>
            <w:shd w:val="clear" w:color="auto" w:fill="C6D9F1"/>
            <w:vAlign w:val="center"/>
          </w:tcPr>
          <w:p w14:paraId="2C27F61B" w14:textId="77777777" w:rsidR="007A1139" w:rsidRPr="00D46E05" w:rsidRDefault="006C0E21" w:rsidP="007A1139">
            <w:pPr>
              <w:rPr>
                <w:rFonts w:asciiTheme="minorHAnsi" w:hAnsiTheme="minorHAnsi" w:cstheme="minorHAnsi"/>
                <w:bCs/>
                <w:sz w:val="22"/>
                <w:szCs w:val="22"/>
              </w:rPr>
            </w:pPr>
            <w:r w:rsidRPr="00D46E05">
              <w:rPr>
                <w:rFonts w:asciiTheme="minorHAnsi" w:hAnsiTheme="minorHAnsi" w:cstheme="minorHAnsi"/>
                <w:bCs/>
                <w:sz w:val="22"/>
                <w:szCs w:val="22"/>
              </w:rPr>
              <w:t>Will the potential participants be quoted</w:t>
            </w:r>
            <w:r w:rsidR="00636521" w:rsidRPr="00D46E05">
              <w:rPr>
                <w:rFonts w:asciiTheme="minorHAnsi" w:hAnsiTheme="minorHAnsi" w:cstheme="minorHAnsi"/>
                <w:bCs/>
                <w:sz w:val="22"/>
                <w:szCs w:val="22"/>
              </w:rPr>
              <w:t xml:space="preserve"> for the purpose of reporting, presenting at conferences &amp; publishing?</w:t>
            </w:r>
          </w:p>
        </w:tc>
        <w:tc>
          <w:tcPr>
            <w:tcW w:w="240" w:type="dxa"/>
            <w:tcBorders>
              <w:top w:val="nil"/>
              <w:bottom w:val="nil"/>
            </w:tcBorders>
            <w:shd w:val="clear" w:color="auto" w:fill="auto"/>
          </w:tcPr>
          <w:p w14:paraId="14192767" w14:textId="77777777" w:rsidR="007A1139" w:rsidRPr="00D46E05" w:rsidRDefault="007A1139" w:rsidP="003250DB">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tcBorders>
              <w:top w:val="nil"/>
            </w:tcBorders>
            <w:shd w:val="clear" w:color="auto" w:fill="C6D9F1"/>
            <w:vAlign w:val="center"/>
          </w:tcPr>
          <w:p w14:paraId="240959BC" w14:textId="77777777" w:rsidR="007A1139" w:rsidRPr="00D46E05" w:rsidRDefault="007A1139" w:rsidP="00EE4475">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p w14:paraId="15C4476F" w14:textId="77777777" w:rsidR="007A1139" w:rsidRPr="00D46E05" w:rsidRDefault="007A1139" w:rsidP="00F96444">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Go to D1</w:t>
            </w:r>
            <w:r w:rsidR="00F96444" w:rsidRPr="00D46E05">
              <w:rPr>
                <w:rFonts w:asciiTheme="minorHAnsi" w:hAnsiTheme="minorHAnsi" w:cstheme="minorHAnsi"/>
                <w:sz w:val="22"/>
                <w:szCs w:val="22"/>
              </w:rPr>
              <w:t>c</w:t>
            </w:r>
          </w:p>
        </w:tc>
        <w:tc>
          <w:tcPr>
            <w:tcW w:w="360" w:type="dxa"/>
            <w:tcBorders>
              <w:top w:val="nil"/>
            </w:tcBorders>
            <w:shd w:val="clear" w:color="auto" w:fill="C6D9F1"/>
            <w:vAlign w:val="center"/>
          </w:tcPr>
          <w:p w14:paraId="25F52167" w14:textId="455C86BA" w:rsidR="007A1139" w:rsidRPr="00D46E05" w:rsidRDefault="0009447F" w:rsidP="00EE4475">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Pr>
                <w:rFonts w:asciiTheme="minorHAnsi" w:hAnsiTheme="minorHAnsi" w:cstheme="minorHAnsi"/>
                <w:spacing w:val="-2"/>
                <w:sz w:val="22"/>
                <w:szCs w:val="22"/>
              </w:rPr>
              <w:t>X</w:t>
            </w:r>
          </w:p>
        </w:tc>
        <w:tc>
          <w:tcPr>
            <w:tcW w:w="240" w:type="dxa"/>
            <w:tcBorders>
              <w:top w:val="nil"/>
              <w:bottom w:val="nil"/>
            </w:tcBorders>
            <w:shd w:val="clear" w:color="auto" w:fill="auto"/>
            <w:vAlign w:val="center"/>
          </w:tcPr>
          <w:p w14:paraId="480F291C" w14:textId="77777777" w:rsidR="007A1139" w:rsidRPr="00D46E05" w:rsidRDefault="007A1139" w:rsidP="00EE4475">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tcBorders>
              <w:top w:val="nil"/>
            </w:tcBorders>
            <w:shd w:val="clear" w:color="auto" w:fill="C6D9F1"/>
            <w:vAlign w:val="center"/>
          </w:tcPr>
          <w:p w14:paraId="08A8F5F6" w14:textId="77777777" w:rsidR="007A1139" w:rsidRPr="00D46E05" w:rsidRDefault="007A1139" w:rsidP="00EE4475">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p w14:paraId="54F0893A" w14:textId="77777777" w:rsidR="007A1139" w:rsidRPr="00D46E05" w:rsidRDefault="007A1139" w:rsidP="00853CED">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Go to D1</w:t>
            </w:r>
            <w:r w:rsidR="00853CED" w:rsidRPr="00D46E05">
              <w:rPr>
                <w:rFonts w:asciiTheme="minorHAnsi" w:hAnsiTheme="minorHAnsi" w:cstheme="minorHAnsi"/>
                <w:sz w:val="22"/>
                <w:szCs w:val="22"/>
              </w:rPr>
              <w:t>c</w:t>
            </w:r>
          </w:p>
        </w:tc>
        <w:tc>
          <w:tcPr>
            <w:tcW w:w="360" w:type="dxa"/>
            <w:tcBorders>
              <w:top w:val="nil"/>
            </w:tcBorders>
            <w:shd w:val="clear" w:color="auto" w:fill="C6D9F1"/>
            <w:vAlign w:val="center"/>
          </w:tcPr>
          <w:p w14:paraId="2ACD4C04" w14:textId="77777777" w:rsidR="007A1139" w:rsidRPr="00D46E05" w:rsidRDefault="007A1139" w:rsidP="003250DB">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r>
      <w:tr w:rsidR="007A1139" w:rsidRPr="00D46E05" w14:paraId="55691001" w14:textId="77777777" w:rsidTr="00F9683B">
        <w:trPr>
          <w:cantSplit/>
          <w:trHeight w:val="340"/>
        </w:trPr>
        <w:tc>
          <w:tcPr>
            <w:tcW w:w="709" w:type="dxa"/>
            <w:tcBorders>
              <w:top w:val="nil"/>
              <w:left w:val="nil"/>
              <w:bottom w:val="nil"/>
            </w:tcBorders>
            <w:shd w:val="clear" w:color="auto" w:fill="auto"/>
            <w:vAlign w:val="center"/>
          </w:tcPr>
          <w:p w14:paraId="4A90CD80" w14:textId="77777777" w:rsidR="007A1139" w:rsidRPr="00D46E05" w:rsidRDefault="007A1139" w:rsidP="003250DB">
            <w:pPr>
              <w:tabs>
                <w:tab w:val="left" w:pos="5103"/>
                <w:tab w:val="left" w:pos="7117"/>
              </w:tabs>
              <w:suppressAutoHyphens/>
              <w:rPr>
                <w:rFonts w:asciiTheme="minorHAnsi" w:hAnsiTheme="minorHAnsi" w:cstheme="minorHAnsi"/>
                <w:spacing w:val="-2"/>
                <w:sz w:val="22"/>
                <w:szCs w:val="22"/>
              </w:rPr>
            </w:pPr>
          </w:p>
        </w:tc>
        <w:tc>
          <w:tcPr>
            <w:tcW w:w="851" w:type="dxa"/>
            <w:tcBorders>
              <w:top w:val="nil"/>
            </w:tcBorders>
            <w:shd w:val="clear" w:color="auto" w:fill="C6D9F1"/>
            <w:vAlign w:val="center"/>
          </w:tcPr>
          <w:p w14:paraId="3028889C" w14:textId="77777777" w:rsidR="007A1139" w:rsidRPr="00D46E05" w:rsidRDefault="007A1139" w:rsidP="00D97B14">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D1</w:t>
            </w:r>
            <w:r w:rsidR="00D97B14" w:rsidRPr="00D46E05">
              <w:rPr>
                <w:rFonts w:asciiTheme="minorHAnsi" w:hAnsiTheme="minorHAnsi" w:cstheme="minorHAnsi"/>
                <w:spacing w:val="-2"/>
                <w:sz w:val="22"/>
                <w:szCs w:val="22"/>
              </w:rPr>
              <w:t>c</w:t>
            </w:r>
          </w:p>
        </w:tc>
        <w:tc>
          <w:tcPr>
            <w:tcW w:w="4920" w:type="dxa"/>
            <w:tcBorders>
              <w:top w:val="nil"/>
            </w:tcBorders>
            <w:shd w:val="clear" w:color="auto" w:fill="C6D9F1"/>
            <w:vAlign w:val="center"/>
          </w:tcPr>
          <w:p w14:paraId="1E0D8BBC" w14:textId="77777777" w:rsidR="007A1139" w:rsidRPr="00D46E05" w:rsidRDefault="007A1139" w:rsidP="00632E21">
            <w:pPr>
              <w:rPr>
                <w:rFonts w:asciiTheme="minorHAnsi" w:hAnsiTheme="minorHAnsi" w:cstheme="minorHAnsi"/>
                <w:sz w:val="22"/>
                <w:szCs w:val="22"/>
              </w:rPr>
            </w:pPr>
            <w:r w:rsidRPr="00D46E05">
              <w:rPr>
                <w:rFonts w:asciiTheme="minorHAnsi" w:hAnsiTheme="minorHAnsi" w:cstheme="minorHAnsi"/>
                <w:bCs/>
                <w:sz w:val="22"/>
                <w:szCs w:val="22"/>
              </w:rPr>
              <w:t>Will specific consent for quoting be obtained?</w:t>
            </w:r>
          </w:p>
        </w:tc>
        <w:tc>
          <w:tcPr>
            <w:tcW w:w="240" w:type="dxa"/>
            <w:tcBorders>
              <w:top w:val="nil"/>
              <w:bottom w:val="nil"/>
            </w:tcBorders>
            <w:shd w:val="clear" w:color="auto" w:fill="auto"/>
          </w:tcPr>
          <w:p w14:paraId="08B67495" w14:textId="77777777" w:rsidR="007A1139" w:rsidRPr="00D46E05" w:rsidRDefault="007A1139" w:rsidP="003250DB">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tcBorders>
              <w:top w:val="nil"/>
            </w:tcBorders>
            <w:shd w:val="clear" w:color="auto" w:fill="C6D9F1"/>
            <w:vAlign w:val="center"/>
          </w:tcPr>
          <w:p w14:paraId="5AA31DF7" w14:textId="77777777" w:rsidR="007A1139" w:rsidRPr="00D46E05" w:rsidRDefault="007A1139" w:rsidP="003250DB">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p w14:paraId="3EC18285" w14:textId="77777777" w:rsidR="007A1139" w:rsidRPr="00D46E05" w:rsidRDefault="007A1139" w:rsidP="00F96444">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Go to D1</w:t>
            </w:r>
            <w:r w:rsidR="00F96444" w:rsidRPr="00D46E05">
              <w:rPr>
                <w:rFonts w:asciiTheme="minorHAnsi" w:hAnsiTheme="minorHAnsi" w:cstheme="minorHAnsi"/>
                <w:sz w:val="22"/>
                <w:szCs w:val="22"/>
              </w:rPr>
              <w:t>d</w:t>
            </w:r>
          </w:p>
        </w:tc>
        <w:tc>
          <w:tcPr>
            <w:tcW w:w="360" w:type="dxa"/>
            <w:tcBorders>
              <w:top w:val="nil"/>
            </w:tcBorders>
            <w:shd w:val="clear" w:color="auto" w:fill="C6D9F1"/>
            <w:vAlign w:val="center"/>
          </w:tcPr>
          <w:p w14:paraId="20B8F079" w14:textId="09A96504" w:rsidR="007A1139" w:rsidRPr="00D46E05" w:rsidRDefault="0009447F" w:rsidP="003250DB">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Pr>
                <w:rFonts w:asciiTheme="minorHAnsi" w:hAnsiTheme="minorHAnsi" w:cstheme="minorHAnsi"/>
                <w:spacing w:val="-2"/>
                <w:sz w:val="22"/>
                <w:szCs w:val="22"/>
              </w:rPr>
              <w:t>X</w:t>
            </w:r>
          </w:p>
        </w:tc>
        <w:tc>
          <w:tcPr>
            <w:tcW w:w="240" w:type="dxa"/>
            <w:tcBorders>
              <w:top w:val="nil"/>
              <w:bottom w:val="nil"/>
            </w:tcBorders>
            <w:shd w:val="clear" w:color="auto" w:fill="auto"/>
            <w:vAlign w:val="center"/>
          </w:tcPr>
          <w:p w14:paraId="71EE28B9" w14:textId="77777777" w:rsidR="007A1139" w:rsidRPr="00D46E05" w:rsidRDefault="007A1139" w:rsidP="003250DB">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tcBorders>
              <w:top w:val="nil"/>
            </w:tcBorders>
            <w:shd w:val="clear" w:color="auto" w:fill="C6D9F1"/>
            <w:vAlign w:val="center"/>
          </w:tcPr>
          <w:p w14:paraId="589D2815" w14:textId="77777777" w:rsidR="007A1139" w:rsidRPr="00D46E05" w:rsidRDefault="007A1139" w:rsidP="003250DB">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p w14:paraId="2017969B" w14:textId="77777777" w:rsidR="007A1139" w:rsidRPr="00D46E05" w:rsidRDefault="007A1139" w:rsidP="009B5314">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D19" w:history="1">
              <w:r w:rsidRPr="00D46E05">
                <w:rPr>
                  <w:rStyle w:val="Hyperlink"/>
                  <w:rFonts w:asciiTheme="minorHAnsi" w:hAnsiTheme="minorHAnsi" w:cstheme="minorHAnsi"/>
                  <w:b/>
                  <w:sz w:val="22"/>
                  <w:szCs w:val="22"/>
                </w:rPr>
                <w:t>D1</w:t>
              </w:r>
              <w:r w:rsidR="009B5314" w:rsidRPr="00D46E05">
                <w:rPr>
                  <w:rStyle w:val="Hyperlink"/>
                  <w:rFonts w:asciiTheme="minorHAnsi" w:hAnsiTheme="minorHAnsi" w:cstheme="minorHAnsi"/>
                  <w:b/>
                  <w:sz w:val="22"/>
                  <w:szCs w:val="22"/>
                </w:rPr>
                <w:t>9</w:t>
              </w:r>
            </w:hyperlink>
          </w:p>
        </w:tc>
        <w:tc>
          <w:tcPr>
            <w:tcW w:w="360" w:type="dxa"/>
            <w:tcBorders>
              <w:top w:val="nil"/>
            </w:tcBorders>
            <w:shd w:val="clear" w:color="auto" w:fill="C6D9F1"/>
            <w:vAlign w:val="center"/>
          </w:tcPr>
          <w:p w14:paraId="43F97E24" w14:textId="77777777" w:rsidR="007A1139" w:rsidRPr="00D46E05" w:rsidRDefault="007A1139" w:rsidP="003250DB">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r>
    </w:tbl>
    <w:p w14:paraId="3A97E9E7" w14:textId="77777777" w:rsidR="00184748" w:rsidRPr="00D46E05" w:rsidRDefault="00184748" w:rsidP="00184748">
      <w:pPr>
        <w:rPr>
          <w:rFonts w:asciiTheme="minorHAnsi" w:hAnsiTheme="minorHAnsi" w:cstheme="minorHAnsi"/>
          <w:vanish/>
          <w:color w:val="0000FF"/>
          <w:sz w:val="22"/>
          <w:szCs w:val="22"/>
        </w:rPr>
      </w:pPr>
    </w:p>
    <w:tbl>
      <w:tblPr>
        <w:tblW w:w="98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ayout w:type="fixed"/>
        <w:tblLook w:val="0000" w:firstRow="0" w:lastRow="0" w:firstColumn="0" w:lastColumn="0" w:noHBand="0" w:noVBand="0"/>
      </w:tblPr>
      <w:tblGrid>
        <w:gridCol w:w="709"/>
        <w:gridCol w:w="851"/>
        <w:gridCol w:w="4920"/>
        <w:gridCol w:w="240"/>
        <w:gridCol w:w="1080"/>
        <w:gridCol w:w="360"/>
        <w:gridCol w:w="240"/>
        <w:gridCol w:w="1080"/>
        <w:gridCol w:w="360"/>
      </w:tblGrid>
      <w:tr w:rsidR="00184748" w:rsidRPr="00D46E05" w14:paraId="473F9C65" w14:textId="77777777" w:rsidTr="00F9683B">
        <w:trPr>
          <w:cantSplit/>
          <w:trHeight w:val="340"/>
        </w:trPr>
        <w:tc>
          <w:tcPr>
            <w:tcW w:w="709" w:type="dxa"/>
            <w:tcBorders>
              <w:top w:val="nil"/>
              <w:left w:val="nil"/>
              <w:bottom w:val="nil"/>
            </w:tcBorders>
            <w:shd w:val="clear" w:color="auto" w:fill="auto"/>
            <w:vAlign w:val="center"/>
          </w:tcPr>
          <w:p w14:paraId="70F52033" w14:textId="77777777" w:rsidR="00184748" w:rsidRPr="00D46E05" w:rsidRDefault="00184748" w:rsidP="003250DB">
            <w:pPr>
              <w:tabs>
                <w:tab w:val="left" w:pos="5103"/>
                <w:tab w:val="left" w:pos="7117"/>
              </w:tabs>
              <w:suppressAutoHyphens/>
              <w:rPr>
                <w:rFonts w:asciiTheme="minorHAnsi" w:hAnsiTheme="minorHAnsi" w:cstheme="minorHAnsi"/>
                <w:spacing w:val="-2"/>
                <w:sz w:val="22"/>
                <w:szCs w:val="22"/>
              </w:rPr>
            </w:pPr>
          </w:p>
        </w:tc>
        <w:tc>
          <w:tcPr>
            <w:tcW w:w="851" w:type="dxa"/>
            <w:tcBorders>
              <w:top w:val="nil"/>
            </w:tcBorders>
            <w:shd w:val="clear" w:color="auto" w:fill="C6D9F1"/>
            <w:vAlign w:val="center"/>
          </w:tcPr>
          <w:p w14:paraId="06E14A34" w14:textId="77777777" w:rsidR="00184748" w:rsidRPr="00D46E05" w:rsidRDefault="00A80E9B" w:rsidP="00D97B14">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D1</w:t>
            </w:r>
            <w:r w:rsidR="00D97B14" w:rsidRPr="00D46E05">
              <w:rPr>
                <w:rFonts w:asciiTheme="minorHAnsi" w:hAnsiTheme="minorHAnsi" w:cstheme="minorHAnsi"/>
                <w:spacing w:val="-2"/>
                <w:sz w:val="22"/>
                <w:szCs w:val="22"/>
              </w:rPr>
              <w:t>d</w:t>
            </w:r>
          </w:p>
        </w:tc>
        <w:tc>
          <w:tcPr>
            <w:tcW w:w="4920" w:type="dxa"/>
            <w:tcBorders>
              <w:top w:val="nil"/>
            </w:tcBorders>
            <w:shd w:val="clear" w:color="auto" w:fill="C6D9F1"/>
            <w:vAlign w:val="center"/>
          </w:tcPr>
          <w:p w14:paraId="0BE8622B" w14:textId="77777777" w:rsidR="00184748" w:rsidRPr="00D46E05" w:rsidRDefault="00184748" w:rsidP="00853CED">
            <w:pPr>
              <w:rPr>
                <w:rFonts w:asciiTheme="minorHAnsi" w:hAnsiTheme="minorHAnsi" w:cstheme="minorHAnsi"/>
                <w:sz w:val="22"/>
                <w:szCs w:val="22"/>
              </w:rPr>
            </w:pPr>
            <w:r w:rsidRPr="00D46E05">
              <w:rPr>
                <w:rFonts w:asciiTheme="minorHAnsi" w:hAnsiTheme="minorHAnsi" w:cstheme="minorHAnsi"/>
                <w:bCs/>
                <w:sz w:val="22"/>
                <w:szCs w:val="22"/>
              </w:rPr>
              <w:t xml:space="preserve">Are there strategies </w:t>
            </w:r>
            <w:r w:rsidR="00C2796A" w:rsidRPr="00D46E05">
              <w:rPr>
                <w:rFonts w:asciiTheme="minorHAnsi" w:hAnsiTheme="minorHAnsi" w:cstheme="minorHAnsi"/>
                <w:bCs/>
                <w:sz w:val="22"/>
                <w:szCs w:val="22"/>
              </w:rPr>
              <w:t xml:space="preserve">in place </w:t>
            </w:r>
            <w:r w:rsidRPr="00D46E05">
              <w:rPr>
                <w:rFonts w:asciiTheme="minorHAnsi" w:hAnsiTheme="minorHAnsi" w:cstheme="minorHAnsi"/>
                <w:bCs/>
                <w:sz w:val="22"/>
                <w:szCs w:val="22"/>
              </w:rPr>
              <w:t>for participants to confirm their consent</w:t>
            </w:r>
            <w:r w:rsidR="00207973" w:rsidRPr="00D46E05">
              <w:rPr>
                <w:rFonts w:asciiTheme="minorHAnsi" w:hAnsiTheme="minorHAnsi" w:cstheme="minorHAnsi"/>
                <w:bCs/>
                <w:sz w:val="22"/>
                <w:szCs w:val="22"/>
              </w:rPr>
              <w:t xml:space="preserve"> to be quoted</w:t>
            </w:r>
            <w:r w:rsidRPr="00D46E05">
              <w:rPr>
                <w:rFonts w:asciiTheme="minorHAnsi" w:hAnsiTheme="minorHAnsi" w:cstheme="minorHAnsi"/>
                <w:bCs/>
                <w:sz w:val="22"/>
                <w:szCs w:val="22"/>
              </w:rPr>
              <w:t>?</w:t>
            </w:r>
          </w:p>
        </w:tc>
        <w:tc>
          <w:tcPr>
            <w:tcW w:w="240" w:type="dxa"/>
            <w:tcBorders>
              <w:top w:val="nil"/>
              <w:bottom w:val="nil"/>
            </w:tcBorders>
            <w:shd w:val="clear" w:color="auto" w:fill="auto"/>
          </w:tcPr>
          <w:p w14:paraId="6D0AC4B7" w14:textId="77777777" w:rsidR="00184748" w:rsidRPr="00D46E05" w:rsidRDefault="00184748" w:rsidP="003250DB">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tcBorders>
              <w:top w:val="nil"/>
            </w:tcBorders>
            <w:shd w:val="clear" w:color="auto" w:fill="C6D9F1"/>
            <w:vAlign w:val="center"/>
          </w:tcPr>
          <w:p w14:paraId="51298A0E" w14:textId="77777777" w:rsidR="00184748" w:rsidRPr="00D46E05" w:rsidRDefault="00184748" w:rsidP="003250DB">
            <w:pPr>
              <w:tabs>
                <w:tab w:val="left" w:pos="86"/>
                <w:tab w:val="left" w:pos="567"/>
                <w:tab w:val="left" w:pos="893"/>
                <w:tab w:val="left" w:pos="5103"/>
                <w:tab w:val="left" w:pos="7117"/>
              </w:tabs>
              <w:suppressAutoHyphens/>
              <w:rPr>
                <w:rFonts w:asciiTheme="minorHAnsi" w:hAnsiTheme="minorHAnsi" w:cstheme="minorHAnsi"/>
                <w:spacing w:val="-2"/>
                <w:sz w:val="22"/>
                <w:szCs w:val="22"/>
              </w:rPr>
            </w:pPr>
            <w:proofErr w:type="gramStart"/>
            <w:r w:rsidRPr="00D46E05">
              <w:rPr>
                <w:rFonts w:asciiTheme="minorHAnsi" w:hAnsiTheme="minorHAnsi" w:cstheme="minorHAnsi"/>
                <w:spacing w:val="-2"/>
                <w:sz w:val="22"/>
                <w:szCs w:val="22"/>
              </w:rPr>
              <w:t>Yes</w:t>
            </w:r>
            <w:proofErr w:type="gramEnd"/>
            <w:r w:rsidR="005B1F3F" w:rsidRPr="00D46E05">
              <w:rPr>
                <w:rFonts w:asciiTheme="minorHAnsi" w:hAnsiTheme="minorHAnsi" w:cstheme="minorHAnsi"/>
                <w:spacing w:val="-2"/>
                <w:sz w:val="22"/>
                <w:szCs w:val="22"/>
              </w:rPr>
              <w:t xml:space="preserve"> </w:t>
            </w:r>
            <w:r w:rsidR="005B1F3F" w:rsidRPr="00D46E05">
              <w:rPr>
                <w:rFonts w:asciiTheme="minorHAnsi" w:hAnsiTheme="minorHAnsi" w:cstheme="minorHAnsi"/>
                <w:sz w:val="22"/>
                <w:szCs w:val="22"/>
              </w:rPr>
              <w:t xml:space="preserve">Go to </w:t>
            </w:r>
            <w:hyperlink w:anchor="D17" w:history="1">
              <w:r w:rsidR="005B1F3F" w:rsidRPr="00D46E05">
                <w:rPr>
                  <w:rStyle w:val="Hyperlink"/>
                  <w:rFonts w:asciiTheme="minorHAnsi" w:hAnsiTheme="minorHAnsi" w:cstheme="minorHAnsi"/>
                  <w:b/>
                  <w:sz w:val="22"/>
                  <w:szCs w:val="22"/>
                </w:rPr>
                <w:t>D1</w:t>
              </w:r>
              <w:r w:rsidR="009B5314" w:rsidRPr="00D46E05">
                <w:rPr>
                  <w:rStyle w:val="Hyperlink"/>
                  <w:rFonts w:asciiTheme="minorHAnsi" w:hAnsiTheme="minorHAnsi" w:cstheme="minorHAnsi"/>
                  <w:b/>
                  <w:sz w:val="22"/>
                  <w:szCs w:val="22"/>
                </w:rPr>
                <w:t>7</w:t>
              </w:r>
            </w:hyperlink>
            <w:r w:rsidR="005B1F3F" w:rsidRPr="00D46E05">
              <w:rPr>
                <w:rFonts w:asciiTheme="minorHAnsi" w:hAnsiTheme="minorHAnsi" w:cstheme="minorHAnsi"/>
                <w:b/>
                <w:sz w:val="22"/>
                <w:szCs w:val="22"/>
              </w:rPr>
              <w:t xml:space="preserve"> </w:t>
            </w:r>
            <w:r w:rsidR="005B1F3F" w:rsidRPr="00D46E05">
              <w:rPr>
                <w:rFonts w:asciiTheme="minorHAnsi" w:hAnsiTheme="minorHAnsi" w:cstheme="minorHAnsi"/>
                <w:sz w:val="22"/>
                <w:szCs w:val="22"/>
              </w:rPr>
              <w:t>then</w:t>
            </w:r>
          </w:p>
          <w:p w14:paraId="41A21261" w14:textId="77777777" w:rsidR="00184748" w:rsidRPr="00D46E05" w:rsidRDefault="00184748" w:rsidP="003250DB">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C2" w:history="1">
              <w:r w:rsidR="00881E9A" w:rsidRPr="00D46E05">
                <w:rPr>
                  <w:rStyle w:val="Hyperlink"/>
                  <w:rFonts w:asciiTheme="minorHAnsi" w:hAnsiTheme="minorHAnsi" w:cstheme="minorHAnsi"/>
                  <w:b/>
                  <w:sz w:val="22"/>
                  <w:szCs w:val="22"/>
                </w:rPr>
                <w:t>C2</w:t>
              </w:r>
            </w:hyperlink>
          </w:p>
        </w:tc>
        <w:tc>
          <w:tcPr>
            <w:tcW w:w="360" w:type="dxa"/>
            <w:tcBorders>
              <w:top w:val="nil"/>
            </w:tcBorders>
            <w:shd w:val="clear" w:color="auto" w:fill="C6D9F1"/>
            <w:vAlign w:val="center"/>
          </w:tcPr>
          <w:p w14:paraId="01A7DE2C" w14:textId="4294FCF4" w:rsidR="00184748" w:rsidRPr="00D46E05" w:rsidRDefault="0009447F" w:rsidP="003250DB">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Pr>
                <w:rFonts w:asciiTheme="minorHAnsi" w:hAnsiTheme="minorHAnsi" w:cstheme="minorHAnsi"/>
                <w:spacing w:val="-2"/>
                <w:sz w:val="22"/>
                <w:szCs w:val="22"/>
              </w:rPr>
              <w:t>X</w:t>
            </w:r>
          </w:p>
        </w:tc>
        <w:tc>
          <w:tcPr>
            <w:tcW w:w="240" w:type="dxa"/>
            <w:tcBorders>
              <w:top w:val="nil"/>
              <w:bottom w:val="nil"/>
            </w:tcBorders>
            <w:shd w:val="clear" w:color="auto" w:fill="auto"/>
            <w:vAlign w:val="center"/>
          </w:tcPr>
          <w:p w14:paraId="2002E3AD" w14:textId="77777777" w:rsidR="00184748" w:rsidRPr="00D46E05" w:rsidRDefault="00184748" w:rsidP="003250DB">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tcBorders>
              <w:top w:val="nil"/>
            </w:tcBorders>
            <w:shd w:val="clear" w:color="auto" w:fill="C6D9F1"/>
            <w:vAlign w:val="center"/>
          </w:tcPr>
          <w:p w14:paraId="29E52556" w14:textId="77777777" w:rsidR="00184748" w:rsidRPr="00D46E05" w:rsidRDefault="00184748" w:rsidP="003250DB">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p w14:paraId="56D63024" w14:textId="77777777" w:rsidR="00184748" w:rsidRPr="00D46E05" w:rsidRDefault="00184748" w:rsidP="009B5314">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D19" w:history="1">
              <w:r w:rsidR="00220A70" w:rsidRPr="00D46E05">
                <w:rPr>
                  <w:rStyle w:val="Hyperlink"/>
                  <w:rFonts w:asciiTheme="minorHAnsi" w:hAnsiTheme="minorHAnsi" w:cstheme="minorHAnsi"/>
                  <w:b/>
                  <w:sz w:val="22"/>
                  <w:szCs w:val="22"/>
                </w:rPr>
                <w:t>D</w:t>
              </w:r>
              <w:r w:rsidR="008C15DB" w:rsidRPr="00D46E05">
                <w:rPr>
                  <w:rStyle w:val="Hyperlink"/>
                  <w:rFonts w:asciiTheme="minorHAnsi" w:hAnsiTheme="minorHAnsi" w:cstheme="minorHAnsi"/>
                  <w:b/>
                  <w:sz w:val="22"/>
                  <w:szCs w:val="22"/>
                </w:rPr>
                <w:t>1</w:t>
              </w:r>
              <w:r w:rsidR="009B5314" w:rsidRPr="00D46E05">
                <w:rPr>
                  <w:rStyle w:val="Hyperlink"/>
                  <w:rFonts w:asciiTheme="minorHAnsi" w:hAnsiTheme="minorHAnsi" w:cstheme="minorHAnsi"/>
                  <w:b/>
                  <w:sz w:val="22"/>
                  <w:szCs w:val="22"/>
                </w:rPr>
                <w:t>9</w:t>
              </w:r>
            </w:hyperlink>
          </w:p>
        </w:tc>
        <w:tc>
          <w:tcPr>
            <w:tcW w:w="360" w:type="dxa"/>
            <w:tcBorders>
              <w:top w:val="nil"/>
            </w:tcBorders>
            <w:shd w:val="clear" w:color="auto" w:fill="C6D9F1"/>
            <w:vAlign w:val="center"/>
          </w:tcPr>
          <w:p w14:paraId="7201B9BE" w14:textId="77777777" w:rsidR="00184748" w:rsidRPr="00D46E05" w:rsidRDefault="00184748" w:rsidP="003250DB">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r>
    </w:tbl>
    <w:p w14:paraId="6E5F9798" w14:textId="77777777" w:rsidR="00543F43" w:rsidRPr="00D46E05" w:rsidRDefault="00543F43" w:rsidP="00543F43">
      <w:pPr>
        <w:tabs>
          <w:tab w:val="left" w:pos="1080"/>
          <w:tab w:val="left" w:pos="1620"/>
        </w:tabs>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 xml:space="preserve">Participants should be given an opportunity to sight the sections of the report where they are being quoted verbatim and asked to confirm their consent for the material to be used in that form.  </w:t>
      </w:r>
    </w:p>
    <w:p w14:paraId="6447984E" w14:textId="77777777" w:rsidR="00D97B14" w:rsidRPr="00D46E05" w:rsidRDefault="00D97B14" w:rsidP="006346B6">
      <w:pPr>
        <w:tabs>
          <w:tab w:val="left" w:pos="1080"/>
          <w:tab w:val="left" w:pos="1620"/>
        </w:tabs>
        <w:ind w:left="1620"/>
        <w:rPr>
          <w:rFonts w:asciiTheme="minorHAnsi" w:hAnsiTheme="minorHAnsi" w:cstheme="minorHAnsi"/>
          <w:color w:val="0000FF"/>
          <w:sz w:val="22"/>
          <w:szCs w:val="22"/>
        </w:rPr>
      </w:pPr>
    </w:p>
    <w:tbl>
      <w:tblPr>
        <w:tblW w:w="98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ayout w:type="fixed"/>
        <w:tblLook w:val="0000" w:firstRow="0" w:lastRow="0" w:firstColumn="0" w:lastColumn="0" w:noHBand="0" w:noVBand="0"/>
      </w:tblPr>
      <w:tblGrid>
        <w:gridCol w:w="709"/>
        <w:gridCol w:w="851"/>
        <w:gridCol w:w="4920"/>
        <w:gridCol w:w="240"/>
        <w:gridCol w:w="1080"/>
        <w:gridCol w:w="360"/>
        <w:gridCol w:w="240"/>
        <w:gridCol w:w="1080"/>
        <w:gridCol w:w="360"/>
      </w:tblGrid>
      <w:tr w:rsidR="00D97B14" w:rsidRPr="00D46E05" w14:paraId="0FE9A124" w14:textId="77777777" w:rsidTr="00576315">
        <w:trPr>
          <w:cantSplit/>
          <w:trHeight w:val="340"/>
        </w:trPr>
        <w:tc>
          <w:tcPr>
            <w:tcW w:w="709" w:type="dxa"/>
            <w:shd w:val="clear" w:color="auto" w:fill="CCC0D9"/>
            <w:vAlign w:val="center"/>
          </w:tcPr>
          <w:p w14:paraId="29AACC5E" w14:textId="77777777" w:rsidR="00D97B14" w:rsidRPr="00D46E05" w:rsidRDefault="00D97B14" w:rsidP="00D97B14">
            <w:pPr>
              <w:tabs>
                <w:tab w:val="left" w:pos="5103"/>
                <w:tab w:val="left" w:pos="7117"/>
              </w:tabs>
              <w:suppressAutoHyphens/>
              <w:rPr>
                <w:rFonts w:asciiTheme="minorHAnsi" w:hAnsiTheme="minorHAnsi" w:cstheme="minorHAnsi"/>
                <w:spacing w:val="-2"/>
                <w:sz w:val="22"/>
                <w:szCs w:val="22"/>
              </w:rPr>
            </w:pPr>
            <w:bookmarkStart w:id="31" w:name="D2"/>
            <w:r w:rsidRPr="00D46E05">
              <w:rPr>
                <w:rFonts w:asciiTheme="minorHAnsi" w:hAnsiTheme="minorHAnsi" w:cstheme="minorHAnsi"/>
                <w:spacing w:val="-2"/>
                <w:sz w:val="22"/>
                <w:szCs w:val="22"/>
              </w:rPr>
              <w:t>D2</w:t>
            </w:r>
            <w:bookmarkEnd w:id="31"/>
          </w:p>
        </w:tc>
        <w:tc>
          <w:tcPr>
            <w:tcW w:w="851" w:type="dxa"/>
            <w:shd w:val="clear" w:color="auto" w:fill="CCC0D9"/>
            <w:vAlign w:val="center"/>
          </w:tcPr>
          <w:p w14:paraId="186EF86F" w14:textId="77777777" w:rsidR="00D97B14" w:rsidRPr="00D46E05" w:rsidRDefault="00D97B14" w:rsidP="00D97B14">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D2a</w:t>
            </w:r>
          </w:p>
        </w:tc>
        <w:tc>
          <w:tcPr>
            <w:tcW w:w="4920" w:type="dxa"/>
            <w:shd w:val="clear" w:color="auto" w:fill="CCC0D9"/>
            <w:vAlign w:val="center"/>
          </w:tcPr>
          <w:p w14:paraId="743D7C55" w14:textId="77777777" w:rsidR="00D97B14" w:rsidRPr="00D46E05" w:rsidRDefault="00D97B14" w:rsidP="00853CED">
            <w:pPr>
              <w:rPr>
                <w:rFonts w:asciiTheme="minorHAnsi" w:hAnsiTheme="minorHAnsi" w:cstheme="minorHAnsi"/>
                <w:sz w:val="22"/>
                <w:szCs w:val="22"/>
              </w:rPr>
            </w:pPr>
            <w:r w:rsidRPr="00D46E05">
              <w:rPr>
                <w:rFonts w:asciiTheme="minorHAnsi" w:hAnsiTheme="minorHAnsi" w:cstheme="minorHAnsi"/>
                <w:bCs/>
                <w:sz w:val="22"/>
                <w:szCs w:val="22"/>
              </w:rPr>
              <w:t>Will prior warning be given to potential participants that they may be identifiable?</w:t>
            </w:r>
          </w:p>
        </w:tc>
        <w:tc>
          <w:tcPr>
            <w:tcW w:w="240" w:type="dxa"/>
            <w:tcBorders>
              <w:top w:val="nil"/>
              <w:bottom w:val="nil"/>
            </w:tcBorders>
            <w:shd w:val="clear" w:color="auto" w:fill="auto"/>
          </w:tcPr>
          <w:p w14:paraId="75D7CA0D" w14:textId="77777777" w:rsidR="00D97B14" w:rsidRPr="00D46E05" w:rsidRDefault="00D97B14" w:rsidP="00576315">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shd w:val="clear" w:color="auto" w:fill="CCC0D9"/>
            <w:vAlign w:val="center"/>
          </w:tcPr>
          <w:p w14:paraId="726F5A9E" w14:textId="77777777" w:rsidR="00D97B14" w:rsidRPr="00D46E05" w:rsidRDefault="00D97B14" w:rsidP="00576315">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p w14:paraId="34F45004" w14:textId="77777777" w:rsidR="00D97B14" w:rsidRPr="00D46E05" w:rsidRDefault="009B5314" w:rsidP="00576315">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Go to D2</w:t>
            </w:r>
            <w:r w:rsidR="00D97B14" w:rsidRPr="00D46E05">
              <w:rPr>
                <w:rFonts w:asciiTheme="minorHAnsi" w:hAnsiTheme="minorHAnsi" w:cstheme="minorHAnsi"/>
                <w:sz w:val="22"/>
                <w:szCs w:val="22"/>
              </w:rPr>
              <w:t>b</w:t>
            </w:r>
          </w:p>
        </w:tc>
        <w:tc>
          <w:tcPr>
            <w:tcW w:w="360" w:type="dxa"/>
            <w:shd w:val="clear" w:color="auto" w:fill="CCC0D9"/>
            <w:vAlign w:val="center"/>
          </w:tcPr>
          <w:p w14:paraId="1BAE8398" w14:textId="77777777" w:rsidR="00D97B14" w:rsidRPr="00D46E05" w:rsidRDefault="00D97B14" w:rsidP="00576315">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240" w:type="dxa"/>
            <w:tcBorders>
              <w:top w:val="nil"/>
              <w:bottom w:val="nil"/>
            </w:tcBorders>
            <w:shd w:val="clear" w:color="auto" w:fill="auto"/>
            <w:vAlign w:val="center"/>
          </w:tcPr>
          <w:p w14:paraId="10FB2567" w14:textId="77777777" w:rsidR="00D97B14" w:rsidRPr="00D46E05" w:rsidRDefault="00D97B14" w:rsidP="00576315">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shd w:val="clear" w:color="auto" w:fill="CCC0D9"/>
            <w:vAlign w:val="center"/>
          </w:tcPr>
          <w:p w14:paraId="0DD6A954" w14:textId="77777777" w:rsidR="00D97B14" w:rsidRPr="00D46E05" w:rsidRDefault="00D97B14" w:rsidP="00576315">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p w14:paraId="7F2AA4DF" w14:textId="77777777" w:rsidR="00D97B14" w:rsidRPr="00D46E05" w:rsidRDefault="00D97B14" w:rsidP="009B5314">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D19" w:history="1">
              <w:r w:rsidRPr="00D46E05">
                <w:rPr>
                  <w:rStyle w:val="Hyperlink"/>
                  <w:rFonts w:asciiTheme="minorHAnsi" w:hAnsiTheme="minorHAnsi" w:cstheme="minorHAnsi"/>
                  <w:b/>
                  <w:sz w:val="22"/>
                  <w:szCs w:val="22"/>
                </w:rPr>
                <w:t>D1</w:t>
              </w:r>
              <w:r w:rsidR="009B5314" w:rsidRPr="00D46E05">
                <w:rPr>
                  <w:rStyle w:val="Hyperlink"/>
                  <w:rFonts w:asciiTheme="minorHAnsi" w:hAnsiTheme="minorHAnsi" w:cstheme="minorHAnsi"/>
                  <w:b/>
                  <w:sz w:val="22"/>
                  <w:szCs w:val="22"/>
                </w:rPr>
                <w:t>9</w:t>
              </w:r>
            </w:hyperlink>
          </w:p>
        </w:tc>
        <w:tc>
          <w:tcPr>
            <w:tcW w:w="360" w:type="dxa"/>
            <w:shd w:val="clear" w:color="auto" w:fill="CCC0D9"/>
            <w:vAlign w:val="center"/>
          </w:tcPr>
          <w:p w14:paraId="22040968" w14:textId="77777777" w:rsidR="00D97B14" w:rsidRPr="00D46E05" w:rsidRDefault="00D97B14" w:rsidP="00576315">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r>
    </w:tbl>
    <w:p w14:paraId="10D7AB10" w14:textId="77777777" w:rsidR="00D97B14" w:rsidRPr="00D46E05" w:rsidRDefault="00D97B14" w:rsidP="00D97B14">
      <w:pPr>
        <w:rPr>
          <w:rFonts w:asciiTheme="minorHAnsi" w:hAnsiTheme="minorHAnsi" w:cstheme="minorHAnsi"/>
          <w:vanish/>
          <w:color w:val="0000FF"/>
          <w:sz w:val="22"/>
          <w:szCs w:val="22"/>
        </w:rPr>
      </w:pPr>
    </w:p>
    <w:tbl>
      <w:tblPr>
        <w:tblW w:w="98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ayout w:type="fixed"/>
        <w:tblLook w:val="0000" w:firstRow="0" w:lastRow="0" w:firstColumn="0" w:lastColumn="0" w:noHBand="0" w:noVBand="0"/>
      </w:tblPr>
      <w:tblGrid>
        <w:gridCol w:w="709"/>
        <w:gridCol w:w="851"/>
        <w:gridCol w:w="4920"/>
        <w:gridCol w:w="240"/>
        <w:gridCol w:w="1080"/>
        <w:gridCol w:w="360"/>
        <w:gridCol w:w="240"/>
        <w:gridCol w:w="1080"/>
        <w:gridCol w:w="360"/>
      </w:tblGrid>
      <w:tr w:rsidR="00D97B14" w:rsidRPr="00D46E05" w14:paraId="78BE669C" w14:textId="77777777" w:rsidTr="00576315">
        <w:trPr>
          <w:cantSplit/>
          <w:trHeight w:val="340"/>
        </w:trPr>
        <w:tc>
          <w:tcPr>
            <w:tcW w:w="709" w:type="dxa"/>
            <w:tcBorders>
              <w:top w:val="nil"/>
              <w:left w:val="nil"/>
              <w:bottom w:val="nil"/>
            </w:tcBorders>
            <w:shd w:val="clear" w:color="auto" w:fill="auto"/>
            <w:vAlign w:val="center"/>
          </w:tcPr>
          <w:p w14:paraId="3CCA3524" w14:textId="77777777" w:rsidR="00D97B14" w:rsidRPr="00D46E05" w:rsidRDefault="00D97B14" w:rsidP="00576315">
            <w:pPr>
              <w:tabs>
                <w:tab w:val="left" w:pos="5103"/>
                <w:tab w:val="left" w:pos="7117"/>
              </w:tabs>
              <w:suppressAutoHyphens/>
              <w:rPr>
                <w:rFonts w:asciiTheme="minorHAnsi" w:hAnsiTheme="minorHAnsi" w:cstheme="minorHAnsi"/>
                <w:spacing w:val="-2"/>
                <w:sz w:val="22"/>
                <w:szCs w:val="22"/>
              </w:rPr>
            </w:pPr>
          </w:p>
        </w:tc>
        <w:tc>
          <w:tcPr>
            <w:tcW w:w="851" w:type="dxa"/>
            <w:tcBorders>
              <w:top w:val="nil"/>
            </w:tcBorders>
            <w:shd w:val="clear" w:color="auto" w:fill="CCC0D9"/>
            <w:vAlign w:val="center"/>
          </w:tcPr>
          <w:p w14:paraId="346585FD" w14:textId="77777777" w:rsidR="00D97B14" w:rsidRPr="00D46E05" w:rsidRDefault="00D97B14" w:rsidP="00D97B14">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D2b</w:t>
            </w:r>
          </w:p>
        </w:tc>
        <w:tc>
          <w:tcPr>
            <w:tcW w:w="4920" w:type="dxa"/>
            <w:tcBorders>
              <w:top w:val="nil"/>
            </w:tcBorders>
            <w:shd w:val="clear" w:color="auto" w:fill="CCC0D9"/>
            <w:vAlign w:val="center"/>
          </w:tcPr>
          <w:p w14:paraId="35D20192" w14:textId="77777777" w:rsidR="00D97B14" w:rsidRPr="00D46E05" w:rsidRDefault="00D97B14" w:rsidP="00576315">
            <w:pPr>
              <w:rPr>
                <w:rFonts w:asciiTheme="minorHAnsi" w:hAnsiTheme="minorHAnsi" w:cstheme="minorHAnsi"/>
                <w:bCs/>
                <w:sz w:val="22"/>
                <w:szCs w:val="22"/>
              </w:rPr>
            </w:pPr>
            <w:r w:rsidRPr="00D46E05">
              <w:rPr>
                <w:rFonts w:asciiTheme="minorHAnsi" w:hAnsiTheme="minorHAnsi" w:cstheme="minorHAnsi"/>
                <w:bCs/>
                <w:sz w:val="22"/>
                <w:szCs w:val="22"/>
              </w:rPr>
              <w:t>Will the potential participants be identifiable for the purpose of reporting, presenting at conferences &amp; publishing?</w:t>
            </w:r>
          </w:p>
        </w:tc>
        <w:tc>
          <w:tcPr>
            <w:tcW w:w="240" w:type="dxa"/>
            <w:tcBorders>
              <w:top w:val="nil"/>
              <w:bottom w:val="nil"/>
            </w:tcBorders>
            <w:shd w:val="clear" w:color="auto" w:fill="auto"/>
          </w:tcPr>
          <w:p w14:paraId="5492FC87" w14:textId="77777777" w:rsidR="00D97B14" w:rsidRPr="00D46E05" w:rsidRDefault="00D97B14" w:rsidP="00576315">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tcBorders>
              <w:top w:val="nil"/>
            </w:tcBorders>
            <w:shd w:val="clear" w:color="auto" w:fill="CCC0D9"/>
            <w:vAlign w:val="center"/>
          </w:tcPr>
          <w:p w14:paraId="25EEB39E" w14:textId="77777777" w:rsidR="00D97B14" w:rsidRPr="00D46E05" w:rsidRDefault="00D97B14" w:rsidP="00576315">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p w14:paraId="516D6F71" w14:textId="77777777" w:rsidR="00D97B14" w:rsidRPr="00D46E05" w:rsidRDefault="009B5314" w:rsidP="00576315">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Go to D2</w:t>
            </w:r>
            <w:r w:rsidR="00D97B14" w:rsidRPr="00D46E05">
              <w:rPr>
                <w:rFonts w:asciiTheme="minorHAnsi" w:hAnsiTheme="minorHAnsi" w:cstheme="minorHAnsi"/>
                <w:sz w:val="22"/>
                <w:szCs w:val="22"/>
              </w:rPr>
              <w:t>c</w:t>
            </w:r>
          </w:p>
        </w:tc>
        <w:tc>
          <w:tcPr>
            <w:tcW w:w="360" w:type="dxa"/>
            <w:tcBorders>
              <w:top w:val="nil"/>
            </w:tcBorders>
            <w:shd w:val="clear" w:color="auto" w:fill="CCC0D9"/>
            <w:vAlign w:val="center"/>
          </w:tcPr>
          <w:p w14:paraId="6E5920FC" w14:textId="77777777" w:rsidR="00D97B14" w:rsidRPr="00D46E05" w:rsidRDefault="00D97B14" w:rsidP="00576315">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240" w:type="dxa"/>
            <w:tcBorders>
              <w:top w:val="nil"/>
              <w:bottom w:val="nil"/>
            </w:tcBorders>
            <w:shd w:val="clear" w:color="auto" w:fill="auto"/>
            <w:vAlign w:val="center"/>
          </w:tcPr>
          <w:p w14:paraId="6C5342B4" w14:textId="77777777" w:rsidR="00D97B14" w:rsidRPr="00D46E05" w:rsidRDefault="00D97B14" w:rsidP="00576315">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tcBorders>
              <w:top w:val="nil"/>
            </w:tcBorders>
            <w:shd w:val="clear" w:color="auto" w:fill="CCC0D9"/>
            <w:vAlign w:val="center"/>
          </w:tcPr>
          <w:p w14:paraId="5132E774" w14:textId="77777777" w:rsidR="00D97B14" w:rsidRPr="00D46E05" w:rsidRDefault="00D97B14" w:rsidP="00576315">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p w14:paraId="28E634EB" w14:textId="77777777" w:rsidR="00D97B14" w:rsidRPr="00D46E05" w:rsidRDefault="009B5314" w:rsidP="00853CED">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Go to D2</w:t>
            </w:r>
            <w:r w:rsidR="00853CED" w:rsidRPr="00D46E05">
              <w:rPr>
                <w:rFonts w:asciiTheme="minorHAnsi" w:hAnsiTheme="minorHAnsi" w:cstheme="minorHAnsi"/>
                <w:sz w:val="22"/>
                <w:szCs w:val="22"/>
              </w:rPr>
              <w:t>c</w:t>
            </w:r>
          </w:p>
        </w:tc>
        <w:tc>
          <w:tcPr>
            <w:tcW w:w="360" w:type="dxa"/>
            <w:tcBorders>
              <w:top w:val="nil"/>
            </w:tcBorders>
            <w:shd w:val="clear" w:color="auto" w:fill="CCC0D9"/>
            <w:vAlign w:val="center"/>
          </w:tcPr>
          <w:p w14:paraId="2288E4CE" w14:textId="77777777" w:rsidR="00D97B14" w:rsidRPr="00D46E05" w:rsidRDefault="00D97B14" w:rsidP="00576315">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r>
      <w:tr w:rsidR="00D97B14" w:rsidRPr="00D46E05" w14:paraId="5DF9B280" w14:textId="77777777" w:rsidTr="00576315">
        <w:trPr>
          <w:cantSplit/>
          <w:trHeight w:val="340"/>
        </w:trPr>
        <w:tc>
          <w:tcPr>
            <w:tcW w:w="709" w:type="dxa"/>
            <w:tcBorders>
              <w:top w:val="nil"/>
              <w:left w:val="nil"/>
              <w:bottom w:val="nil"/>
            </w:tcBorders>
            <w:shd w:val="clear" w:color="auto" w:fill="auto"/>
            <w:vAlign w:val="center"/>
          </w:tcPr>
          <w:p w14:paraId="3B735C38" w14:textId="77777777" w:rsidR="00D97B14" w:rsidRPr="00D46E05" w:rsidRDefault="00D97B14" w:rsidP="00576315">
            <w:pPr>
              <w:tabs>
                <w:tab w:val="left" w:pos="5103"/>
                <w:tab w:val="left" w:pos="7117"/>
              </w:tabs>
              <w:suppressAutoHyphens/>
              <w:rPr>
                <w:rFonts w:asciiTheme="minorHAnsi" w:hAnsiTheme="minorHAnsi" w:cstheme="minorHAnsi"/>
                <w:spacing w:val="-2"/>
                <w:sz w:val="22"/>
                <w:szCs w:val="22"/>
              </w:rPr>
            </w:pPr>
          </w:p>
        </w:tc>
        <w:tc>
          <w:tcPr>
            <w:tcW w:w="851" w:type="dxa"/>
            <w:tcBorders>
              <w:top w:val="nil"/>
            </w:tcBorders>
            <w:shd w:val="clear" w:color="auto" w:fill="CCC0D9"/>
            <w:vAlign w:val="center"/>
          </w:tcPr>
          <w:p w14:paraId="53A59940" w14:textId="77777777" w:rsidR="00D97B14" w:rsidRPr="00D46E05" w:rsidRDefault="00D97B14" w:rsidP="00D97B14">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D2c</w:t>
            </w:r>
          </w:p>
        </w:tc>
        <w:tc>
          <w:tcPr>
            <w:tcW w:w="4920" w:type="dxa"/>
            <w:tcBorders>
              <w:top w:val="nil"/>
            </w:tcBorders>
            <w:shd w:val="clear" w:color="auto" w:fill="CCC0D9"/>
            <w:vAlign w:val="center"/>
          </w:tcPr>
          <w:p w14:paraId="12F4FBFA" w14:textId="77777777" w:rsidR="00D97B14" w:rsidRPr="00D46E05" w:rsidRDefault="00D97B14" w:rsidP="00576315">
            <w:pPr>
              <w:rPr>
                <w:rFonts w:asciiTheme="minorHAnsi" w:hAnsiTheme="minorHAnsi" w:cstheme="minorHAnsi"/>
                <w:bCs/>
                <w:sz w:val="22"/>
                <w:szCs w:val="22"/>
              </w:rPr>
            </w:pPr>
            <w:r w:rsidRPr="00D46E05">
              <w:rPr>
                <w:rFonts w:asciiTheme="minorHAnsi" w:hAnsiTheme="minorHAnsi" w:cstheme="minorHAnsi"/>
                <w:bCs/>
                <w:sz w:val="22"/>
                <w:szCs w:val="22"/>
              </w:rPr>
              <w:t>Will specific consent for identification be obtained?</w:t>
            </w:r>
          </w:p>
        </w:tc>
        <w:tc>
          <w:tcPr>
            <w:tcW w:w="240" w:type="dxa"/>
            <w:tcBorders>
              <w:top w:val="nil"/>
              <w:bottom w:val="nil"/>
            </w:tcBorders>
            <w:shd w:val="clear" w:color="auto" w:fill="auto"/>
          </w:tcPr>
          <w:p w14:paraId="5B73637C" w14:textId="77777777" w:rsidR="00D97B14" w:rsidRPr="00D46E05" w:rsidRDefault="00D97B14" w:rsidP="00576315">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tcBorders>
              <w:top w:val="nil"/>
            </w:tcBorders>
            <w:shd w:val="clear" w:color="auto" w:fill="CCC0D9"/>
            <w:vAlign w:val="center"/>
          </w:tcPr>
          <w:p w14:paraId="74BC78B1" w14:textId="77777777" w:rsidR="00D97B14" w:rsidRPr="00D46E05" w:rsidRDefault="00D97B14" w:rsidP="00576315">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p w14:paraId="7D6F06AC" w14:textId="77777777" w:rsidR="00D97B14" w:rsidRPr="00D46E05" w:rsidRDefault="009B5314" w:rsidP="00576315">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Go to D2</w:t>
            </w:r>
            <w:r w:rsidR="00D97B14" w:rsidRPr="00D46E05">
              <w:rPr>
                <w:rFonts w:asciiTheme="minorHAnsi" w:hAnsiTheme="minorHAnsi" w:cstheme="minorHAnsi"/>
                <w:sz w:val="22"/>
                <w:szCs w:val="22"/>
              </w:rPr>
              <w:t>d</w:t>
            </w:r>
          </w:p>
        </w:tc>
        <w:tc>
          <w:tcPr>
            <w:tcW w:w="360" w:type="dxa"/>
            <w:tcBorders>
              <w:top w:val="nil"/>
            </w:tcBorders>
            <w:shd w:val="clear" w:color="auto" w:fill="CCC0D9"/>
            <w:vAlign w:val="center"/>
          </w:tcPr>
          <w:p w14:paraId="275FF5BD" w14:textId="77777777" w:rsidR="00D97B14" w:rsidRPr="00D46E05" w:rsidRDefault="00D97B14" w:rsidP="00576315">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240" w:type="dxa"/>
            <w:tcBorders>
              <w:top w:val="nil"/>
              <w:bottom w:val="nil"/>
            </w:tcBorders>
            <w:shd w:val="clear" w:color="auto" w:fill="auto"/>
            <w:vAlign w:val="center"/>
          </w:tcPr>
          <w:p w14:paraId="276313E0" w14:textId="77777777" w:rsidR="00D97B14" w:rsidRPr="00D46E05" w:rsidRDefault="00D97B14" w:rsidP="00576315">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tcBorders>
              <w:top w:val="nil"/>
            </w:tcBorders>
            <w:shd w:val="clear" w:color="auto" w:fill="CCC0D9"/>
            <w:vAlign w:val="center"/>
          </w:tcPr>
          <w:p w14:paraId="1EFE4567" w14:textId="77777777" w:rsidR="00D97B14" w:rsidRPr="00D46E05" w:rsidRDefault="00D97B14" w:rsidP="00576315">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p w14:paraId="1BB94FC5" w14:textId="77777777" w:rsidR="00D97B14" w:rsidRPr="00D46E05" w:rsidRDefault="00D97B14" w:rsidP="009B5314">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D19" w:history="1">
              <w:r w:rsidRPr="00D46E05">
                <w:rPr>
                  <w:rStyle w:val="Hyperlink"/>
                  <w:rFonts w:asciiTheme="minorHAnsi" w:hAnsiTheme="minorHAnsi" w:cstheme="minorHAnsi"/>
                  <w:b/>
                  <w:sz w:val="22"/>
                  <w:szCs w:val="22"/>
                </w:rPr>
                <w:t>D1</w:t>
              </w:r>
              <w:r w:rsidR="009B5314" w:rsidRPr="00D46E05">
                <w:rPr>
                  <w:rStyle w:val="Hyperlink"/>
                  <w:rFonts w:asciiTheme="minorHAnsi" w:hAnsiTheme="minorHAnsi" w:cstheme="minorHAnsi"/>
                  <w:b/>
                  <w:sz w:val="22"/>
                  <w:szCs w:val="22"/>
                </w:rPr>
                <w:t>9</w:t>
              </w:r>
            </w:hyperlink>
          </w:p>
        </w:tc>
        <w:tc>
          <w:tcPr>
            <w:tcW w:w="360" w:type="dxa"/>
            <w:tcBorders>
              <w:top w:val="nil"/>
            </w:tcBorders>
            <w:shd w:val="clear" w:color="auto" w:fill="CCC0D9"/>
            <w:vAlign w:val="center"/>
          </w:tcPr>
          <w:p w14:paraId="2F35F9C1" w14:textId="77777777" w:rsidR="00D97B14" w:rsidRPr="00D46E05" w:rsidRDefault="00D97B14" w:rsidP="00576315">
            <w:pPr>
              <w:tabs>
                <w:tab w:val="left" w:pos="86"/>
                <w:tab w:val="left" w:pos="567"/>
                <w:tab w:val="left" w:pos="893"/>
                <w:tab w:val="left" w:pos="5103"/>
                <w:tab w:val="left" w:pos="7117"/>
              </w:tabs>
              <w:suppressAutoHyphens/>
              <w:rPr>
                <w:rFonts w:asciiTheme="minorHAnsi" w:hAnsiTheme="minorHAnsi" w:cstheme="minorHAnsi"/>
                <w:spacing w:val="-2"/>
                <w:sz w:val="22"/>
                <w:szCs w:val="22"/>
              </w:rPr>
            </w:pPr>
          </w:p>
          <w:p w14:paraId="44BB3C00" w14:textId="77777777" w:rsidR="00D97B14" w:rsidRPr="00D46E05" w:rsidRDefault="00D97B14" w:rsidP="00576315">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r>
    </w:tbl>
    <w:p w14:paraId="4F41C4EC" w14:textId="77777777" w:rsidR="00D97B14" w:rsidRPr="00D46E05" w:rsidRDefault="00D97B14" w:rsidP="00D97B14">
      <w:pPr>
        <w:rPr>
          <w:rFonts w:asciiTheme="minorHAnsi" w:hAnsiTheme="minorHAnsi" w:cstheme="minorHAnsi"/>
          <w:vanish/>
          <w:color w:val="0000FF"/>
          <w:sz w:val="22"/>
          <w:szCs w:val="22"/>
        </w:rPr>
      </w:pPr>
    </w:p>
    <w:tbl>
      <w:tblPr>
        <w:tblW w:w="98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ayout w:type="fixed"/>
        <w:tblLook w:val="0000" w:firstRow="0" w:lastRow="0" w:firstColumn="0" w:lastColumn="0" w:noHBand="0" w:noVBand="0"/>
      </w:tblPr>
      <w:tblGrid>
        <w:gridCol w:w="709"/>
        <w:gridCol w:w="851"/>
        <w:gridCol w:w="4920"/>
        <w:gridCol w:w="240"/>
        <w:gridCol w:w="1080"/>
        <w:gridCol w:w="360"/>
        <w:gridCol w:w="240"/>
        <w:gridCol w:w="1080"/>
        <w:gridCol w:w="360"/>
      </w:tblGrid>
      <w:tr w:rsidR="00D97B14" w:rsidRPr="00D46E05" w14:paraId="447C5472" w14:textId="77777777" w:rsidTr="00576315">
        <w:trPr>
          <w:cantSplit/>
          <w:trHeight w:val="340"/>
        </w:trPr>
        <w:tc>
          <w:tcPr>
            <w:tcW w:w="709" w:type="dxa"/>
            <w:tcBorders>
              <w:top w:val="nil"/>
              <w:left w:val="nil"/>
              <w:bottom w:val="nil"/>
            </w:tcBorders>
            <w:shd w:val="clear" w:color="auto" w:fill="auto"/>
            <w:vAlign w:val="center"/>
          </w:tcPr>
          <w:p w14:paraId="292C6535" w14:textId="77777777" w:rsidR="00D97B14" w:rsidRPr="00D46E05" w:rsidRDefault="00D97B14" w:rsidP="00576315">
            <w:pPr>
              <w:tabs>
                <w:tab w:val="left" w:pos="5103"/>
                <w:tab w:val="left" w:pos="7117"/>
              </w:tabs>
              <w:suppressAutoHyphens/>
              <w:rPr>
                <w:rFonts w:asciiTheme="minorHAnsi" w:hAnsiTheme="minorHAnsi" w:cstheme="minorHAnsi"/>
                <w:spacing w:val="-2"/>
                <w:sz w:val="22"/>
                <w:szCs w:val="22"/>
              </w:rPr>
            </w:pPr>
          </w:p>
        </w:tc>
        <w:tc>
          <w:tcPr>
            <w:tcW w:w="851" w:type="dxa"/>
            <w:tcBorders>
              <w:top w:val="nil"/>
            </w:tcBorders>
            <w:shd w:val="clear" w:color="auto" w:fill="CCC0D9"/>
            <w:vAlign w:val="center"/>
          </w:tcPr>
          <w:p w14:paraId="27336312" w14:textId="77777777" w:rsidR="00D97B14" w:rsidRPr="00D46E05" w:rsidRDefault="00D97B14" w:rsidP="00D97B14">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D2d</w:t>
            </w:r>
          </w:p>
        </w:tc>
        <w:tc>
          <w:tcPr>
            <w:tcW w:w="4920" w:type="dxa"/>
            <w:tcBorders>
              <w:top w:val="nil"/>
            </w:tcBorders>
            <w:shd w:val="clear" w:color="auto" w:fill="CCC0D9"/>
            <w:vAlign w:val="center"/>
          </w:tcPr>
          <w:p w14:paraId="796C6195" w14:textId="77777777" w:rsidR="00D97B14" w:rsidRPr="00D46E05" w:rsidRDefault="00D97B14" w:rsidP="00853CED">
            <w:pPr>
              <w:rPr>
                <w:rFonts w:asciiTheme="minorHAnsi" w:hAnsiTheme="minorHAnsi" w:cstheme="minorHAnsi"/>
                <w:sz w:val="22"/>
                <w:szCs w:val="22"/>
              </w:rPr>
            </w:pPr>
            <w:r w:rsidRPr="00D46E05">
              <w:rPr>
                <w:rFonts w:asciiTheme="minorHAnsi" w:hAnsiTheme="minorHAnsi" w:cstheme="minorHAnsi"/>
                <w:bCs/>
                <w:sz w:val="22"/>
                <w:szCs w:val="22"/>
              </w:rPr>
              <w:t>Are there strategies in place for participants to confirm their consent to be identified?</w:t>
            </w:r>
          </w:p>
        </w:tc>
        <w:tc>
          <w:tcPr>
            <w:tcW w:w="240" w:type="dxa"/>
            <w:tcBorders>
              <w:top w:val="nil"/>
              <w:bottom w:val="nil"/>
            </w:tcBorders>
            <w:shd w:val="clear" w:color="auto" w:fill="auto"/>
          </w:tcPr>
          <w:p w14:paraId="4DE88C3C" w14:textId="77777777" w:rsidR="00D97B14" w:rsidRPr="00D46E05" w:rsidRDefault="00D97B14" w:rsidP="00576315">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tcBorders>
              <w:top w:val="nil"/>
            </w:tcBorders>
            <w:shd w:val="clear" w:color="auto" w:fill="CCC0D9"/>
            <w:vAlign w:val="center"/>
          </w:tcPr>
          <w:p w14:paraId="6D58C46B" w14:textId="77777777" w:rsidR="00D97B14" w:rsidRPr="00D46E05" w:rsidRDefault="00D97B14" w:rsidP="00576315">
            <w:pPr>
              <w:tabs>
                <w:tab w:val="left" w:pos="86"/>
                <w:tab w:val="left" w:pos="567"/>
                <w:tab w:val="left" w:pos="893"/>
                <w:tab w:val="left" w:pos="5103"/>
                <w:tab w:val="left" w:pos="7117"/>
              </w:tabs>
              <w:suppressAutoHyphens/>
              <w:rPr>
                <w:rFonts w:asciiTheme="minorHAnsi" w:hAnsiTheme="minorHAnsi" w:cstheme="minorHAnsi"/>
                <w:spacing w:val="-2"/>
                <w:sz w:val="22"/>
                <w:szCs w:val="22"/>
              </w:rPr>
            </w:pPr>
            <w:proofErr w:type="gramStart"/>
            <w:r w:rsidRPr="00D46E05">
              <w:rPr>
                <w:rFonts w:asciiTheme="minorHAnsi" w:hAnsiTheme="minorHAnsi" w:cstheme="minorHAnsi"/>
                <w:spacing w:val="-2"/>
                <w:sz w:val="22"/>
                <w:szCs w:val="22"/>
              </w:rPr>
              <w:t>Yes</w:t>
            </w:r>
            <w:proofErr w:type="gramEnd"/>
            <w:r w:rsidRPr="00D46E05">
              <w:rPr>
                <w:rFonts w:asciiTheme="minorHAnsi" w:hAnsiTheme="minorHAnsi" w:cstheme="minorHAnsi"/>
                <w:spacing w:val="-2"/>
                <w:sz w:val="22"/>
                <w:szCs w:val="22"/>
              </w:rPr>
              <w:t xml:space="preserve"> </w:t>
            </w:r>
            <w:r w:rsidRPr="00D46E05">
              <w:rPr>
                <w:rFonts w:asciiTheme="minorHAnsi" w:hAnsiTheme="minorHAnsi" w:cstheme="minorHAnsi"/>
                <w:sz w:val="22"/>
                <w:szCs w:val="22"/>
              </w:rPr>
              <w:t xml:space="preserve">Go to </w:t>
            </w:r>
            <w:hyperlink w:anchor="D17" w:history="1">
              <w:r w:rsidRPr="00D46E05">
                <w:rPr>
                  <w:rStyle w:val="Hyperlink"/>
                  <w:rFonts w:asciiTheme="minorHAnsi" w:hAnsiTheme="minorHAnsi" w:cstheme="minorHAnsi"/>
                  <w:b/>
                  <w:sz w:val="22"/>
                  <w:szCs w:val="22"/>
                </w:rPr>
                <w:t>D1</w:t>
              </w:r>
              <w:r w:rsidR="009B5314" w:rsidRPr="00D46E05">
                <w:rPr>
                  <w:rStyle w:val="Hyperlink"/>
                  <w:rFonts w:asciiTheme="minorHAnsi" w:hAnsiTheme="minorHAnsi" w:cstheme="minorHAnsi"/>
                  <w:b/>
                  <w:sz w:val="22"/>
                  <w:szCs w:val="22"/>
                </w:rPr>
                <w:t>7</w:t>
              </w:r>
            </w:hyperlink>
            <w:r w:rsidRPr="00D46E05">
              <w:rPr>
                <w:rFonts w:asciiTheme="minorHAnsi" w:hAnsiTheme="minorHAnsi" w:cstheme="minorHAnsi"/>
                <w:b/>
                <w:sz w:val="22"/>
                <w:szCs w:val="22"/>
              </w:rPr>
              <w:t xml:space="preserve"> </w:t>
            </w:r>
            <w:r w:rsidRPr="00D46E05">
              <w:rPr>
                <w:rFonts w:asciiTheme="minorHAnsi" w:hAnsiTheme="minorHAnsi" w:cstheme="minorHAnsi"/>
                <w:sz w:val="22"/>
                <w:szCs w:val="22"/>
              </w:rPr>
              <w:t>then</w:t>
            </w:r>
          </w:p>
          <w:p w14:paraId="017428EC" w14:textId="77777777" w:rsidR="00D97B14" w:rsidRPr="00D46E05" w:rsidRDefault="00D97B14" w:rsidP="00462B89">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C3" w:history="1">
              <w:r w:rsidR="00462B89" w:rsidRPr="00D46E05">
                <w:rPr>
                  <w:rStyle w:val="Hyperlink"/>
                  <w:rFonts w:asciiTheme="minorHAnsi" w:hAnsiTheme="minorHAnsi" w:cstheme="minorHAnsi"/>
                  <w:b/>
                  <w:sz w:val="22"/>
                  <w:szCs w:val="22"/>
                </w:rPr>
                <w:t>C3</w:t>
              </w:r>
            </w:hyperlink>
          </w:p>
        </w:tc>
        <w:tc>
          <w:tcPr>
            <w:tcW w:w="360" w:type="dxa"/>
            <w:tcBorders>
              <w:top w:val="nil"/>
            </w:tcBorders>
            <w:shd w:val="clear" w:color="auto" w:fill="CCC0D9"/>
            <w:vAlign w:val="center"/>
          </w:tcPr>
          <w:p w14:paraId="6052965C" w14:textId="77777777" w:rsidR="00D97B14" w:rsidRPr="00D46E05" w:rsidRDefault="00D97B14" w:rsidP="00576315">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240" w:type="dxa"/>
            <w:tcBorders>
              <w:top w:val="nil"/>
              <w:bottom w:val="nil"/>
            </w:tcBorders>
            <w:shd w:val="clear" w:color="auto" w:fill="auto"/>
            <w:vAlign w:val="center"/>
          </w:tcPr>
          <w:p w14:paraId="5B5F4334" w14:textId="77777777" w:rsidR="00D97B14" w:rsidRPr="00D46E05" w:rsidRDefault="00D97B14" w:rsidP="00576315">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tcBorders>
              <w:top w:val="nil"/>
            </w:tcBorders>
            <w:shd w:val="clear" w:color="auto" w:fill="CCC0D9"/>
            <w:vAlign w:val="center"/>
          </w:tcPr>
          <w:p w14:paraId="70A209E3" w14:textId="77777777" w:rsidR="00D97B14" w:rsidRPr="00D46E05" w:rsidRDefault="00D97B14" w:rsidP="00576315">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p w14:paraId="13624E2A" w14:textId="77777777" w:rsidR="00D97B14" w:rsidRPr="00D46E05" w:rsidRDefault="00D97B14" w:rsidP="009B5314">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D19" w:history="1">
              <w:r w:rsidRPr="00D46E05">
                <w:rPr>
                  <w:rStyle w:val="Hyperlink"/>
                  <w:rFonts w:asciiTheme="minorHAnsi" w:hAnsiTheme="minorHAnsi" w:cstheme="minorHAnsi"/>
                  <w:b/>
                  <w:sz w:val="22"/>
                  <w:szCs w:val="22"/>
                </w:rPr>
                <w:t>D1</w:t>
              </w:r>
              <w:r w:rsidR="009B5314" w:rsidRPr="00D46E05">
                <w:rPr>
                  <w:rStyle w:val="Hyperlink"/>
                  <w:rFonts w:asciiTheme="minorHAnsi" w:hAnsiTheme="minorHAnsi" w:cstheme="minorHAnsi"/>
                  <w:b/>
                  <w:sz w:val="22"/>
                  <w:szCs w:val="22"/>
                </w:rPr>
                <w:t>9</w:t>
              </w:r>
            </w:hyperlink>
          </w:p>
        </w:tc>
        <w:tc>
          <w:tcPr>
            <w:tcW w:w="360" w:type="dxa"/>
            <w:tcBorders>
              <w:top w:val="nil"/>
            </w:tcBorders>
            <w:shd w:val="clear" w:color="auto" w:fill="CCC0D9"/>
            <w:vAlign w:val="center"/>
          </w:tcPr>
          <w:p w14:paraId="3D5D6F1C" w14:textId="77777777" w:rsidR="00D97B14" w:rsidRPr="00D46E05" w:rsidRDefault="00D97B14" w:rsidP="00576315">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r>
    </w:tbl>
    <w:p w14:paraId="70C079FE" w14:textId="77777777" w:rsidR="004B4974" w:rsidRPr="00D46E05" w:rsidRDefault="00030E0A" w:rsidP="00D97B14">
      <w:pPr>
        <w:tabs>
          <w:tab w:val="left" w:pos="1080"/>
          <w:tab w:val="left" w:pos="1620"/>
        </w:tabs>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Participants should be given an</w:t>
      </w:r>
      <w:r w:rsidR="005F1D71" w:rsidRPr="00D46E05">
        <w:rPr>
          <w:rFonts w:asciiTheme="minorHAnsi" w:hAnsiTheme="minorHAnsi" w:cstheme="minorHAnsi"/>
          <w:vanish/>
          <w:color w:val="0000FF"/>
          <w:sz w:val="22"/>
          <w:szCs w:val="22"/>
        </w:rPr>
        <w:t xml:space="preserve"> opportunity to sight the sections of the report where they are identifiable </w:t>
      </w:r>
      <w:r w:rsidR="00DB37A1" w:rsidRPr="00D46E05">
        <w:rPr>
          <w:rFonts w:asciiTheme="minorHAnsi" w:hAnsiTheme="minorHAnsi" w:cstheme="minorHAnsi"/>
          <w:vanish/>
          <w:color w:val="0000FF"/>
          <w:sz w:val="22"/>
          <w:szCs w:val="22"/>
        </w:rPr>
        <w:t xml:space="preserve">and asked to confirm their consent for the material to be used in that form. </w:t>
      </w:r>
      <w:r w:rsidR="001A26F2" w:rsidRPr="00D46E05">
        <w:rPr>
          <w:rFonts w:asciiTheme="minorHAnsi" w:hAnsiTheme="minorHAnsi" w:cstheme="minorHAnsi"/>
          <w:vanish/>
          <w:color w:val="0000FF"/>
          <w:sz w:val="22"/>
          <w:szCs w:val="22"/>
        </w:rPr>
        <w:t xml:space="preserve"> </w:t>
      </w:r>
    </w:p>
    <w:p w14:paraId="23150AA6" w14:textId="77777777" w:rsidR="004B4974" w:rsidRPr="00D46E05" w:rsidRDefault="004B4974" w:rsidP="00331B14">
      <w:pPr>
        <w:tabs>
          <w:tab w:val="left" w:pos="1800"/>
        </w:tabs>
        <w:rPr>
          <w:rFonts w:asciiTheme="minorHAnsi" w:hAnsiTheme="minorHAnsi" w:cstheme="minorHAnsi"/>
          <w:color w:val="000000"/>
          <w:sz w:val="22"/>
          <w:szCs w:val="22"/>
        </w:rPr>
      </w:pPr>
    </w:p>
    <w:tbl>
      <w:tblPr>
        <w:tblW w:w="98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ayout w:type="fixed"/>
        <w:tblLook w:val="0000" w:firstRow="0" w:lastRow="0" w:firstColumn="0" w:lastColumn="0" w:noHBand="0" w:noVBand="0"/>
      </w:tblPr>
      <w:tblGrid>
        <w:gridCol w:w="709"/>
        <w:gridCol w:w="851"/>
        <w:gridCol w:w="4920"/>
        <w:gridCol w:w="240"/>
        <w:gridCol w:w="1080"/>
        <w:gridCol w:w="360"/>
        <w:gridCol w:w="240"/>
        <w:gridCol w:w="1080"/>
        <w:gridCol w:w="360"/>
      </w:tblGrid>
      <w:tr w:rsidR="00CE0B3D" w:rsidRPr="00D46E05" w14:paraId="5A8C530D" w14:textId="77777777" w:rsidTr="00DB2173">
        <w:trPr>
          <w:cantSplit/>
          <w:trHeight w:val="340"/>
        </w:trPr>
        <w:tc>
          <w:tcPr>
            <w:tcW w:w="709" w:type="dxa"/>
            <w:tcBorders>
              <w:right w:val="single" w:sz="4" w:space="0" w:color="auto"/>
            </w:tcBorders>
            <w:shd w:val="clear" w:color="auto" w:fill="C6D9F1"/>
            <w:vAlign w:val="center"/>
          </w:tcPr>
          <w:p w14:paraId="79464211" w14:textId="77777777" w:rsidR="00881E9A" w:rsidRPr="00D46E05" w:rsidRDefault="00881E9A" w:rsidP="00D97B14">
            <w:pPr>
              <w:tabs>
                <w:tab w:val="left" w:pos="5103"/>
                <w:tab w:val="left" w:pos="7117"/>
              </w:tabs>
              <w:suppressAutoHyphens/>
              <w:rPr>
                <w:rFonts w:asciiTheme="minorHAnsi" w:hAnsiTheme="minorHAnsi" w:cstheme="minorHAnsi"/>
                <w:spacing w:val="-2"/>
                <w:sz w:val="22"/>
                <w:szCs w:val="22"/>
              </w:rPr>
            </w:pPr>
            <w:bookmarkStart w:id="32" w:name="D3"/>
            <w:r w:rsidRPr="00D46E05">
              <w:rPr>
                <w:rFonts w:asciiTheme="minorHAnsi" w:hAnsiTheme="minorHAnsi" w:cstheme="minorHAnsi"/>
                <w:spacing w:val="-2"/>
                <w:sz w:val="22"/>
                <w:szCs w:val="22"/>
              </w:rPr>
              <w:t>D</w:t>
            </w:r>
            <w:r w:rsidR="00D97B14" w:rsidRPr="00D46E05">
              <w:rPr>
                <w:rFonts w:asciiTheme="minorHAnsi" w:hAnsiTheme="minorHAnsi" w:cstheme="minorHAnsi"/>
                <w:spacing w:val="-2"/>
                <w:sz w:val="22"/>
                <w:szCs w:val="22"/>
              </w:rPr>
              <w:t>3</w:t>
            </w:r>
            <w:bookmarkEnd w:id="32"/>
          </w:p>
        </w:tc>
        <w:tc>
          <w:tcPr>
            <w:tcW w:w="851" w:type="dxa"/>
            <w:tcBorders>
              <w:left w:val="single" w:sz="4" w:space="0" w:color="auto"/>
              <w:right w:val="single" w:sz="4" w:space="0" w:color="auto"/>
            </w:tcBorders>
            <w:shd w:val="clear" w:color="auto" w:fill="C6D9F1"/>
            <w:vAlign w:val="center"/>
          </w:tcPr>
          <w:p w14:paraId="1761761F" w14:textId="77777777" w:rsidR="00881E9A" w:rsidRPr="00D46E05" w:rsidRDefault="00881E9A" w:rsidP="00D97B14">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D</w:t>
            </w:r>
            <w:r w:rsidR="00D97B14" w:rsidRPr="00D46E05">
              <w:rPr>
                <w:rFonts w:asciiTheme="minorHAnsi" w:hAnsiTheme="minorHAnsi" w:cstheme="minorHAnsi"/>
                <w:spacing w:val="-2"/>
                <w:sz w:val="22"/>
                <w:szCs w:val="22"/>
              </w:rPr>
              <w:t>3</w:t>
            </w:r>
            <w:r w:rsidRPr="00D46E05">
              <w:rPr>
                <w:rFonts w:asciiTheme="minorHAnsi" w:hAnsiTheme="minorHAnsi" w:cstheme="minorHAnsi"/>
                <w:spacing w:val="-2"/>
                <w:sz w:val="22"/>
                <w:szCs w:val="22"/>
              </w:rPr>
              <w:t>a</w:t>
            </w:r>
          </w:p>
        </w:tc>
        <w:tc>
          <w:tcPr>
            <w:tcW w:w="4920" w:type="dxa"/>
            <w:tcBorders>
              <w:left w:val="single" w:sz="4" w:space="0" w:color="auto"/>
            </w:tcBorders>
            <w:shd w:val="clear" w:color="auto" w:fill="C6D9F1"/>
            <w:vAlign w:val="center"/>
          </w:tcPr>
          <w:p w14:paraId="10FD44FA" w14:textId="77777777" w:rsidR="00881E9A" w:rsidRPr="00D46E05" w:rsidRDefault="00881E9A" w:rsidP="003250DB">
            <w:pPr>
              <w:rPr>
                <w:rFonts w:asciiTheme="minorHAnsi" w:hAnsiTheme="minorHAnsi" w:cstheme="minorHAnsi"/>
                <w:sz w:val="22"/>
                <w:szCs w:val="22"/>
              </w:rPr>
            </w:pPr>
            <w:r w:rsidRPr="00D46E05">
              <w:rPr>
                <w:rFonts w:asciiTheme="minorHAnsi" w:hAnsiTheme="minorHAnsi" w:cstheme="minorHAnsi"/>
                <w:bCs/>
                <w:sz w:val="22"/>
                <w:szCs w:val="22"/>
              </w:rPr>
              <w:t xml:space="preserve">Will consent be </w:t>
            </w:r>
            <w:r w:rsidR="008E3EDE" w:rsidRPr="00D46E05">
              <w:rPr>
                <w:rFonts w:asciiTheme="minorHAnsi" w:hAnsiTheme="minorHAnsi" w:cstheme="minorHAnsi"/>
                <w:bCs/>
                <w:sz w:val="22"/>
                <w:szCs w:val="22"/>
              </w:rPr>
              <w:t>obtained</w:t>
            </w:r>
            <w:r w:rsidRPr="00D46E05">
              <w:rPr>
                <w:rFonts w:asciiTheme="minorHAnsi" w:hAnsiTheme="minorHAnsi" w:cstheme="minorHAnsi"/>
                <w:bCs/>
                <w:sz w:val="22"/>
                <w:szCs w:val="22"/>
              </w:rPr>
              <w:t xml:space="preserve"> from a ‘person</w:t>
            </w:r>
            <w:r w:rsidR="008E3EDE" w:rsidRPr="00D46E05">
              <w:rPr>
                <w:rFonts w:asciiTheme="minorHAnsi" w:hAnsiTheme="minorHAnsi" w:cstheme="minorHAnsi"/>
                <w:bCs/>
                <w:sz w:val="22"/>
                <w:szCs w:val="22"/>
              </w:rPr>
              <w:t xml:space="preserve"> with authority</w:t>
            </w:r>
            <w:r w:rsidRPr="00D46E05">
              <w:rPr>
                <w:rFonts w:asciiTheme="minorHAnsi" w:hAnsiTheme="minorHAnsi" w:cstheme="minorHAnsi"/>
                <w:bCs/>
                <w:sz w:val="22"/>
                <w:szCs w:val="22"/>
              </w:rPr>
              <w:t>?</w:t>
            </w:r>
          </w:p>
        </w:tc>
        <w:tc>
          <w:tcPr>
            <w:tcW w:w="240" w:type="dxa"/>
            <w:tcBorders>
              <w:top w:val="nil"/>
              <w:bottom w:val="nil"/>
            </w:tcBorders>
            <w:shd w:val="clear" w:color="auto" w:fill="auto"/>
          </w:tcPr>
          <w:p w14:paraId="5F4BE9C2" w14:textId="77777777" w:rsidR="00881E9A" w:rsidRPr="00D46E05" w:rsidRDefault="00881E9A" w:rsidP="003250DB">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shd w:val="clear" w:color="auto" w:fill="C6D9F1"/>
            <w:vAlign w:val="center"/>
          </w:tcPr>
          <w:p w14:paraId="7E53A77E" w14:textId="77777777" w:rsidR="00881E9A" w:rsidRPr="00D46E05" w:rsidRDefault="00881E9A" w:rsidP="003250DB">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p w14:paraId="6A4D7BD1" w14:textId="77777777" w:rsidR="00881E9A" w:rsidRPr="00D46E05" w:rsidRDefault="00881E9A" w:rsidP="009B5314">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C4" w:history="1">
              <w:r w:rsidRPr="00D46E05">
                <w:rPr>
                  <w:rStyle w:val="Hyperlink"/>
                  <w:rFonts w:asciiTheme="minorHAnsi" w:hAnsiTheme="minorHAnsi" w:cstheme="minorHAnsi"/>
                  <w:b/>
                  <w:sz w:val="22"/>
                  <w:szCs w:val="22"/>
                </w:rPr>
                <w:t>C</w:t>
              </w:r>
              <w:r w:rsidR="009B5314" w:rsidRPr="00D46E05">
                <w:rPr>
                  <w:rStyle w:val="Hyperlink"/>
                  <w:rFonts w:asciiTheme="minorHAnsi" w:hAnsiTheme="minorHAnsi" w:cstheme="minorHAnsi"/>
                  <w:b/>
                  <w:sz w:val="22"/>
                  <w:szCs w:val="22"/>
                </w:rPr>
                <w:t>4</w:t>
              </w:r>
            </w:hyperlink>
          </w:p>
        </w:tc>
        <w:tc>
          <w:tcPr>
            <w:tcW w:w="360" w:type="dxa"/>
            <w:shd w:val="clear" w:color="auto" w:fill="C6D9F1"/>
            <w:vAlign w:val="center"/>
          </w:tcPr>
          <w:p w14:paraId="3993E21C" w14:textId="77777777" w:rsidR="00881E9A" w:rsidRPr="00D46E05" w:rsidRDefault="00881E9A" w:rsidP="003250DB">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240" w:type="dxa"/>
            <w:tcBorders>
              <w:top w:val="nil"/>
              <w:bottom w:val="nil"/>
            </w:tcBorders>
            <w:shd w:val="clear" w:color="auto" w:fill="auto"/>
            <w:vAlign w:val="center"/>
          </w:tcPr>
          <w:p w14:paraId="79561633" w14:textId="77777777" w:rsidR="00881E9A" w:rsidRPr="00D46E05" w:rsidRDefault="00881E9A" w:rsidP="003250DB">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shd w:val="clear" w:color="auto" w:fill="C6D9F1"/>
            <w:vAlign w:val="center"/>
          </w:tcPr>
          <w:p w14:paraId="769E8E0C" w14:textId="77777777" w:rsidR="00881E9A" w:rsidRPr="00D46E05" w:rsidRDefault="00881E9A" w:rsidP="003250DB">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p w14:paraId="3BBC5560" w14:textId="77777777" w:rsidR="00881E9A" w:rsidRPr="00D46E05" w:rsidRDefault="00881E9A" w:rsidP="009B5314">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D17" w:history="1">
              <w:r w:rsidR="007E6CAD" w:rsidRPr="00D46E05">
                <w:rPr>
                  <w:rStyle w:val="Hyperlink"/>
                  <w:rFonts w:asciiTheme="minorHAnsi" w:hAnsiTheme="minorHAnsi" w:cstheme="minorHAnsi"/>
                  <w:b/>
                  <w:sz w:val="22"/>
                  <w:szCs w:val="22"/>
                </w:rPr>
                <w:t>D1</w:t>
              </w:r>
              <w:r w:rsidR="009B5314" w:rsidRPr="00D46E05">
                <w:rPr>
                  <w:rStyle w:val="Hyperlink"/>
                  <w:rFonts w:asciiTheme="minorHAnsi" w:hAnsiTheme="minorHAnsi" w:cstheme="minorHAnsi"/>
                  <w:b/>
                  <w:sz w:val="22"/>
                  <w:szCs w:val="22"/>
                </w:rPr>
                <w:t>7</w:t>
              </w:r>
            </w:hyperlink>
            <w:r w:rsidRPr="00D46E05">
              <w:rPr>
                <w:rFonts w:asciiTheme="minorHAnsi" w:hAnsiTheme="minorHAnsi" w:cstheme="minorHAnsi"/>
                <w:sz w:val="22"/>
                <w:szCs w:val="22"/>
              </w:rPr>
              <w:t xml:space="preserve"> then </w:t>
            </w:r>
            <w:hyperlink w:anchor="C4" w:history="1">
              <w:r w:rsidRPr="00D46E05">
                <w:rPr>
                  <w:rStyle w:val="Hyperlink"/>
                  <w:rFonts w:asciiTheme="minorHAnsi" w:hAnsiTheme="minorHAnsi" w:cstheme="minorHAnsi"/>
                  <w:b/>
                  <w:sz w:val="22"/>
                  <w:szCs w:val="22"/>
                </w:rPr>
                <w:t>C</w:t>
              </w:r>
              <w:r w:rsidR="009B5314" w:rsidRPr="00D46E05">
                <w:rPr>
                  <w:rStyle w:val="Hyperlink"/>
                  <w:rFonts w:asciiTheme="minorHAnsi" w:hAnsiTheme="minorHAnsi" w:cstheme="minorHAnsi"/>
                  <w:b/>
                  <w:sz w:val="22"/>
                  <w:szCs w:val="22"/>
                </w:rPr>
                <w:t>4</w:t>
              </w:r>
            </w:hyperlink>
          </w:p>
        </w:tc>
        <w:tc>
          <w:tcPr>
            <w:tcW w:w="360" w:type="dxa"/>
            <w:shd w:val="clear" w:color="auto" w:fill="C6D9F1"/>
            <w:vAlign w:val="center"/>
          </w:tcPr>
          <w:p w14:paraId="432416D2" w14:textId="77777777" w:rsidR="00881E9A" w:rsidRPr="00D46E05" w:rsidRDefault="00881E9A" w:rsidP="003250DB">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r>
    </w:tbl>
    <w:p w14:paraId="545AEE9E" w14:textId="77777777" w:rsidR="0080560E" w:rsidRPr="00D46E05" w:rsidRDefault="001B1EEA" w:rsidP="00543F43">
      <w:pPr>
        <w:tabs>
          <w:tab w:val="left" w:pos="1080"/>
        </w:tabs>
        <w:ind w:left="426"/>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A</w:t>
      </w:r>
      <w:r w:rsidR="001C42C6" w:rsidRPr="00D46E05">
        <w:rPr>
          <w:rFonts w:asciiTheme="minorHAnsi" w:hAnsiTheme="minorHAnsi" w:cstheme="minorHAnsi"/>
          <w:vanish/>
          <w:color w:val="0000FF"/>
          <w:sz w:val="22"/>
          <w:szCs w:val="22"/>
        </w:rPr>
        <w:t>ppropriate consent from a ‘person</w:t>
      </w:r>
      <w:r w:rsidR="008E3EDE" w:rsidRPr="00D46E05">
        <w:rPr>
          <w:rFonts w:asciiTheme="minorHAnsi" w:hAnsiTheme="minorHAnsi" w:cstheme="minorHAnsi"/>
          <w:vanish/>
          <w:color w:val="0000FF"/>
          <w:sz w:val="22"/>
          <w:szCs w:val="22"/>
        </w:rPr>
        <w:t xml:space="preserve"> with authority’</w:t>
      </w:r>
      <w:r w:rsidR="0080560E" w:rsidRPr="00D46E05">
        <w:rPr>
          <w:rFonts w:asciiTheme="minorHAnsi" w:hAnsiTheme="minorHAnsi" w:cstheme="minorHAnsi"/>
          <w:vanish/>
          <w:color w:val="0000FF"/>
          <w:sz w:val="22"/>
          <w:szCs w:val="22"/>
        </w:rPr>
        <w:t xml:space="preserve"> </w:t>
      </w:r>
      <w:r w:rsidRPr="00D46E05">
        <w:rPr>
          <w:rFonts w:asciiTheme="minorHAnsi" w:hAnsiTheme="minorHAnsi" w:cstheme="minorHAnsi"/>
          <w:vanish/>
          <w:color w:val="0000FF"/>
          <w:sz w:val="22"/>
          <w:szCs w:val="22"/>
        </w:rPr>
        <w:t xml:space="preserve">may be required if </w:t>
      </w:r>
      <w:r w:rsidR="0080560E" w:rsidRPr="00D46E05">
        <w:rPr>
          <w:rFonts w:asciiTheme="minorHAnsi" w:hAnsiTheme="minorHAnsi" w:cstheme="minorHAnsi"/>
          <w:vanish/>
          <w:color w:val="0000FF"/>
          <w:sz w:val="22"/>
          <w:szCs w:val="22"/>
        </w:rPr>
        <w:t xml:space="preserve">the participant’s capacity to assess the risks, including loss of privacy, </w:t>
      </w:r>
      <w:r w:rsidRPr="00D46E05">
        <w:rPr>
          <w:rFonts w:asciiTheme="minorHAnsi" w:hAnsiTheme="minorHAnsi" w:cstheme="minorHAnsi"/>
          <w:vanish/>
          <w:color w:val="0000FF"/>
          <w:sz w:val="22"/>
          <w:szCs w:val="22"/>
        </w:rPr>
        <w:t xml:space="preserve">may </w:t>
      </w:r>
      <w:r w:rsidR="0080560E" w:rsidRPr="00D46E05">
        <w:rPr>
          <w:rFonts w:asciiTheme="minorHAnsi" w:hAnsiTheme="minorHAnsi" w:cstheme="minorHAnsi"/>
          <w:vanish/>
          <w:color w:val="0000FF"/>
          <w:sz w:val="22"/>
          <w:szCs w:val="22"/>
        </w:rPr>
        <w:t>be impaired.</w:t>
      </w:r>
    </w:p>
    <w:p w14:paraId="3F80F585" w14:textId="77777777" w:rsidR="00DE1D00" w:rsidRPr="00D46E05" w:rsidRDefault="00DE1D00" w:rsidP="00543F43">
      <w:pPr>
        <w:tabs>
          <w:tab w:val="left" w:pos="1080"/>
        </w:tabs>
        <w:ind w:left="426"/>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 xml:space="preserve">A 'person </w:t>
      </w:r>
      <w:r w:rsidR="008E3EDE" w:rsidRPr="00D46E05">
        <w:rPr>
          <w:rFonts w:asciiTheme="minorHAnsi" w:hAnsiTheme="minorHAnsi" w:cstheme="minorHAnsi"/>
          <w:vanish/>
          <w:color w:val="0000FF"/>
          <w:sz w:val="22"/>
          <w:szCs w:val="22"/>
        </w:rPr>
        <w:t>with authority</w:t>
      </w:r>
      <w:r w:rsidRPr="00D46E05">
        <w:rPr>
          <w:rFonts w:asciiTheme="minorHAnsi" w:hAnsiTheme="minorHAnsi" w:cstheme="minorHAnsi"/>
          <w:vanish/>
          <w:color w:val="0000FF"/>
          <w:sz w:val="22"/>
          <w:szCs w:val="22"/>
        </w:rPr>
        <w:t xml:space="preserve">' is </w:t>
      </w:r>
      <w:r w:rsidR="00D14F98" w:rsidRPr="00D46E05">
        <w:rPr>
          <w:rFonts w:asciiTheme="minorHAnsi" w:hAnsiTheme="minorHAnsi" w:cstheme="minorHAnsi"/>
          <w:vanish/>
          <w:color w:val="0000FF"/>
          <w:sz w:val="22"/>
          <w:szCs w:val="22"/>
        </w:rPr>
        <w:t xml:space="preserve">one </w:t>
      </w:r>
      <w:r w:rsidR="00B621E7" w:rsidRPr="00D46E05">
        <w:rPr>
          <w:rFonts w:asciiTheme="minorHAnsi" w:hAnsiTheme="minorHAnsi" w:cstheme="minorHAnsi"/>
          <w:vanish/>
          <w:color w:val="0000FF"/>
          <w:sz w:val="22"/>
          <w:szCs w:val="22"/>
        </w:rPr>
        <w:t xml:space="preserve">of the </w:t>
      </w:r>
      <w:r w:rsidR="00A42C43" w:rsidRPr="00D46E05">
        <w:rPr>
          <w:rFonts w:asciiTheme="minorHAnsi" w:hAnsiTheme="minorHAnsi" w:cstheme="minorHAnsi"/>
          <w:vanish/>
          <w:color w:val="0000FF"/>
          <w:sz w:val="22"/>
          <w:szCs w:val="22"/>
        </w:rPr>
        <w:t>following (in hierarchical order)</w:t>
      </w:r>
      <w:r w:rsidR="00983655" w:rsidRPr="00D46E05">
        <w:rPr>
          <w:rFonts w:asciiTheme="minorHAnsi" w:hAnsiTheme="minorHAnsi" w:cstheme="minorHAnsi"/>
          <w:vanish/>
          <w:color w:val="0000FF"/>
          <w:sz w:val="22"/>
          <w:szCs w:val="22"/>
        </w:rPr>
        <w:t xml:space="preserve"> and is not necessarily the next of kin</w:t>
      </w:r>
      <w:r w:rsidRPr="00D46E05">
        <w:rPr>
          <w:rFonts w:asciiTheme="minorHAnsi" w:hAnsiTheme="minorHAnsi" w:cstheme="minorHAnsi"/>
          <w:vanish/>
          <w:color w:val="0000FF"/>
          <w:sz w:val="22"/>
          <w:szCs w:val="22"/>
        </w:rPr>
        <w:t xml:space="preserve">: </w:t>
      </w:r>
    </w:p>
    <w:p w14:paraId="5157CC27" w14:textId="77777777" w:rsidR="00DE1D00" w:rsidRPr="00D46E05" w:rsidRDefault="00DE1D00" w:rsidP="00543F43">
      <w:pPr>
        <w:numPr>
          <w:ilvl w:val="0"/>
          <w:numId w:val="1"/>
        </w:numPr>
        <w:tabs>
          <w:tab w:val="left" w:pos="2160"/>
        </w:tabs>
        <w:spacing w:before="40"/>
        <w:ind w:left="426" w:hanging="363"/>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a guardian (including an enduring guardian)</w:t>
      </w:r>
      <w:r w:rsidR="002B3095" w:rsidRPr="00D46E05">
        <w:rPr>
          <w:rFonts w:asciiTheme="minorHAnsi" w:hAnsiTheme="minorHAnsi" w:cstheme="minorHAnsi"/>
          <w:vanish/>
          <w:color w:val="0000FF"/>
          <w:sz w:val="22"/>
          <w:szCs w:val="22"/>
        </w:rPr>
        <w:t>;</w:t>
      </w:r>
    </w:p>
    <w:p w14:paraId="303FD008" w14:textId="77777777" w:rsidR="00DE1D00" w:rsidRPr="00D46E05" w:rsidRDefault="00DE1D00" w:rsidP="00543F43">
      <w:pPr>
        <w:tabs>
          <w:tab w:val="left" w:pos="2160"/>
        </w:tabs>
        <w:spacing w:before="40"/>
        <w:ind w:left="426"/>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 xml:space="preserve">or, if there is no guardian: </w:t>
      </w:r>
    </w:p>
    <w:p w14:paraId="1B1C90E9" w14:textId="77777777" w:rsidR="00DE1D00" w:rsidRPr="00D46E05" w:rsidRDefault="00DE1D00" w:rsidP="00543F43">
      <w:pPr>
        <w:numPr>
          <w:ilvl w:val="0"/>
          <w:numId w:val="1"/>
        </w:numPr>
        <w:tabs>
          <w:tab w:val="left" w:pos="2160"/>
        </w:tabs>
        <w:spacing w:before="40"/>
        <w:ind w:left="426" w:hanging="363"/>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the most recent spouse or de facto spouse with whom the person has a close, continuing relationship. 'De facto spouse' includes same sex partners;</w:t>
      </w:r>
    </w:p>
    <w:p w14:paraId="31EFF17E" w14:textId="77777777" w:rsidR="00DE1D00" w:rsidRPr="00D46E05" w:rsidRDefault="00DE1D00" w:rsidP="00543F43">
      <w:pPr>
        <w:tabs>
          <w:tab w:val="left" w:pos="2160"/>
        </w:tabs>
        <w:spacing w:before="40"/>
        <w:ind w:left="426"/>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 xml:space="preserve">or, if there is no spouse or de facto spouse: </w:t>
      </w:r>
    </w:p>
    <w:p w14:paraId="5D10471D" w14:textId="77777777" w:rsidR="00DE1D00" w:rsidRPr="00D46E05" w:rsidRDefault="00DE1D00" w:rsidP="00543F43">
      <w:pPr>
        <w:numPr>
          <w:ilvl w:val="0"/>
          <w:numId w:val="1"/>
        </w:numPr>
        <w:tabs>
          <w:tab w:val="left" w:pos="2160"/>
        </w:tabs>
        <w:spacing w:before="40"/>
        <w:ind w:left="426" w:hanging="363"/>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an unpaid carer who is now providing support to the person or provided this support before the person entered residential care</w:t>
      </w:r>
      <w:r w:rsidR="002B3095" w:rsidRPr="00D46E05">
        <w:rPr>
          <w:rFonts w:asciiTheme="minorHAnsi" w:hAnsiTheme="minorHAnsi" w:cstheme="minorHAnsi"/>
          <w:vanish/>
          <w:color w:val="0000FF"/>
          <w:sz w:val="22"/>
          <w:szCs w:val="22"/>
        </w:rPr>
        <w:t>;</w:t>
      </w:r>
    </w:p>
    <w:p w14:paraId="5485034B" w14:textId="77777777" w:rsidR="00DE1D00" w:rsidRPr="00D46E05" w:rsidRDefault="00DE1D00" w:rsidP="00543F43">
      <w:pPr>
        <w:tabs>
          <w:tab w:val="left" w:pos="2160"/>
        </w:tabs>
        <w:spacing w:before="40"/>
        <w:ind w:left="426"/>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 xml:space="preserve">or, if there is no carer: </w:t>
      </w:r>
    </w:p>
    <w:p w14:paraId="0DDC3355" w14:textId="77777777" w:rsidR="00DE1D00" w:rsidRPr="00D46E05" w:rsidRDefault="00DE1D00" w:rsidP="00543F43">
      <w:pPr>
        <w:numPr>
          <w:ilvl w:val="0"/>
          <w:numId w:val="1"/>
        </w:numPr>
        <w:tabs>
          <w:tab w:val="left" w:pos="2160"/>
        </w:tabs>
        <w:spacing w:before="40"/>
        <w:ind w:left="426" w:hanging="363"/>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a relative or friend who has a close personal relationship with the person</w:t>
      </w:r>
      <w:r w:rsidR="00A42C43" w:rsidRPr="00D46E05">
        <w:rPr>
          <w:rFonts w:asciiTheme="minorHAnsi" w:hAnsiTheme="minorHAnsi" w:cstheme="minorHAnsi"/>
          <w:vanish/>
          <w:color w:val="0000FF"/>
          <w:sz w:val="22"/>
          <w:szCs w:val="22"/>
        </w:rPr>
        <w:t>.</w:t>
      </w:r>
    </w:p>
    <w:p w14:paraId="53AA0A9C" w14:textId="77777777" w:rsidR="00A42C43" w:rsidRPr="00D46E05" w:rsidRDefault="00A42C43" w:rsidP="00543F43">
      <w:pPr>
        <w:tabs>
          <w:tab w:val="left" w:pos="1080"/>
        </w:tabs>
        <w:ind w:left="426"/>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lastRenderedPageBreak/>
        <w:t xml:space="preserve">A ‘person responsible’ cannot consent to </w:t>
      </w:r>
      <w:r w:rsidR="003112DD" w:rsidRPr="00D46E05">
        <w:rPr>
          <w:rFonts w:asciiTheme="minorHAnsi" w:hAnsiTheme="minorHAnsi" w:cstheme="minorHAnsi"/>
          <w:vanish/>
          <w:color w:val="0000FF"/>
          <w:sz w:val="22"/>
          <w:szCs w:val="22"/>
        </w:rPr>
        <w:t>special or experimental medical procedures, or consent to treatment if the patient objects.</w:t>
      </w:r>
    </w:p>
    <w:p w14:paraId="3D65EE7F" w14:textId="77777777" w:rsidR="00A42C43" w:rsidRPr="00D46E05" w:rsidRDefault="00A42C43" w:rsidP="00543F43">
      <w:pPr>
        <w:tabs>
          <w:tab w:val="left" w:pos="1080"/>
        </w:tabs>
        <w:ind w:left="426"/>
        <w:rPr>
          <w:rFonts w:asciiTheme="minorHAnsi" w:hAnsiTheme="minorHAnsi" w:cstheme="minorHAnsi"/>
          <w:vanish/>
          <w:color w:val="0000FF"/>
          <w:sz w:val="22"/>
          <w:szCs w:val="22"/>
        </w:rPr>
      </w:pPr>
      <w:r w:rsidRPr="00D46E05">
        <w:rPr>
          <w:rFonts w:asciiTheme="minorHAnsi" w:hAnsiTheme="minorHAnsi" w:cstheme="minorHAnsi"/>
          <w:i/>
          <w:vanish/>
          <w:color w:val="0000FF"/>
          <w:sz w:val="22"/>
          <w:szCs w:val="22"/>
        </w:rPr>
        <w:t>(Source:  The</w:t>
      </w:r>
      <w:r w:rsidR="0069427E" w:rsidRPr="00D46E05">
        <w:rPr>
          <w:rFonts w:asciiTheme="minorHAnsi" w:hAnsiTheme="minorHAnsi" w:cstheme="minorHAnsi"/>
          <w:i/>
          <w:vanish/>
          <w:color w:val="0000FF"/>
          <w:sz w:val="22"/>
          <w:szCs w:val="22"/>
        </w:rPr>
        <w:t xml:space="preserve"> NSW Guardianship Tribunal)</w:t>
      </w:r>
      <w:r w:rsidR="004378CC" w:rsidRPr="00D46E05">
        <w:rPr>
          <w:rFonts w:asciiTheme="minorHAnsi" w:hAnsiTheme="minorHAnsi" w:cstheme="minorHAnsi"/>
          <w:vanish/>
          <w:color w:val="0000FF"/>
          <w:sz w:val="22"/>
          <w:szCs w:val="22"/>
        </w:rPr>
        <w:t xml:space="preserve"> </w:t>
      </w:r>
    </w:p>
    <w:p w14:paraId="0A7B403A" w14:textId="77777777" w:rsidR="00BD5822" w:rsidRPr="00D46E05" w:rsidRDefault="00BD5822" w:rsidP="00BD5822">
      <w:pPr>
        <w:rPr>
          <w:rFonts w:asciiTheme="minorHAnsi" w:hAnsiTheme="minorHAnsi" w:cstheme="minorHAnsi"/>
          <w:sz w:val="22"/>
          <w:szCs w:val="22"/>
        </w:rPr>
      </w:pPr>
    </w:p>
    <w:tbl>
      <w:tblPr>
        <w:tblW w:w="98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ayout w:type="fixed"/>
        <w:tblLook w:val="0000" w:firstRow="0" w:lastRow="0" w:firstColumn="0" w:lastColumn="0" w:noHBand="0" w:noVBand="0"/>
      </w:tblPr>
      <w:tblGrid>
        <w:gridCol w:w="709"/>
        <w:gridCol w:w="851"/>
        <w:gridCol w:w="4920"/>
        <w:gridCol w:w="240"/>
        <w:gridCol w:w="1080"/>
        <w:gridCol w:w="360"/>
        <w:gridCol w:w="240"/>
        <w:gridCol w:w="1080"/>
        <w:gridCol w:w="360"/>
      </w:tblGrid>
      <w:tr w:rsidR="00CE0B3D" w:rsidRPr="00D46E05" w14:paraId="745E4295" w14:textId="77777777" w:rsidTr="00A37E4A">
        <w:trPr>
          <w:cantSplit/>
          <w:trHeight w:val="340"/>
        </w:trPr>
        <w:tc>
          <w:tcPr>
            <w:tcW w:w="709" w:type="dxa"/>
            <w:shd w:val="clear" w:color="auto" w:fill="CCC0D9"/>
            <w:vAlign w:val="center"/>
          </w:tcPr>
          <w:p w14:paraId="355BAC7D" w14:textId="77777777" w:rsidR="00CE0B3D" w:rsidRPr="00D46E05" w:rsidRDefault="00CE0B3D" w:rsidP="00D97B14">
            <w:pPr>
              <w:tabs>
                <w:tab w:val="left" w:pos="5103"/>
                <w:tab w:val="left" w:pos="7117"/>
              </w:tabs>
              <w:suppressAutoHyphens/>
              <w:rPr>
                <w:rFonts w:asciiTheme="minorHAnsi" w:hAnsiTheme="minorHAnsi" w:cstheme="minorHAnsi"/>
                <w:spacing w:val="-2"/>
                <w:sz w:val="22"/>
                <w:szCs w:val="22"/>
              </w:rPr>
            </w:pPr>
            <w:bookmarkStart w:id="33" w:name="D4"/>
            <w:r w:rsidRPr="00D46E05">
              <w:rPr>
                <w:rFonts w:asciiTheme="minorHAnsi" w:hAnsiTheme="minorHAnsi" w:cstheme="minorHAnsi"/>
                <w:spacing w:val="-2"/>
                <w:sz w:val="22"/>
                <w:szCs w:val="22"/>
              </w:rPr>
              <w:t>D</w:t>
            </w:r>
            <w:r w:rsidR="00D97B14" w:rsidRPr="00D46E05">
              <w:rPr>
                <w:rFonts w:asciiTheme="minorHAnsi" w:hAnsiTheme="minorHAnsi" w:cstheme="minorHAnsi"/>
                <w:spacing w:val="-2"/>
                <w:sz w:val="22"/>
                <w:szCs w:val="22"/>
              </w:rPr>
              <w:t>4</w:t>
            </w:r>
            <w:bookmarkEnd w:id="33"/>
          </w:p>
        </w:tc>
        <w:tc>
          <w:tcPr>
            <w:tcW w:w="851" w:type="dxa"/>
            <w:shd w:val="clear" w:color="auto" w:fill="CCC0D9"/>
            <w:vAlign w:val="center"/>
          </w:tcPr>
          <w:p w14:paraId="18F512D3" w14:textId="77777777" w:rsidR="00CE0B3D" w:rsidRPr="00D46E05" w:rsidRDefault="00CE0B3D" w:rsidP="00D97B14">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D</w:t>
            </w:r>
            <w:r w:rsidR="00D97B14" w:rsidRPr="00D46E05">
              <w:rPr>
                <w:rFonts w:asciiTheme="minorHAnsi" w:hAnsiTheme="minorHAnsi" w:cstheme="minorHAnsi"/>
                <w:spacing w:val="-2"/>
                <w:sz w:val="22"/>
                <w:szCs w:val="22"/>
              </w:rPr>
              <w:t>4</w:t>
            </w:r>
            <w:r w:rsidRPr="00D46E05">
              <w:rPr>
                <w:rFonts w:asciiTheme="minorHAnsi" w:hAnsiTheme="minorHAnsi" w:cstheme="minorHAnsi"/>
                <w:spacing w:val="-2"/>
                <w:sz w:val="22"/>
                <w:szCs w:val="22"/>
              </w:rPr>
              <w:t>a</w:t>
            </w:r>
          </w:p>
        </w:tc>
        <w:tc>
          <w:tcPr>
            <w:tcW w:w="4920" w:type="dxa"/>
            <w:shd w:val="clear" w:color="auto" w:fill="CCC0D9"/>
            <w:vAlign w:val="center"/>
          </w:tcPr>
          <w:p w14:paraId="0CDFF336" w14:textId="77777777" w:rsidR="00CE0B3D" w:rsidRPr="00D46E05" w:rsidRDefault="008E3EDE" w:rsidP="00CE0B3D">
            <w:pPr>
              <w:ind w:left="720" w:hanging="720"/>
              <w:jc w:val="both"/>
              <w:rPr>
                <w:rFonts w:asciiTheme="minorHAnsi" w:hAnsiTheme="minorHAnsi" w:cstheme="minorHAnsi"/>
                <w:bCs/>
                <w:sz w:val="22"/>
                <w:szCs w:val="22"/>
              </w:rPr>
            </w:pPr>
            <w:r w:rsidRPr="00D46E05">
              <w:rPr>
                <w:rFonts w:asciiTheme="minorHAnsi" w:hAnsiTheme="minorHAnsi" w:cstheme="minorHAnsi"/>
                <w:bCs/>
                <w:sz w:val="22"/>
                <w:szCs w:val="22"/>
              </w:rPr>
              <w:t>Will</w:t>
            </w:r>
            <w:r w:rsidR="00CE0B3D" w:rsidRPr="00D46E05">
              <w:rPr>
                <w:rFonts w:asciiTheme="minorHAnsi" w:hAnsiTheme="minorHAnsi" w:cstheme="minorHAnsi"/>
                <w:bCs/>
                <w:sz w:val="22"/>
                <w:szCs w:val="22"/>
              </w:rPr>
              <w:t xml:space="preserve"> parental</w:t>
            </w:r>
            <w:r w:rsidR="00B5094D" w:rsidRPr="00D46E05">
              <w:rPr>
                <w:rFonts w:asciiTheme="minorHAnsi" w:hAnsiTheme="minorHAnsi" w:cstheme="minorHAnsi"/>
                <w:bCs/>
                <w:sz w:val="22"/>
                <w:szCs w:val="22"/>
              </w:rPr>
              <w:t xml:space="preserve"> </w:t>
            </w:r>
            <w:r w:rsidR="00750152" w:rsidRPr="00D46E05">
              <w:rPr>
                <w:rFonts w:asciiTheme="minorHAnsi" w:hAnsiTheme="minorHAnsi" w:cstheme="minorHAnsi"/>
                <w:bCs/>
                <w:sz w:val="22"/>
                <w:szCs w:val="22"/>
              </w:rPr>
              <w:t>or</w:t>
            </w:r>
            <w:r w:rsidR="00B5094D" w:rsidRPr="00D46E05">
              <w:rPr>
                <w:rFonts w:asciiTheme="minorHAnsi" w:hAnsiTheme="minorHAnsi" w:cstheme="minorHAnsi"/>
                <w:bCs/>
                <w:sz w:val="22"/>
                <w:szCs w:val="22"/>
              </w:rPr>
              <w:t xml:space="preserve"> </w:t>
            </w:r>
            <w:r w:rsidR="00CE0B3D" w:rsidRPr="00D46E05">
              <w:rPr>
                <w:rFonts w:asciiTheme="minorHAnsi" w:hAnsiTheme="minorHAnsi" w:cstheme="minorHAnsi"/>
                <w:bCs/>
                <w:sz w:val="22"/>
                <w:szCs w:val="22"/>
              </w:rPr>
              <w:t xml:space="preserve">carer consent be </w:t>
            </w:r>
            <w:r w:rsidRPr="00D46E05">
              <w:rPr>
                <w:rFonts w:asciiTheme="minorHAnsi" w:hAnsiTheme="minorHAnsi" w:cstheme="minorHAnsi"/>
                <w:bCs/>
                <w:sz w:val="22"/>
                <w:szCs w:val="22"/>
              </w:rPr>
              <w:t>obtained</w:t>
            </w:r>
            <w:r w:rsidR="00CE0B3D" w:rsidRPr="00D46E05">
              <w:rPr>
                <w:rFonts w:asciiTheme="minorHAnsi" w:hAnsiTheme="minorHAnsi" w:cstheme="minorHAnsi"/>
                <w:bCs/>
                <w:sz w:val="22"/>
                <w:szCs w:val="22"/>
              </w:rPr>
              <w:t>?</w:t>
            </w:r>
          </w:p>
        </w:tc>
        <w:tc>
          <w:tcPr>
            <w:tcW w:w="240" w:type="dxa"/>
            <w:tcBorders>
              <w:top w:val="nil"/>
              <w:bottom w:val="nil"/>
            </w:tcBorders>
            <w:shd w:val="clear" w:color="auto" w:fill="auto"/>
          </w:tcPr>
          <w:p w14:paraId="068207D5" w14:textId="77777777" w:rsidR="00CE0B3D" w:rsidRPr="00D46E05" w:rsidRDefault="00CE0B3D" w:rsidP="003250DB">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shd w:val="clear" w:color="auto" w:fill="CCC0D9"/>
            <w:vAlign w:val="center"/>
          </w:tcPr>
          <w:p w14:paraId="4573261C" w14:textId="77777777" w:rsidR="00CE0B3D" w:rsidRPr="00D46E05" w:rsidRDefault="00CE0B3D" w:rsidP="003250DB">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p w14:paraId="6D89CEB2" w14:textId="77777777" w:rsidR="00CE0B3D" w:rsidRPr="00D46E05" w:rsidRDefault="009B5314" w:rsidP="003250DB">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Go to D4</w:t>
            </w:r>
            <w:r w:rsidR="00CE0B3D" w:rsidRPr="00D46E05">
              <w:rPr>
                <w:rFonts w:asciiTheme="minorHAnsi" w:hAnsiTheme="minorHAnsi" w:cstheme="minorHAnsi"/>
                <w:sz w:val="22"/>
                <w:szCs w:val="22"/>
              </w:rPr>
              <w:t>b</w:t>
            </w:r>
          </w:p>
        </w:tc>
        <w:tc>
          <w:tcPr>
            <w:tcW w:w="360" w:type="dxa"/>
            <w:shd w:val="clear" w:color="auto" w:fill="CCC0D9"/>
            <w:vAlign w:val="center"/>
          </w:tcPr>
          <w:p w14:paraId="5ACB6A4A" w14:textId="77777777" w:rsidR="00CE0B3D" w:rsidRPr="00D46E05" w:rsidRDefault="00CE0B3D" w:rsidP="003250DB">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240" w:type="dxa"/>
            <w:tcBorders>
              <w:top w:val="nil"/>
              <w:bottom w:val="nil"/>
            </w:tcBorders>
            <w:shd w:val="clear" w:color="auto" w:fill="auto"/>
            <w:vAlign w:val="center"/>
          </w:tcPr>
          <w:p w14:paraId="48B97AD0" w14:textId="77777777" w:rsidR="00CE0B3D" w:rsidRPr="00D46E05" w:rsidRDefault="00CE0B3D" w:rsidP="003250DB">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shd w:val="clear" w:color="auto" w:fill="CCC0D9"/>
            <w:vAlign w:val="center"/>
          </w:tcPr>
          <w:p w14:paraId="0EA966EA" w14:textId="77777777" w:rsidR="00CE0B3D" w:rsidRPr="00D46E05" w:rsidRDefault="00CE0B3D" w:rsidP="003250DB">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p w14:paraId="13DDE153" w14:textId="77777777" w:rsidR="00CE0B3D" w:rsidRPr="00D46E05" w:rsidRDefault="00CE0B3D" w:rsidP="009B5314">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D17" w:history="1">
              <w:r w:rsidR="008C15DB" w:rsidRPr="00D46E05">
                <w:rPr>
                  <w:rStyle w:val="Hyperlink"/>
                  <w:rFonts w:asciiTheme="minorHAnsi" w:hAnsiTheme="minorHAnsi" w:cstheme="minorHAnsi"/>
                  <w:b/>
                  <w:sz w:val="22"/>
                  <w:szCs w:val="22"/>
                </w:rPr>
                <w:t>D1</w:t>
              </w:r>
              <w:r w:rsidR="009B5314" w:rsidRPr="00D46E05">
                <w:rPr>
                  <w:rStyle w:val="Hyperlink"/>
                  <w:rFonts w:asciiTheme="minorHAnsi" w:hAnsiTheme="minorHAnsi" w:cstheme="minorHAnsi"/>
                  <w:b/>
                  <w:sz w:val="22"/>
                  <w:szCs w:val="22"/>
                </w:rPr>
                <w:t>7</w:t>
              </w:r>
            </w:hyperlink>
            <w:r w:rsidR="003250DB" w:rsidRPr="00D46E05">
              <w:rPr>
                <w:rFonts w:asciiTheme="minorHAnsi" w:hAnsiTheme="minorHAnsi" w:cstheme="minorHAnsi"/>
                <w:b/>
                <w:sz w:val="22"/>
                <w:szCs w:val="22"/>
              </w:rPr>
              <w:t xml:space="preserve"> </w:t>
            </w:r>
            <w:r w:rsidR="009B5314" w:rsidRPr="00D46E05">
              <w:rPr>
                <w:rFonts w:asciiTheme="minorHAnsi" w:hAnsiTheme="minorHAnsi" w:cstheme="minorHAnsi"/>
                <w:sz w:val="22"/>
                <w:szCs w:val="22"/>
              </w:rPr>
              <w:t>then D4</w:t>
            </w:r>
            <w:r w:rsidR="003250DB" w:rsidRPr="00D46E05">
              <w:rPr>
                <w:rFonts w:asciiTheme="minorHAnsi" w:hAnsiTheme="minorHAnsi" w:cstheme="minorHAnsi"/>
                <w:sz w:val="22"/>
                <w:szCs w:val="22"/>
              </w:rPr>
              <w:t>b</w:t>
            </w:r>
          </w:p>
        </w:tc>
        <w:tc>
          <w:tcPr>
            <w:tcW w:w="360" w:type="dxa"/>
            <w:shd w:val="clear" w:color="auto" w:fill="CCC0D9"/>
            <w:vAlign w:val="center"/>
          </w:tcPr>
          <w:p w14:paraId="4219D71D" w14:textId="77777777" w:rsidR="00CE0B3D" w:rsidRPr="00D46E05" w:rsidRDefault="00CE0B3D" w:rsidP="003250DB">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r>
    </w:tbl>
    <w:p w14:paraId="5F2D402B" w14:textId="77777777" w:rsidR="00CE0B3D" w:rsidRPr="00D46E05" w:rsidRDefault="00CE0B3D" w:rsidP="00CE0B3D">
      <w:pPr>
        <w:rPr>
          <w:rFonts w:asciiTheme="minorHAnsi" w:hAnsiTheme="minorHAnsi" w:cstheme="minorHAnsi"/>
          <w:vanish/>
          <w:color w:val="0000FF"/>
          <w:sz w:val="22"/>
          <w:szCs w:val="22"/>
        </w:rPr>
      </w:pPr>
    </w:p>
    <w:tbl>
      <w:tblPr>
        <w:tblW w:w="98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ayout w:type="fixed"/>
        <w:tblLook w:val="0000" w:firstRow="0" w:lastRow="0" w:firstColumn="0" w:lastColumn="0" w:noHBand="0" w:noVBand="0"/>
      </w:tblPr>
      <w:tblGrid>
        <w:gridCol w:w="709"/>
        <w:gridCol w:w="851"/>
        <w:gridCol w:w="4920"/>
        <w:gridCol w:w="240"/>
        <w:gridCol w:w="1080"/>
        <w:gridCol w:w="360"/>
        <w:gridCol w:w="240"/>
        <w:gridCol w:w="1080"/>
        <w:gridCol w:w="360"/>
      </w:tblGrid>
      <w:tr w:rsidR="00CE0B3D" w:rsidRPr="00D46E05" w14:paraId="466BAFE6" w14:textId="77777777" w:rsidTr="00A37E4A">
        <w:trPr>
          <w:cantSplit/>
          <w:trHeight w:val="340"/>
        </w:trPr>
        <w:tc>
          <w:tcPr>
            <w:tcW w:w="709" w:type="dxa"/>
            <w:tcBorders>
              <w:top w:val="nil"/>
              <w:left w:val="nil"/>
              <w:bottom w:val="nil"/>
            </w:tcBorders>
            <w:shd w:val="clear" w:color="auto" w:fill="auto"/>
            <w:vAlign w:val="center"/>
          </w:tcPr>
          <w:p w14:paraId="66039CFE" w14:textId="77777777" w:rsidR="00CE0B3D" w:rsidRPr="00D46E05" w:rsidRDefault="00CE0B3D" w:rsidP="003250DB">
            <w:pPr>
              <w:tabs>
                <w:tab w:val="left" w:pos="5103"/>
                <w:tab w:val="left" w:pos="7117"/>
              </w:tabs>
              <w:suppressAutoHyphens/>
              <w:rPr>
                <w:rFonts w:asciiTheme="minorHAnsi" w:hAnsiTheme="minorHAnsi" w:cstheme="minorHAnsi"/>
                <w:spacing w:val="-2"/>
                <w:sz w:val="22"/>
                <w:szCs w:val="22"/>
              </w:rPr>
            </w:pPr>
          </w:p>
        </w:tc>
        <w:tc>
          <w:tcPr>
            <w:tcW w:w="851" w:type="dxa"/>
            <w:tcBorders>
              <w:top w:val="nil"/>
            </w:tcBorders>
            <w:shd w:val="clear" w:color="auto" w:fill="CCC0D9"/>
            <w:vAlign w:val="center"/>
          </w:tcPr>
          <w:p w14:paraId="33AAA147" w14:textId="77777777" w:rsidR="00CE0B3D" w:rsidRPr="00D46E05" w:rsidRDefault="00CE0B3D" w:rsidP="00D97B14">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D</w:t>
            </w:r>
            <w:r w:rsidR="00D97B14" w:rsidRPr="00D46E05">
              <w:rPr>
                <w:rFonts w:asciiTheme="minorHAnsi" w:hAnsiTheme="minorHAnsi" w:cstheme="minorHAnsi"/>
                <w:spacing w:val="-2"/>
                <w:sz w:val="22"/>
                <w:szCs w:val="22"/>
              </w:rPr>
              <w:t>4</w:t>
            </w:r>
            <w:r w:rsidRPr="00D46E05">
              <w:rPr>
                <w:rFonts w:asciiTheme="minorHAnsi" w:hAnsiTheme="minorHAnsi" w:cstheme="minorHAnsi"/>
                <w:spacing w:val="-2"/>
                <w:sz w:val="22"/>
                <w:szCs w:val="22"/>
              </w:rPr>
              <w:t>b</w:t>
            </w:r>
          </w:p>
        </w:tc>
        <w:tc>
          <w:tcPr>
            <w:tcW w:w="4920" w:type="dxa"/>
            <w:tcBorders>
              <w:top w:val="nil"/>
            </w:tcBorders>
            <w:shd w:val="clear" w:color="auto" w:fill="CCC0D9"/>
            <w:vAlign w:val="center"/>
          </w:tcPr>
          <w:p w14:paraId="33F9F4F0" w14:textId="77777777" w:rsidR="00CE0B3D" w:rsidRPr="00D46E05" w:rsidRDefault="003250DB" w:rsidP="003250DB">
            <w:pPr>
              <w:rPr>
                <w:rFonts w:asciiTheme="minorHAnsi" w:hAnsiTheme="minorHAnsi" w:cstheme="minorHAnsi"/>
                <w:sz w:val="22"/>
                <w:szCs w:val="22"/>
              </w:rPr>
            </w:pPr>
            <w:r w:rsidRPr="00D46E05">
              <w:rPr>
                <w:rFonts w:asciiTheme="minorHAnsi" w:hAnsiTheme="minorHAnsi" w:cstheme="minorHAnsi"/>
                <w:bCs/>
                <w:sz w:val="22"/>
                <w:szCs w:val="22"/>
              </w:rPr>
              <w:t>Will assent of the children</w:t>
            </w:r>
            <w:r w:rsidR="00B5094D" w:rsidRPr="00D46E05">
              <w:rPr>
                <w:rFonts w:asciiTheme="minorHAnsi" w:hAnsiTheme="minorHAnsi" w:cstheme="minorHAnsi"/>
                <w:bCs/>
                <w:sz w:val="22"/>
                <w:szCs w:val="22"/>
              </w:rPr>
              <w:t xml:space="preserve"> </w:t>
            </w:r>
            <w:r w:rsidRPr="00D46E05">
              <w:rPr>
                <w:rFonts w:asciiTheme="minorHAnsi" w:hAnsiTheme="minorHAnsi" w:cstheme="minorHAnsi"/>
                <w:bCs/>
                <w:sz w:val="22"/>
                <w:szCs w:val="22"/>
              </w:rPr>
              <w:t xml:space="preserve">be </w:t>
            </w:r>
            <w:r w:rsidR="008E3EDE" w:rsidRPr="00D46E05">
              <w:rPr>
                <w:rFonts w:asciiTheme="minorHAnsi" w:hAnsiTheme="minorHAnsi" w:cstheme="minorHAnsi"/>
                <w:bCs/>
                <w:sz w:val="22"/>
                <w:szCs w:val="22"/>
              </w:rPr>
              <w:t>obtained</w:t>
            </w:r>
            <w:r w:rsidRPr="00D46E05">
              <w:rPr>
                <w:rFonts w:asciiTheme="minorHAnsi" w:hAnsiTheme="minorHAnsi" w:cstheme="minorHAnsi"/>
                <w:bCs/>
                <w:sz w:val="22"/>
                <w:szCs w:val="22"/>
              </w:rPr>
              <w:t xml:space="preserve">?  </w:t>
            </w:r>
          </w:p>
        </w:tc>
        <w:tc>
          <w:tcPr>
            <w:tcW w:w="240" w:type="dxa"/>
            <w:tcBorders>
              <w:top w:val="nil"/>
              <w:bottom w:val="nil"/>
            </w:tcBorders>
            <w:shd w:val="clear" w:color="auto" w:fill="auto"/>
          </w:tcPr>
          <w:p w14:paraId="1736745B" w14:textId="77777777" w:rsidR="00CE0B3D" w:rsidRPr="00D46E05" w:rsidRDefault="00CE0B3D" w:rsidP="003250DB">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tcBorders>
              <w:top w:val="nil"/>
            </w:tcBorders>
            <w:shd w:val="clear" w:color="auto" w:fill="CCC0D9"/>
            <w:vAlign w:val="center"/>
          </w:tcPr>
          <w:p w14:paraId="1F1A8062" w14:textId="77777777" w:rsidR="00CE0B3D" w:rsidRPr="00D46E05" w:rsidRDefault="00CE0B3D" w:rsidP="003250DB">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p w14:paraId="56BBE15A" w14:textId="77777777" w:rsidR="00CE0B3D" w:rsidRPr="00D46E05" w:rsidRDefault="009B5314" w:rsidP="003250DB">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Go to D4</w:t>
            </w:r>
            <w:r w:rsidR="00CE0B3D" w:rsidRPr="00D46E05">
              <w:rPr>
                <w:rFonts w:asciiTheme="minorHAnsi" w:hAnsiTheme="minorHAnsi" w:cstheme="minorHAnsi"/>
                <w:sz w:val="22"/>
                <w:szCs w:val="22"/>
              </w:rPr>
              <w:t>c</w:t>
            </w:r>
          </w:p>
        </w:tc>
        <w:tc>
          <w:tcPr>
            <w:tcW w:w="360" w:type="dxa"/>
            <w:tcBorders>
              <w:top w:val="nil"/>
            </w:tcBorders>
            <w:shd w:val="clear" w:color="auto" w:fill="CCC0D9"/>
            <w:vAlign w:val="center"/>
          </w:tcPr>
          <w:p w14:paraId="00C12AEB" w14:textId="77777777" w:rsidR="00CE0B3D" w:rsidRPr="00D46E05" w:rsidRDefault="00CE0B3D" w:rsidP="003250DB">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240" w:type="dxa"/>
            <w:tcBorders>
              <w:top w:val="nil"/>
              <w:bottom w:val="nil"/>
            </w:tcBorders>
            <w:shd w:val="clear" w:color="auto" w:fill="auto"/>
            <w:vAlign w:val="center"/>
          </w:tcPr>
          <w:p w14:paraId="0D981818" w14:textId="77777777" w:rsidR="00CE0B3D" w:rsidRPr="00D46E05" w:rsidRDefault="00CE0B3D" w:rsidP="003250DB">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tcBorders>
              <w:top w:val="nil"/>
            </w:tcBorders>
            <w:shd w:val="clear" w:color="auto" w:fill="CCC0D9"/>
            <w:vAlign w:val="center"/>
          </w:tcPr>
          <w:p w14:paraId="1EE11655" w14:textId="77777777" w:rsidR="00CE0B3D" w:rsidRPr="00D46E05" w:rsidRDefault="00CE0B3D" w:rsidP="003250DB">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p w14:paraId="3C22700B" w14:textId="77777777" w:rsidR="00CE0B3D" w:rsidRPr="00D46E05" w:rsidRDefault="00CE0B3D" w:rsidP="009B5314">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D17" w:history="1">
              <w:r w:rsidR="007E6CAD" w:rsidRPr="00D46E05">
                <w:rPr>
                  <w:rStyle w:val="Hyperlink"/>
                  <w:rFonts w:asciiTheme="minorHAnsi" w:hAnsiTheme="minorHAnsi" w:cstheme="minorHAnsi"/>
                  <w:b/>
                  <w:sz w:val="22"/>
                  <w:szCs w:val="22"/>
                </w:rPr>
                <w:t>D1</w:t>
              </w:r>
              <w:r w:rsidR="009B5314" w:rsidRPr="00D46E05">
                <w:rPr>
                  <w:rStyle w:val="Hyperlink"/>
                  <w:rFonts w:asciiTheme="minorHAnsi" w:hAnsiTheme="minorHAnsi" w:cstheme="minorHAnsi"/>
                  <w:b/>
                  <w:sz w:val="22"/>
                  <w:szCs w:val="22"/>
                </w:rPr>
                <w:t>7</w:t>
              </w:r>
            </w:hyperlink>
            <w:r w:rsidR="009B5314" w:rsidRPr="00D46E05">
              <w:rPr>
                <w:rFonts w:asciiTheme="minorHAnsi" w:hAnsiTheme="minorHAnsi" w:cstheme="minorHAnsi"/>
                <w:sz w:val="22"/>
                <w:szCs w:val="22"/>
              </w:rPr>
              <w:t xml:space="preserve"> then D4</w:t>
            </w:r>
            <w:r w:rsidR="003250DB" w:rsidRPr="00D46E05">
              <w:rPr>
                <w:rFonts w:asciiTheme="minorHAnsi" w:hAnsiTheme="minorHAnsi" w:cstheme="minorHAnsi"/>
                <w:sz w:val="22"/>
                <w:szCs w:val="22"/>
              </w:rPr>
              <w:t>c</w:t>
            </w:r>
          </w:p>
        </w:tc>
        <w:tc>
          <w:tcPr>
            <w:tcW w:w="360" w:type="dxa"/>
            <w:tcBorders>
              <w:top w:val="nil"/>
            </w:tcBorders>
            <w:shd w:val="clear" w:color="auto" w:fill="CCC0D9"/>
            <w:vAlign w:val="center"/>
          </w:tcPr>
          <w:p w14:paraId="103117D3" w14:textId="77777777" w:rsidR="00CE0B3D" w:rsidRPr="00D46E05" w:rsidRDefault="00CE0B3D" w:rsidP="003250DB">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r>
    </w:tbl>
    <w:p w14:paraId="2C47F7E0" w14:textId="77777777" w:rsidR="00C11D5E" w:rsidRPr="00D46E05" w:rsidRDefault="00C11D5E" w:rsidP="00543F43">
      <w:pPr>
        <w:tabs>
          <w:tab w:val="left" w:pos="1080"/>
        </w:tabs>
        <w:ind w:left="709"/>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A</w:t>
      </w:r>
      <w:r w:rsidR="00847EBD" w:rsidRPr="00D46E05">
        <w:rPr>
          <w:rFonts w:asciiTheme="minorHAnsi" w:hAnsiTheme="minorHAnsi" w:cstheme="minorHAnsi"/>
          <w:vanish/>
          <w:color w:val="0000FF"/>
          <w:sz w:val="22"/>
          <w:szCs w:val="22"/>
        </w:rPr>
        <w:t>t</w:t>
      </w:r>
      <w:r w:rsidRPr="00D46E05">
        <w:rPr>
          <w:rFonts w:asciiTheme="minorHAnsi" w:hAnsiTheme="minorHAnsi" w:cstheme="minorHAnsi"/>
          <w:vanish/>
          <w:color w:val="0000FF"/>
          <w:sz w:val="22"/>
          <w:szCs w:val="22"/>
        </w:rPr>
        <w:t xml:space="preserve"> a minimum</w:t>
      </w:r>
      <w:r w:rsidR="00016662" w:rsidRPr="00D46E05">
        <w:rPr>
          <w:rFonts w:asciiTheme="minorHAnsi" w:hAnsiTheme="minorHAnsi" w:cstheme="minorHAnsi"/>
          <w:vanish/>
          <w:color w:val="0000FF"/>
          <w:sz w:val="22"/>
          <w:szCs w:val="22"/>
        </w:rPr>
        <w:t xml:space="preserve"> it should be ensured </w:t>
      </w:r>
      <w:r w:rsidR="000A55A7" w:rsidRPr="00D46E05">
        <w:rPr>
          <w:rFonts w:asciiTheme="minorHAnsi" w:hAnsiTheme="minorHAnsi" w:cstheme="minorHAnsi"/>
          <w:vanish/>
          <w:color w:val="0000FF"/>
          <w:sz w:val="22"/>
          <w:szCs w:val="22"/>
        </w:rPr>
        <w:t xml:space="preserve">that, </w:t>
      </w:r>
      <w:r w:rsidR="00016662" w:rsidRPr="00D46E05">
        <w:rPr>
          <w:rFonts w:asciiTheme="minorHAnsi" w:hAnsiTheme="minorHAnsi" w:cstheme="minorHAnsi"/>
          <w:vanish/>
          <w:color w:val="0000FF"/>
          <w:sz w:val="22"/>
          <w:szCs w:val="22"/>
        </w:rPr>
        <w:t>where at all possible</w:t>
      </w:r>
      <w:r w:rsidR="000A55A7" w:rsidRPr="00D46E05">
        <w:rPr>
          <w:rFonts w:asciiTheme="minorHAnsi" w:hAnsiTheme="minorHAnsi" w:cstheme="minorHAnsi"/>
          <w:vanish/>
          <w:color w:val="0000FF"/>
          <w:sz w:val="22"/>
          <w:szCs w:val="22"/>
        </w:rPr>
        <w:t>,</w:t>
      </w:r>
      <w:r w:rsidR="00016662" w:rsidRPr="00D46E05">
        <w:rPr>
          <w:rFonts w:asciiTheme="minorHAnsi" w:hAnsiTheme="minorHAnsi" w:cstheme="minorHAnsi"/>
          <w:vanish/>
          <w:color w:val="0000FF"/>
          <w:sz w:val="22"/>
          <w:szCs w:val="22"/>
        </w:rPr>
        <w:t xml:space="preserve"> children </w:t>
      </w:r>
      <w:r w:rsidR="000C4215" w:rsidRPr="00D46E05">
        <w:rPr>
          <w:rFonts w:asciiTheme="minorHAnsi" w:hAnsiTheme="minorHAnsi" w:cstheme="minorHAnsi"/>
          <w:vanish/>
          <w:color w:val="0000FF"/>
          <w:sz w:val="22"/>
          <w:szCs w:val="22"/>
        </w:rPr>
        <w:t xml:space="preserve">are given an </w:t>
      </w:r>
      <w:r w:rsidR="00016662" w:rsidRPr="00D46E05">
        <w:rPr>
          <w:rFonts w:asciiTheme="minorHAnsi" w:hAnsiTheme="minorHAnsi" w:cstheme="minorHAnsi"/>
          <w:vanish/>
          <w:color w:val="0000FF"/>
          <w:sz w:val="22"/>
          <w:szCs w:val="22"/>
        </w:rPr>
        <w:t xml:space="preserve">assent </w:t>
      </w:r>
      <w:r w:rsidR="000C4215" w:rsidRPr="00D46E05">
        <w:rPr>
          <w:rFonts w:asciiTheme="minorHAnsi" w:hAnsiTheme="minorHAnsi" w:cstheme="minorHAnsi"/>
          <w:vanish/>
          <w:color w:val="0000FF"/>
          <w:sz w:val="22"/>
          <w:szCs w:val="22"/>
        </w:rPr>
        <w:t>form for which they can either a</w:t>
      </w:r>
      <w:r w:rsidR="00016662" w:rsidRPr="00D46E05">
        <w:rPr>
          <w:rFonts w:asciiTheme="minorHAnsi" w:hAnsiTheme="minorHAnsi" w:cstheme="minorHAnsi"/>
          <w:vanish/>
          <w:color w:val="0000FF"/>
          <w:sz w:val="22"/>
          <w:szCs w:val="22"/>
        </w:rPr>
        <w:t xml:space="preserve">gree or </w:t>
      </w:r>
      <w:r w:rsidR="000C4215" w:rsidRPr="00D46E05">
        <w:rPr>
          <w:rFonts w:asciiTheme="minorHAnsi" w:hAnsiTheme="minorHAnsi" w:cstheme="minorHAnsi"/>
          <w:vanish/>
          <w:color w:val="0000FF"/>
          <w:sz w:val="22"/>
          <w:szCs w:val="22"/>
        </w:rPr>
        <w:t>not</w:t>
      </w:r>
      <w:r w:rsidR="00016662" w:rsidRPr="00D46E05">
        <w:rPr>
          <w:rFonts w:asciiTheme="minorHAnsi" w:hAnsiTheme="minorHAnsi" w:cstheme="minorHAnsi"/>
          <w:vanish/>
          <w:color w:val="0000FF"/>
          <w:sz w:val="22"/>
          <w:szCs w:val="22"/>
        </w:rPr>
        <w:t xml:space="preserve"> </w:t>
      </w:r>
      <w:r w:rsidR="00847EBD" w:rsidRPr="00D46E05">
        <w:rPr>
          <w:rFonts w:asciiTheme="minorHAnsi" w:hAnsiTheme="minorHAnsi" w:cstheme="minorHAnsi"/>
          <w:vanish/>
          <w:color w:val="0000FF"/>
          <w:sz w:val="22"/>
          <w:szCs w:val="22"/>
        </w:rPr>
        <w:t xml:space="preserve">to </w:t>
      </w:r>
      <w:r w:rsidR="000C4215" w:rsidRPr="00D46E05">
        <w:rPr>
          <w:rFonts w:asciiTheme="minorHAnsi" w:hAnsiTheme="minorHAnsi" w:cstheme="minorHAnsi"/>
          <w:vanish/>
          <w:color w:val="0000FF"/>
          <w:sz w:val="22"/>
          <w:szCs w:val="22"/>
        </w:rPr>
        <w:t>participating</w:t>
      </w:r>
      <w:r w:rsidR="00016662" w:rsidRPr="00D46E05">
        <w:rPr>
          <w:rFonts w:asciiTheme="minorHAnsi" w:hAnsiTheme="minorHAnsi" w:cstheme="minorHAnsi"/>
          <w:vanish/>
          <w:color w:val="0000FF"/>
          <w:sz w:val="22"/>
          <w:szCs w:val="22"/>
        </w:rPr>
        <w:t xml:space="preserve"> in the research.  </w:t>
      </w:r>
      <w:r w:rsidR="00C1093F" w:rsidRPr="00D46E05">
        <w:rPr>
          <w:rFonts w:asciiTheme="minorHAnsi" w:hAnsiTheme="minorHAnsi" w:cstheme="minorHAnsi"/>
          <w:vanish/>
          <w:color w:val="0000FF"/>
          <w:sz w:val="22"/>
          <w:szCs w:val="22"/>
        </w:rPr>
        <w:t>T</w:t>
      </w:r>
      <w:r w:rsidR="00016662" w:rsidRPr="00D46E05">
        <w:rPr>
          <w:rFonts w:asciiTheme="minorHAnsi" w:hAnsiTheme="minorHAnsi" w:cstheme="minorHAnsi"/>
          <w:vanish/>
          <w:color w:val="0000FF"/>
          <w:sz w:val="22"/>
          <w:szCs w:val="22"/>
        </w:rPr>
        <w:t xml:space="preserve">he Information </w:t>
      </w:r>
      <w:r w:rsidR="008E3EDE" w:rsidRPr="00D46E05">
        <w:rPr>
          <w:rFonts w:asciiTheme="minorHAnsi" w:hAnsiTheme="minorHAnsi" w:cstheme="minorHAnsi"/>
          <w:vanish/>
          <w:color w:val="0000FF"/>
          <w:sz w:val="22"/>
          <w:szCs w:val="22"/>
        </w:rPr>
        <w:t>Sheet for Par</w:t>
      </w:r>
      <w:r w:rsidR="000C4215" w:rsidRPr="00D46E05">
        <w:rPr>
          <w:rFonts w:asciiTheme="minorHAnsi" w:hAnsiTheme="minorHAnsi" w:cstheme="minorHAnsi"/>
          <w:vanish/>
          <w:color w:val="0000FF"/>
          <w:sz w:val="22"/>
          <w:szCs w:val="22"/>
        </w:rPr>
        <w:t>ent</w:t>
      </w:r>
      <w:r w:rsidR="008E3EDE" w:rsidRPr="00D46E05">
        <w:rPr>
          <w:rFonts w:asciiTheme="minorHAnsi" w:hAnsiTheme="minorHAnsi" w:cstheme="minorHAnsi"/>
          <w:vanish/>
          <w:color w:val="0000FF"/>
          <w:sz w:val="22"/>
          <w:szCs w:val="22"/>
        </w:rPr>
        <w:t>s</w:t>
      </w:r>
      <w:r w:rsidR="000C4215" w:rsidRPr="00D46E05">
        <w:rPr>
          <w:rFonts w:asciiTheme="minorHAnsi" w:hAnsiTheme="minorHAnsi" w:cstheme="minorHAnsi"/>
          <w:vanish/>
          <w:color w:val="0000FF"/>
          <w:sz w:val="22"/>
          <w:szCs w:val="22"/>
        </w:rPr>
        <w:t>/carers</w:t>
      </w:r>
      <w:r w:rsidR="00016662" w:rsidRPr="00D46E05">
        <w:rPr>
          <w:rFonts w:asciiTheme="minorHAnsi" w:hAnsiTheme="minorHAnsi" w:cstheme="minorHAnsi"/>
          <w:vanish/>
          <w:color w:val="0000FF"/>
          <w:sz w:val="22"/>
          <w:szCs w:val="22"/>
        </w:rPr>
        <w:t xml:space="preserve"> </w:t>
      </w:r>
      <w:r w:rsidR="00C1093F" w:rsidRPr="00D46E05">
        <w:rPr>
          <w:rFonts w:asciiTheme="minorHAnsi" w:hAnsiTheme="minorHAnsi" w:cstheme="minorHAnsi"/>
          <w:vanish/>
          <w:color w:val="0000FF"/>
          <w:sz w:val="22"/>
          <w:szCs w:val="22"/>
        </w:rPr>
        <w:t xml:space="preserve">should advise </w:t>
      </w:r>
      <w:r w:rsidR="000C4215" w:rsidRPr="00D46E05">
        <w:rPr>
          <w:rFonts w:asciiTheme="minorHAnsi" w:hAnsiTheme="minorHAnsi" w:cstheme="minorHAnsi"/>
          <w:vanish/>
          <w:color w:val="0000FF"/>
          <w:sz w:val="22"/>
          <w:szCs w:val="22"/>
        </w:rPr>
        <w:t>them</w:t>
      </w:r>
      <w:r w:rsidR="00016662" w:rsidRPr="00D46E05">
        <w:rPr>
          <w:rFonts w:asciiTheme="minorHAnsi" w:hAnsiTheme="minorHAnsi" w:cstheme="minorHAnsi"/>
          <w:vanish/>
          <w:color w:val="0000FF"/>
          <w:sz w:val="22"/>
          <w:szCs w:val="22"/>
        </w:rPr>
        <w:t xml:space="preserve"> to discuss the research with their children</w:t>
      </w:r>
      <w:r w:rsidR="00084F24" w:rsidRPr="00D46E05">
        <w:rPr>
          <w:rFonts w:asciiTheme="minorHAnsi" w:hAnsiTheme="minorHAnsi" w:cstheme="minorHAnsi"/>
          <w:vanish/>
          <w:color w:val="0000FF"/>
          <w:sz w:val="22"/>
          <w:szCs w:val="22"/>
        </w:rPr>
        <w:t xml:space="preserve"> </w:t>
      </w:r>
      <w:r w:rsidR="000C4215" w:rsidRPr="00D46E05">
        <w:rPr>
          <w:rFonts w:asciiTheme="minorHAnsi" w:hAnsiTheme="minorHAnsi" w:cstheme="minorHAnsi"/>
          <w:vanish/>
          <w:color w:val="0000FF"/>
          <w:sz w:val="22"/>
          <w:szCs w:val="22"/>
        </w:rPr>
        <w:t>before they agree to</w:t>
      </w:r>
      <w:r w:rsidR="00084F24" w:rsidRPr="00D46E05">
        <w:rPr>
          <w:rFonts w:asciiTheme="minorHAnsi" w:hAnsiTheme="minorHAnsi" w:cstheme="minorHAnsi"/>
          <w:vanish/>
          <w:color w:val="0000FF"/>
          <w:sz w:val="22"/>
          <w:szCs w:val="22"/>
        </w:rPr>
        <w:t xml:space="preserve"> </w:t>
      </w:r>
      <w:r w:rsidR="000C4215" w:rsidRPr="00D46E05">
        <w:rPr>
          <w:rFonts w:asciiTheme="minorHAnsi" w:hAnsiTheme="minorHAnsi" w:cstheme="minorHAnsi"/>
          <w:vanish/>
          <w:color w:val="0000FF"/>
          <w:sz w:val="22"/>
          <w:szCs w:val="22"/>
        </w:rPr>
        <w:t>consent</w:t>
      </w:r>
      <w:r w:rsidR="00084F24" w:rsidRPr="00D46E05">
        <w:rPr>
          <w:rFonts w:asciiTheme="minorHAnsi" w:hAnsiTheme="minorHAnsi" w:cstheme="minorHAnsi"/>
          <w:vanish/>
          <w:color w:val="0000FF"/>
          <w:sz w:val="22"/>
          <w:szCs w:val="22"/>
        </w:rPr>
        <w:t xml:space="preserve"> to their child’s involvement.</w:t>
      </w:r>
    </w:p>
    <w:p w14:paraId="5FFD26BD" w14:textId="77777777" w:rsidR="0013305F" w:rsidRPr="00D46E05" w:rsidRDefault="0013305F" w:rsidP="006346B6">
      <w:pPr>
        <w:tabs>
          <w:tab w:val="left" w:pos="1080"/>
          <w:tab w:val="left" w:pos="1620"/>
        </w:tabs>
        <w:ind w:left="1620"/>
        <w:rPr>
          <w:rFonts w:asciiTheme="minorHAnsi" w:hAnsiTheme="minorHAnsi" w:cstheme="minorHAnsi"/>
          <w:vanish/>
          <w:color w:val="0000FF"/>
          <w:sz w:val="22"/>
          <w:szCs w:val="22"/>
        </w:rPr>
      </w:pPr>
    </w:p>
    <w:tbl>
      <w:tblPr>
        <w:tblW w:w="98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ayout w:type="fixed"/>
        <w:tblLook w:val="0000" w:firstRow="0" w:lastRow="0" w:firstColumn="0" w:lastColumn="0" w:noHBand="0" w:noVBand="0"/>
      </w:tblPr>
      <w:tblGrid>
        <w:gridCol w:w="709"/>
        <w:gridCol w:w="851"/>
        <w:gridCol w:w="4920"/>
        <w:gridCol w:w="240"/>
        <w:gridCol w:w="1080"/>
        <w:gridCol w:w="360"/>
        <w:gridCol w:w="240"/>
        <w:gridCol w:w="1080"/>
        <w:gridCol w:w="360"/>
      </w:tblGrid>
      <w:tr w:rsidR="003250DB" w:rsidRPr="00D46E05" w14:paraId="596C5B95" w14:textId="77777777" w:rsidTr="00A37E4A">
        <w:trPr>
          <w:cantSplit/>
          <w:trHeight w:val="340"/>
        </w:trPr>
        <w:tc>
          <w:tcPr>
            <w:tcW w:w="709" w:type="dxa"/>
            <w:tcBorders>
              <w:top w:val="nil"/>
              <w:left w:val="nil"/>
              <w:bottom w:val="nil"/>
            </w:tcBorders>
            <w:shd w:val="clear" w:color="auto" w:fill="auto"/>
            <w:vAlign w:val="center"/>
          </w:tcPr>
          <w:p w14:paraId="0DC3FCC0" w14:textId="77777777" w:rsidR="003250DB" w:rsidRPr="00D46E05" w:rsidRDefault="003250DB" w:rsidP="003250DB">
            <w:pPr>
              <w:tabs>
                <w:tab w:val="left" w:pos="5103"/>
                <w:tab w:val="left" w:pos="7117"/>
              </w:tabs>
              <w:suppressAutoHyphens/>
              <w:rPr>
                <w:rFonts w:asciiTheme="minorHAnsi" w:hAnsiTheme="minorHAnsi" w:cstheme="minorHAnsi"/>
                <w:spacing w:val="-2"/>
                <w:sz w:val="22"/>
                <w:szCs w:val="22"/>
              </w:rPr>
            </w:pPr>
          </w:p>
        </w:tc>
        <w:tc>
          <w:tcPr>
            <w:tcW w:w="851" w:type="dxa"/>
            <w:tcBorders>
              <w:top w:val="nil"/>
            </w:tcBorders>
            <w:shd w:val="clear" w:color="auto" w:fill="CCC0D9"/>
            <w:vAlign w:val="center"/>
          </w:tcPr>
          <w:p w14:paraId="32C40E4B" w14:textId="77777777" w:rsidR="003250DB" w:rsidRPr="00D46E05" w:rsidRDefault="003250DB" w:rsidP="00D97B14">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D</w:t>
            </w:r>
            <w:r w:rsidR="00D97B14" w:rsidRPr="00D46E05">
              <w:rPr>
                <w:rFonts w:asciiTheme="minorHAnsi" w:hAnsiTheme="minorHAnsi" w:cstheme="minorHAnsi"/>
                <w:spacing w:val="-2"/>
                <w:sz w:val="22"/>
                <w:szCs w:val="22"/>
              </w:rPr>
              <w:t>4</w:t>
            </w:r>
            <w:r w:rsidRPr="00D46E05">
              <w:rPr>
                <w:rFonts w:asciiTheme="minorHAnsi" w:hAnsiTheme="minorHAnsi" w:cstheme="minorHAnsi"/>
                <w:spacing w:val="-2"/>
                <w:sz w:val="22"/>
                <w:szCs w:val="22"/>
              </w:rPr>
              <w:t>c</w:t>
            </w:r>
          </w:p>
        </w:tc>
        <w:tc>
          <w:tcPr>
            <w:tcW w:w="4920" w:type="dxa"/>
            <w:tcBorders>
              <w:top w:val="nil"/>
            </w:tcBorders>
            <w:shd w:val="clear" w:color="auto" w:fill="CCC0D9"/>
            <w:vAlign w:val="center"/>
          </w:tcPr>
          <w:p w14:paraId="26652418" w14:textId="77777777" w:rsidR="003250DB" w:rsidRPr="00D46E05" w:rsidRDefault="003250DB" w:rsidP="003250DB">
            <w:pPr>
              <w:rPr>
                <w:rFonts w:asciiTheme="minorHAnsi" w:hAnsiTheme="minorHAnsi" w:cstheme="minorHAnsi"/>
                <w:sz w:val="22"/>
                <w:szCs w:val="22"/>
              </w:rPr>
            </w:pPr>
            <w:r w:rsidRPr="00D46E05">
              <w:rPr>
                <w:rFonts w:asciiTheme="minorHAnsi" w:hAnsiTheme="minorHAnsi" w:cstheme="minorHAnsi"/>
                <w:bCs/>
                <w:sz w:val="22"/>
                <w:szCs w:val="22"/>
              </w:rPr>
              <w:t>Are children</w:t>
            </w:r>
            <w:r w:rsidR="00B5094D" w:rsidRPr="00D46E05">
              <w:rPr>
                <w:rFonts w:asciiTheme="minorHAnsi" w:hAnsiTheme="minorHAnsi" w:cstheme="minorHAnsi"/>
                <w:bCs/>
                <w:sz w:val="22"/>
                <w:szCs w:val="22"/>
              </w:rPr>
              <w:t xml:space="preserve"> </w:t>
            </w:r>
            <w:r w:rsidR="00750152" w:rsidRPr="00D46E05">
              <w:rPr>
                <w:rFonts w:asciiTheme="minorHAnsi" w:hAnsiTheme="minorHAnsi" w:cstheme="minorHAnsi"/>
                <w:bCs/>
                <w:sz w:val="22"/>
                <w:szCs w:val="22"/>
              </w:rPr>
              <w:t>a focus of this</w:t>
            </w:r>
            <w:r w:rsidRPr="00D46E05">
              <w:rPr>
                <w:rFonts w:asciiTheme="minorHAnsi" w:hAnsiTheme="minorHAnsi" w:cstheme="minorHAnsi"/>
                <w:bCs/>
                <w:sz w:val="22"/>
                <w:szCs w:val="22"/>
              </w:rPr>
              <w:t xml:space="preserve"> research?  </w:t>
            </w:r>
          </w:p>
        </w:tc>
        <w:tc>
          <w:tcPr>
            <w:tcW w:w="240" w:type="dxa"/>
            <w:tcBorders>
              <w:top w:val="nil"/>
              <w:bottom w:val="nil"/>
            </w:tcBorders>
            <w:shd w:val="clear" w:color="auto" w:fill="auto"/>
          </w:tcPr>
          <w:p w14:paraId="11268630" w14:textId="77777777" w:rsidR="003250DB" w:rsidRPr="00D46E05" w:rsidRDefault="003250DB" w:rsidP="003250DB">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tcBorders>
              <w:top w:val="nil"/>
            </w:tcBorders>
            <w:shd w:val="clear" w:color="auto" w:fill="CCC0D9"/>
            <w:vAlign w:val="center"/>
          </w:tcPr>
          <w:p w14:paraId="0DF68E45" w14:textId="77777777" w:rsidR="003250DB" w:rsidRPr="00D46E05" w:rsidRDefault="003250DB" w:rsidP="003250DB">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p w14:paraId="46BCB4B3" w14:textId="77777777" w:rsidR="003250DB" w:rsidRPr="00D46E05" w:rsidRDefault="009B5314" w:rsidP="003250DB">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Go to D4</w:t>
            </w:r>
            <w:r w:rsidR="00B5094D" w:rsidRPr="00D46E05">
              <w:rPr>
                <w:rFonts w:asciiTheme="minorHAnsi" w:hAnsiTheme="minorHAnsi" w:cstheme="minorHAnsi"/>
                <w:sz w:val="22"/>
                <w:szCs w:val="22"/>
              </w:rPr>
              <w:t>d</w:t>
            </w:r>
          </w:p>
        </w:tc>
        <w:tc>
          <w:tcPr>
            <w:tcW w:w="360" w:type="dxa"/>
            <w:tcBorders>
              <w:top w:val="nil"/>
            </w:tcBorders>
            <w:shd w:val="clear" w:color="auto" w:fill="CCC0D9"/>
            <w:vAlign w:val="center"/>
          </w:tcPr>
          <w:p w14:paraId="506D0361" w14:textId="77777777" w:rsidR="003250DB" w:rsidRPr="00D46E05" w:rsidRDefault="003250DB" w:rsidP="003250DB">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240" w:type="dxa"/>
            <w:tcBorders>
              <w:top w:val="nil"/>
              <w:bottom w:val="nil"/>
            </w:tcBorders>
            <w:shd w:val="clear" w:color="auto" w:fill="auto"/>
            <w:vAlign w:val="center"/>
          </w:tcPr>
          <w:p w14:paraId="01277D9A" w14:textId="77777777" w:rsidR="003250DB" w:rsidRPr="00D46E05" w:rsidRDefault="003250DB" w:rsidP="003250DB">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tcBorders>
              <w:top w:val="nil"/>
            </w:tcBorders>
            <w:shd w:val="clear" w:color="auto" w:fill="CCC0D9"/>
            <w:vAlign w:val="center"/>
          </w:tcPr>
          <w:p w14:paraId="630A3CDB" w14:textId="77777777" w:rsidR="003250DB" w:rsidRPr="00D46E05" w:rsidRDefault="003250DB" w:rsidP="003250DB">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p w14:paraId="1ACD9B71" w14:textId="77777777" w:rsidR="003250DB" w:rsidRPr="00D46E05" w:rsidRDefault="003250DB" w:rsidP="003250DB">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r w:rsidR="009B5314" w:rsidRPr="00D46E05">
              <w:rPr>
                <w:rFonts w:asciiTheme="minorHAnsi" w:hAnsiTheme="minorHAnsi" w:cstheme="minorHAnsi"/>
                <w:sz w:val="22"/>
                <w:szCs w:val="22"/>
              </w:rPr>
              <w:t>D4</w:t>
            </w:r>
            <w:r w:rsidR="00B5094D" w:rsidRPr="00D46E05">
              <w:rPr>
                <w:rFonts w:asciiTheme="minorHAnsi" w:hAnsiTheme="minorHAnsi" w:cstheme="minorHAnsi"/>
                <w:sz w:val="22"/>
                <w:szCs w:val="22"/>
              </w:rPr>
              <w:t>d</w:t>
            </w:r>
          </w:p>
        </w:tc>
        <w:tc>
          <w:tcPr>
            <w:tcW w:w="360" w:type="dxa"/>
            <w:tcBorders>
              <w:top w:val="nil"/>
            </w:tcBorders>
            <w:shd w:val="clear" w:color="auto" w:fill="CCC0D9"/>
            <w:vAlign w:val="center"/>
          </w:tcPr>
          <w:p w14:paraId="5CD102FC" w14:textId="77777777" w:rsidR="003250DB" w:rsidRPr="00D46E05" w:rsidRDefault="003250DB" w:rsidP="003250DB">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r>
    </w:tbl>
    <w:p w14:paraId="2D023B65" w14:textId="77777777" w:rsidR="003250DB" w:rsidRPr="00D46E05" w:rsidRDefault="003250DB" w:rsidP="00543F43">
      <w:pPr>
        <w:tabs>
          <w:tab w:val="left" w:pos="1080"/>
        </w:tabs>
        <w:ind w:left="709"/>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 xml:space="preserve">Is it intended to recruit children, or will their recruitment be coincidental, ie the age of participants is not necessarily dictated by the study topic.  </w:t>
      </w:r>
    </w:p>
    <w:p w14:paraId="49AD6A7B" w14:textId="77777777" w:rsidR="0013305F" w:rsidRPr="00D46E05" w:rsidRDefault="0013305F" w:rsidP="006346B6">
      <w:pPr>
        <w:tabs>
          <w:tab w:val="left" w:pos="1080"/>
          <w:tab w:val="left" w:pos="1620"/>
        </w:tabs>
        <w:ind w:left="1620"/>
        <w:rPr>
          <w:rFonts w:asciiTheme="minorHAnsi" w:hAnsiTheme="minorHAnsi" w:cstheme="minorHAnsi"/>
          <w:vanish/>
          <w:color w:val="0000FF"/>
          <w:sz w:val="22"/>
          <w:szCs w:val="22"/>
        </w:rPr>
      </w:pPr>
    </w:p>
    <w:tbl>
      <w:tblPr>
        <w:tblW w:w="98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ayout w:type="fixed"/>
        <w:tblLook w:val="0000" w:firstRow="0" w:lastRow="0" w:firstColumn="0" w:lastColumn="0" w:noHBand="0" w:noVBand="0"/>
      </w:tblPr>
      <w:tblGrid>
        <w:gridCol w:w="709"/>
        <w:gridCol w:w="851"/>
        <w:gridCol w:w="4920"/>
        <w:gridCol w:w="240"/>
        <w:gridCol w:w="1080"/>
        <w:gridCol w:w="360"/>
        <w:gridCol w:w="240"/>
        <w:gridCol w:w="1080"/>
        <w:gridCol w:w="360"/>
      </w:tblGrid>
      <w:tr w:rsidR="00632E21" w:rsidRPr="00D46E05" w14:paraId="48D59F60" w14:textId="77777777" w:rsidTr="00A37E4A">
        <w:trPr>
          <w:cantSplit/>
          <w:trHeight w:val="340"/>
        </w:trPr>
        <w:tc>
          <w:tcPr>
            <w:tcW w:w="709" w:type="dxa"/>
            <w:tcBorders>
              <w:top w:val="nil"/>
              <w:left w:val="nil"/>
              <w:bottom w:val="nil"/>
            </w:tcBorders>
            <w:shd w:val="clear" w:color="auto" w:fill="auto"/>
            <w:vAlign w:val="center"/>
          </w:tcPr>
          <w:p w14:paraId="1CDAD3E4" w14:textId="77777777" w:rsidR="00632E21" w:rsidRPr="00D46E05" w:rsidRDefault="00632E21" w:rsidP="006F51AE">
            <w:pPr>
              <w:tabs>
                <w:tab w:val="left" w:pos="5103"/>
                <w:tab w:val="left" w:pos="7117"/>
              </w:tabs>
              <w:suppressAutoHyphens/>
              <w:rPr>
                <w:rFonts w:asciiTheme="minorHAnsi" w:hAnsiTheme="minorHAnsi" w:cstheme="minorHAnsi"/>
                <w:spacing w:val="-2"/>
                <w:sz w:val="22"/>
                <w:szCs w:val="22"/>
              </w:rPr>
            </w:pPr>
          </w:p>
        </w:tc>
        <w:tc>
          <w:tcPr>
            <w:tcW w:w="851" w:type="dxa"/>
            <w:tcBorders>
              <w:top w:val="nil"/>
            </w:tcBorders>
            <w:shd w:val="clear" w:color="auto" w:fill="CCC0D9"/>
            <w:vAlign w:val="center"/>
          </w:tcPr>
          <w:p w14:paraId="11FF9830" w14:textId="77777777" w:rsidR="00632E21" w:rsidRPr="00D46E05" w:rsidRDefault="00632E21" w:rsidP="00D97B14">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D</w:t>
            </w:r>
            <w:r w:rsidR="00D97B14" w:rsidRPr="00D46E05">
              <w:rPr>
                <w:rFonts w:asciiTheme="minorHAnsi" w:hAnsiTheme="minorHAnsi" w:cstheme="minorHAnsi"/>
                <w:spacing w:val="-2"/>
                <w:sz w:val="22"/>
                <w:szCs w:val="22"/>
              </w:rPr>
              <w:t>4</w:t>
            </w:r>
            <w:r w:rsidRPr="00D46E05">
              <w:rPr>
                <w:rFonts w:asciiTheme="minorHAnsi" w:hAnsiTheme="minorHAnsi" w:cstheme="minorHAnsi"/>
                <w:spacing w:val="-2"/>
                <w:sz w:val="22"/>
                <w:szCs w:val="22"/>
              </w:rPr>
              <w:t>d</w:t>
            </w:r>
          </w:p>
        </w:tc>
        <w:tc>
          <w:tcPr>
            <w:tcW w:w="4920" w:type="dxa"/>
            <w:tcBorders>
              <w:top w:val="nil"/>
            </w:tcBorders>
            <w:shd w:val="clear" w:color="auto" w:fill="CCC0D9"/>
            <w:vAlign w:val="center"/>
          </w:tcPr>
          <w:p w14:paraId="157E326C" w14:textId="77777777" w:rsidR="00632E21" w:rsidRPr="00D46E05" w:rsidRDefault="00825204" w:rsidP="00391C31">
            <w:pPr>
              <w:rPr>
                <w:rFonts w:asciiTheme="minorHAnsi" w:hAnsiTheme="minorHAnsi" w:cstheme="minorHAnsi"/>
                <w:sz w:val="22"/>
                <w:szCs w:val="22"/>
              </w:rPr>
            </w:pPr>
            <w:r w:rsidRPr="00D46E05">
              <w:rPr>
                <w:rFonts w:asciiTheme="minorHAnsi" w:hAnsiTheme="minorHAnsi" w:cstheme="minorHAnsi"/>
                <w:bCs/>
                <w:sz w:val="22"/>
                <w:szCs w:val="22"/>
              </w:rPr>
              <w:t>Will the researcher be alone with the children?</w:t>
            </w:r>
          </w:p>
        </w:tc>
        <w:tc>
          <w:tcPr>
            <w:tcW w:w="240" w:type="dxa"/>
            <w:tcBorders>
              <w:top w:val="nil"/>
              <w:bottom w:val="nil"/>
            </w:tcBorders>
            <w:shd w:val="clear" w:color="auto" w:fill="auto"/>
          </w:tcPr>
          <w:p w14:paraId="25610991" w14:textId="77777777" w:rsidR="00632E21" w:rsidRPr="00D46E05" w:rsidRDefault="00632E21" w:rsidP="00391C3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tcBorders>
              <w:top w:val="nil"/>
            </w:tcBorders>
            <w:shd w:val="clear" w:color="auto" w:fill="CCC0D9"/>
            <w:vAlign w:val="center"/>
          </w:tcPr>
          <w:p w14:paraId="16B8B939" w14:textId="77777777" w:rsidR="00825204" w:rsidRPr="00D46E05" w:rsidRDefault="00825204" w:rsidP="00825204">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p w14:paraId="47A6865D" w14:textId="77777777" w:rsidR="00632E21" w:rsidRPr="00D46E05" w:rsidRDefault="00825204" w:rsidP="009B5314">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D17" w:history="1">
              <w:r w:rsidRPr="00D46E05">
                <w:rPr>
                  <w:rStyle w:val="Hyperlink"/>
                  <w:rFonts w:asciiTheme="minorHAnsi" w:hAnsiTheme="minorHAnsi" w:cstheme="minorHAnsi"/>
                  <w:b/>
                  <w:sz w:val="22"/>
                  <w:szCs w:val="22"/>
                </w:rPr>
                <w:t>D1</w:t>
              </w:r>
              <w:r w:rsidR="009B5314" w:rsidRPr="00D46E05">
                <w:rPr>
                  <w:rStyle w:val="Hyperlink"/>
                  <w:rFonts w:asciiTheme="minorHAnsi" w:hAnsiTheme="minorHAnsi" w:cstheme="minorHAnsi"/>
                  <w:b/>
                  <w:sz w:val="22"/>
                  <w:szCs w:val="22"/>
                </w:rPr>
                <w:t>7</w:t>
              </w:r>
            </w:hyperlink>
            <w:r w:rsidR="00462B89" w:rsidRPr="00D46E05">
              <w:rPr>
                <w:rFonts w:asciiTheme="minorHAnsi" w:hAnsiTheme="minorHAnsi" w:cstheme="minorHAnsi"/>
                <w:b/>
                <w:sz w:val="22"/>
                <w:szCs w:val="22"/>
              </w:rPr>
              <w:t xml:space="preserve"> </w:t>
            </w:r>
            <w:r w:rsidR="009B5314" w:rsidRPr="00D46E05">
              <w:rPr>
                <w:rFonts w:asciiTheme="minorHAnsi" w:hAnsiTheme="minorHAnsi" w:cstheme="minorHAnsi"/>
                <w:sz w:val="22"/>
                <w:szCs w:val="22"/>
              </w:rPr>
              <w:t>then D4</w:t>
            </w:r>
            <w:r w:rsidRPr="00D46E05">
              <w:rPr>
                <w:rFonts w:asciiTheme="minorHAnsi" w:hAnsiTheme="minorHAnsi" w:cstheme="minorHAnsi"/>
                <w:sz w:val="22"/>
                <w:szCs w:val="22"/>
              </w:rPr>
              <w:t>e</w:t>
            </w:r>
          </w:p>
        </w:tc>
        <w:tc>
          <w:tcPr>
            <w:tcW w:w="360" w:type="dxa"/>
            <w:tcBorders>
              <w:top w:val="nil"/>
            </w:tcBorders>
            <w:shd w:val="clear" w:color="auto" w:fill="CCC0D9"/>
            <w:vAlign w:val="center"/>
          </w:tcPr>
          <w:p w14:paraId="5A7D82A3" w14:textId="77777777" w:rsidR="00632E21" w:rsidRPr="00D46E05" w:rsidRDefault="00632E21" w:rsidP="00391C3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240" w:type="dxa"/>
            <w:tcBorders>
              <w:top w:val="nil"/>
              <w:bottom w:val="nil"/>
            </w:tcBorders>
            <w:shd w:val="clear" w:color="auto" w:fill="auto"/>
            <w:vAlign w:val="center"/>
          </w:tcPr>
          <w:p w14:paraId="1C0993CA" w14:textId="77777777" w:rsidR="00632E21" w:rsidRPr="00D46E05" w:rsidRDefault="00632E21" w:rsidP="00391C31">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tcBorders>
              <w:top w:val="nil"/>
            </w:tcBorders>
            <w:shd w:val="clear" w:color="auto" w:fill="CCC0D9"/>
            <w:vAlign w:val="center"/>
          </w:tcPr>
          <w:p w14:paraId="3677676D" w14:textId="77777777" w:rsidR="00632E21" w:rsidRPr="00D46E05" w:rsidRDefault="00632E21" w:rsidP="00391C3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p w14:paraId="1DC79F89" w14:textId="77777777" w:rsidR="00632E21" w:rsidRPr="00D46E05" w:rsidRDefault="00632E21" w:rsidP="00E1038D">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C5" w:history="1">
              <w:r w:rsidR="00E1038D" w:rsidRPr="00D46E05">
                <w:rPr>
                  <w:rStyle w:val="Hyperlink"/>
                  <w:rFonts w:asciiTheme="minorHAnsi" w:hAnsiTheme="minorHAnsi" w:cstheme="minorHAnsi"/>
                  <w:color w:val="auto"/>
                  <w:sz w:val="22"/>
                  <w:szCs w:val="22"/>
                  <w:u w:val="none"/>
                </w:rPr>
                <w:t>D4e</w:t>
              </w:r>
            </w:hyperlink>
          </w:p>
        </w:tc>
        <w:tc>
          <w:tcPr>
            <w:tcW w:w="360" w:type="dxa"/>
            <w:tcBorders>
              <w:top w:val="nil"/>
            </w:tcBorders>
            <w:shd w:val="clear" w:color="auto" w:fill="CCC0D9"/>
            <w:vAlign w:val="center"/>
          </w:tcPr>
          <w:p w14:paraId="0E400392" w14:textId="77777777" w:rsidR="00632E21" w:rsidRPr="00D46E05" w:rsidRDefault="00632E21"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r>
      <w:tr w:rsidR="00632E21" w:rsidRPr="00D46E05" w14:paraId="34CC347A" w14:textId="77777777" w:rsidTr="00A37E4A">
        <w:trPr>
          <w:cantSplit/>
          <w:trHeight w:val="768"/>
        </w:trPr>
        <w:tc>
          <w:tcPr>
            <w:tcW w:w="709" w:type="dxa"/>
            <w:tcBorders>
              <w:top w:val="nil"/>
              <w:left w:val="nil"/>
              <w:bottom w:val="nil"/>
            </w:tcBorders>
            <w:shd w:val="clear" w:color="auto" w:fill="auto"/>
            <w:vAlign w:val="center"/>
          </w:tcPr>
          <w:p w14:paraId="46500D93" w14:textId="77777777" w:rsidR="00632E21" w:rsidRPr="00D46E05" w:rsidRDefault="00632E21" w:rsidP="006F51AE">
            <w:pPr>
              <w:tabs>
                <w:tab w:val="left" w:pos="5103"/>
                <w:tab w:val="left" w:pos="7117"/>
              </w:tabs>
              <w:suppressAutoHyphens/>
              <w:rPr>
                <w:rFonts w:asciiTheme="minorHAnsi" w:hAnsiTheme="minorHAnsi" w:cstheme="minorHAnsi"/>
                <w:spacing w:val="-2"/>
                <w:sz w:val="22"/>
                <w:szCs w:val="22"/>
              </w:rPr>
            </w:pPr>
          </w:p>
        </w:tc>
        <w:tc>
          <w:tcPr>
            <w:tcW w:w="851" w:type="dxa"/>
            <w:tcBorders>
              <w:top w:val="nil"/>
            </w:tcBorders>
            <w:shd w:val="clear" w:color="auto" w:fill="CCC0D9"/>
            <w:vAlign w:val="center"/>
          </w:tcPr>
          <w:p w14:paraId="0825A93B" w14:textId="77777777" w:rsidR="00632E21" w:rsidRPr="00D46E05" w:rsidRDefault="00632E21" w:rsidP="00D97B14">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D</w:t>
            </w:r>
            <w:r w:rsidR="00D97B14" w:rsidRPr="00D46E05">
              <w:rPr>
                <w:rFonts w:asciiTheme="minorHAnsi" w:hAnsiTheme="minorHAnsi" w:cstheme="minorHAnsi"/>
                <w:spacing w:val="-2"/>
                <w:sz w:val="22"/>
                <w:szCs w:val="22"/>
              </w:rPr>
              <w:t>4</w:t>
            </w:r>
            <w:r w:rsidRPr="00D46E05">
              <w:rPr>
                <w:rFonts w:asciiTheme="minorHAnsi" w:hAnsiTheme="minorHAnsi" w:cstheme="minorHAnsi"/>
                <w:spacing w:val="-2"/>
                <w:sz w:val="22"/>
                <w:szCs w:val="22"/>
              </w:rPr>
              <w:t>e</w:t>
            </w:r>
          </w:p>
        </w:tc>
        <w:tc>
          <w:tcPr>
            <w:tcW w:w="4920" w:type="dxa"/>
            <w:tcBorders>
              <w:top w:val="nil"/>
            </w:tcBorders>
            <w:shd w:val="clear" w:color="auto" w:fill="CCC0D9"/>
            <w:vAlign w:val="center"/>
          </w:tcPr>
          <w:p w14:paraId="27D9F455" w14:textId="77777777" w:rsidR="00632E21" w:rsidRPr="00D46E05" w:rsidRDefault="00825204" w:rsidP="006F51AE">
            <w:pPr>
              <w:rPr>
                <w:rFonts w:asciiTheme="minorHAnsi" w:hAnsiTheme="minorHAnsi" w:cstheme="minorHAnsi"/>
                <w:sz w:val="22"/>
                <w:szCs w:val="22"/>
              </w:rPr>
            </w:pPr>
            <w:r w:rsidRPr="00D46E05">
              <w:rPr>
                <w:rFonts w:asciiTheme="minorHAnsi" w:hAnsiTheme="minorHAnsi" w:cstheme="minorHAnsi"/>
                <w:bCs/>
                <w:sz w:val="22"/>
                <w:szCs w:val="22"/>
              </w:rPr>
              <w:t>Is the research contrary to the best interests of the children?</w:t>
            </w:r>
          </w:p>
        </w:tc>
        <w:tc>
          <w:tcPr>
            <w:tcW w:w="240" w:type="dxa"/>
            <w:tcBorders>
              <w:top w:val="nil"/>
              <w:bottom w:val="nil"/>
            </w:tcBorders>
            <w:shd w:val="clear" w:color="auto" w:fill="auto"/>
          </w:tcPr>
          <w:p w14:paraId="6F7F27AF" w14:textId="77777777" w:rsidR="00632E21" w:rsidRPr="00D46E05" w:rsidRDefault="00632E21"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tcBorders>
              <w:top w:val="nil"/>
            </w:tcBorders>
            <w:shd w:val="clear" w:color="auto" w:fill="CCC0D9"/>
            <w:vAlign w:val="center"/>
          </w:tcPr>
          <w:p w14:paraId="7C22575C" w14:textId="77777777" w:rsidR="00825204" w:rsidRPr="00D46E05" w:rsidRDefault="00825204" w:rsidP="00825204">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p w14:paraId="4C7E6F1D" w14:textId="77777777" w:rsidR="00632E21" w:rsidRPr="00D46E05" w:rsidRDefault="00825204" w:rsidP="009B5314">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D19" w:history="1">
              <w:r w:rsidRPr="00D46E05">
                <w:rPr>
                  <w:rStyle w:val="Hyperlink"/>
                  <w:rFonts w:asciiTheme="minorHAnsi" w:hAnsiTheme="minorHAnsi" w:cstheme="minorHAnsi"/>
                  <w:b/>
                  <w:sz w:val="22"/>
                  <w:szCs w:val="22"/>
                </w:rPr>
                <w:t>D1</w:t>
              </w:r>
              <w:r w:rsidR="009B5314" w:rsidRPr="00D46E05">
                <w:rPr>
                  <w:rStyle w:val="Hyperlink"/>
                  <w:rFonts w:asciiTheme="minorHAnsi" w:hAnsiTheme="minorHAnsi" w:cstheme="minorHAnsi"/>
                  <w:b/>
                  <w:sz w:val="22"/>
                  <w:szCs w:val="22"/>
                </w:rPr>
                <w:t>9</w:t>
              </w:r>
            </w:hyperlink>
          </w:p>
        </w:tc>
        <w:tc>
          <w:tcPr>
            <w:tcW w:w="360" w:type="dxa"/>
            <w:tcBorders>
              <w:top w:val="nil"/>
            </w:tcBorders>
            <w:shd w:val="clear" w:color="auto" w:fill="CCC0D9"/>
            <w:vAlign w:val="center"/>
          </w:tcPr>
          <w:p w14:paraId="29798DC5" w14:textId="77777777" w:rsidR="00632E21" w:rsidRPr="00D46E05" w:rsidRDefault="00632E21"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240" w:type="dxa"/>
            <w:tcBorders>
              <w:top w:val="nil"/>
              <w:bottom w:val="nil"/>
            </w:tcBorders>
            <w:shd w:val="clear" w:color="auto" w:fill="auto"/>
            <w:vAlign w:val="center"/>
          </w:tcPr>
          <w:p w14:paraId="37407710" w14:textId="77777777" w:rsidR="00632E21" w:rsidRPr="00D46E05" w:rsidRDefault="00632E21"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tcBorders>
              <w:top w:val="nil"/>
            </w:tcBorders>
            <w:shd w:val="clear" w:color="auto" w:fill="CCC0D9"/>
            <w:vAlign w:val="center"/>
          </w:tcPr>
          <w:p w14:paraId="3F247901" w14:textId="77777777" w:rsidR="00632E21" w:rsidRPr="00D46E05" w:rsidRDefault="00632E21"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p w14:paraId="7542ED2F" w14:textId="77777777" w:rsidR="00632E21" w:rsidRPr="00D46E05" w:rsidRDefault="00632E21" w:rsidP="009B5314">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C5" w:history="1">
              <w:r w:rsidRPr="00D46E05">
                <w:rPr>
                  <w:rStyle w:val="Hyperlink"/>
                  <w:rFonts w:asciiTheme="minorHAnsi" w:hAnsiTheme="minorHAnsi" w:cstheme="minorHAnsi"/>
                  <w:b/>
                  <w:sz w:val="22"/>
                  <w:szCs w:val="22"/>
                </w:rPr>
                <w:t>C</w:t>
              </w:r>
              <w:r w:rsidR="009B5314" w:rsidRPr="00D46E05">
                <w:rPr>
                  <w:rStyle w:val="Hyperlink"/>
                  <w:rFonts w:asciiTheme="minorHAnsi" w:hAnsiTheme="minorHAnsi" w:cstheme="minorHAnsi"/>
                  <w:b/>
                  <w:sz w:val="22"/>
                  <w:szCs w:val="22"/>
                </w:rPr>
                <w:t>5</w:t>
              </w:r>
            </w:hyperlink>
          </w:p>
        </w:tc>
        <w:tc>
          <w:tcPr>
            <w:tcW w:w="360" w:type="dxa"/>
            <w:tcBorders>
              <w:top w:val="nil"/>
            </w:tcBorders>
            <w:shd w:val="clear" w:color="auto" w:fill="CCC0D9"/>
            <w:vAlign w:val="center"/>
          </w:tcPr>
          <w:p w14:paraId="23920B67" w14:textId="77777777" w:rsidR="00632E21" w:rsidRPr="00D46E05" w:rsidRDefault="00632E21"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r>
    </w:tbl>
    <w:p w14:paraId="1905FFCB" w14:textId="77777777" w:rsidR="00ED5EFE" w:rsidRPr="00D46E05" w:rsidRDefault="00BB227E" w:rsidP="00543F43">
      <w:pPr>
        <w:tabs>
          <w:tab w:val="left" w:pos="1080"/>
        </w:tabs>
        <w:ind w:left="709"/>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Could</w:t>
      </w:r>
      <w:r w:rsidR="00C60060" w:rsidRPr="00D46E05">
        <w:rPr>
          <w:rFonts w:asciiTheme="minorHAnsi" w:hAnsiTheme="minorHAnsi" w:cstheme="minorHAnsi"/>
          <w:vanish/>
          <w:color w:val="0000FF"/>
          <w:sz w:val="22"/>
          <w:szCs w:val="22"/>
        </w:rPr>
        <w:t xml:space="preserve"> </w:t>
      </w:r>
      <w:r w:rsidR="00385703" w:rsidRPr="00D46E05">
        <w:rPr>
          <w:rFonts w:asciiTheme="minorHAnsi" w:hAnsiTheme="minorHAnsi" w:cstheme="minorHAnsi"/>
          <w:vanish/>
          <w:color w:val="0000FF"/>
          <w:sz w:val="22"/>
          <w:szCs w:val="22"/>
        </w:rPr>
        <w:t xml:space="preserve">the research </w:t>
      </w:r>
      <w:r w:rsidR="00C60060" w:rsidRPr="00D46E05">
        <w:rPr>
          <w:rFonts w:asciiTheme="minorHAnsi" w:hAnsiTheme="minorHAnsi" w:cstheme="minorHAnsi"/>
          <w:vanish/>
          <w:color w:val="0000FF"/>
          <w:sz w:val="22"/>
          <w:szCs w:val="22"/>
        </w:rPr>
        <w:t xml:space="preserve">present </w:t>
      </w:r>
      <w:r w:rsidRPr="00D46E05">
        <w:rPr>
          <w:rFonts w:asciiTheme="minorHAnsi" w:hAnsiTheme="minorHAnsi" w:cstheme="minorHAnsi"/>
          <w:vanish/>
          <w:color w:val="0000FF"/>
          <w:sz w:val="22"/>
          <w:szCs w:val="22"/>
        </w:rPr>
        <w:t>risks to the physical, emotional or psychological safety of the children</w:t>
      </w:r>
      <w:r w:rsidR="00385703" w:rsidRPr="00D46E05">
        <w:rPr>
          <w:rFonts w:asciiTheme="minorHAnsi" w:hAnsiTheme="minorHAnsi" w:cstheme="minorHAnsi"/>
          <w:vanish/>
          <w:color w:val="0000FF"/>
          <w:sz w:val="22"/>
          <w:szCs w:val="22"/>
        </w:rPr>
        <w:t>?</w:t>
      </w:r>
    </w:p>
    <w:p w14:paraId="1632CF90" w14:textId="77777777" w:rsidR="006330F9" w:rsidRPr="00D46E05" w:rsidRDefault="006330F9" w:rsidP="00AC22CD">
      <w:pPr>
        <w:rPr>
          <w:rFonts w:asciiTheme="minorHAnsi" w:hAnsiTheme="minorHAnsi" w:cstheme="minorHAnsi"/>
          <w:color w:val="000000"/>
          <w:sz w:val="22"/>
          <w:szCs w:val="22"/>
        </w:rPr>
      </w:pPr>
    </w:p>
    <w:tbl>
      <w:tblPr>
        <w:tblW w:w="98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ayout w:type="fixed"/>
        <w:tblLook w:val="0000" w:firstRow="0" w:lastRow="0" w:firstColumn="0" w:lastColumn="0" w:noHBand="0" w:noVBand="0"/>
      </w:tblPr>
      <w:tblGrid>
        <w:gridCol w:w="709"/>
        <w:gridCol w:w="851"/>
        <w:gridCol w:w="4920"/>
        <w:gridCol w:w="240"/>
        <w:gridCol w:w="1080"/>
        <w:gridCol w:w="360"/>
        <w:gridCol w:w="240"/>
        <w:gridCol w:w="1080"/>
        <w:gridCol w:w="360"/>
      </w:tblGrid>
      <w:tr w:rsidR="008C4AC8" w:rsidRPr="00D46E05" w14:paraId="1CA21532" w14:textId="77777777" w:rsidTr="00DB2173">
        <w:trPr>
          <w:cantSplit/>
          <w:trHeight w:val="340"/>
        </w:trPr>
        <w:tc>
          <w:tcPr>
            <w:tcW w:w="709" w:type="dxa"/>
            <w:tcBorders>
              <w:right w:val="single" w:sz="4" w:space="0" w:color="auto"/>
            </w:tcBorders>
            <w:shd w:val="clear" w:color="auto" w:fill="C6D9F1"/>
            <w:vAlign w:val="center"/>
          </w:tcPr>
          <w:p w14:paraId="36517F5C" w14:textId="77777777" w:rsidR="008C4AC8" w:rsidRPr="00D46E05" w:rsidRDefault="008C4AC8" w:rsidP="00D97B14">
            <w:pPr>
              <w:tabs>
                <w:tab w:val="left" w:pos="5103"/>
                <w:tab w:val="left" w:pos="7117"/>
              </w:tabs>
              <w:suppressAutoHyphens/>
              <w:rPr>
                <w:rFonts w:asciiTheme="minorHAnsi" w:hAnsiTheme="minorHAnsi" w:cstheme="minorHAnsi"/>
                <w:spacing w:val="-2"/>
                <w:sz w:val="22"/>
                <w:szCs w:val="22"/>
              </w:rPr>
            </w:pPr>
            <w:bookmarkStart w:id="34" w:name="D5"/>
            <w:r w:rsidRPr="00D46E05">
              <w:rPr>
                <w:rFonts w:asciiTheme="minorHAnsi" w:hAnsiTheme="minorHAnsi" w:cstheme="minorHAnsi"/>
                <w:spacing w:val="-2"/>
                <w:sz w:val="22"/>
                <w:szCs w:val="22"/>
              </w:rPr>
              <w:t>D</w:t>
            </w:r>
            <w:r w:rsidR="00D97B14" w:rsidRPr="00D46E05">
              <w:rPr>
                <w:rFonts w:asciiTheme="minorHAnsi" w:hAnsiTheme="minorHAnsi" w:cstheme="minorHAnsi"/>
                <w:spacing w:val="-2"/>
                <w:sz w:val="22"/>
                <w:szCs w:val="22"/>
              </w:rPr>
              <w:t>5</w:t>
            </w:r>
            <w:bookmarkEnd w:id="34"/>
          </w:p>
        </w:tc>
        <w:tc>
          <w:tcPr>
            <w:tcW w:w="851" w:type="dxa"/>
            <w:tcBorders>
              <w:left w:val="single" w:sz="4" w:space="0" w:color="auto"/>
              <w:right w:val="single" w:sz="4" w:space="0" w:color="auto"/>
            </w:tcBorders>
            <w:shd w:val="clear" w:color="auto" w:fill="C6D9F1"/>
            <w:vAlign w:val="center"/>
          </w:tcPr>
          <w:p w14:paraId="6F8FC12A" w14:textId="77777777" w:rsidR="008C4AC8" w:rsidRPr="00D46E05" w:rsidRDefault="008C4AC8" w:rsidP="00D97B14">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D</w:t>
            </w:r>
            <w:r w:rsidR="00D97B14" w:rsidRPr="00D46E05">
              <w:rPr>
                <w:rFonts w:asciiTheme="minorHAnsi" w:hAnsiTheme="minorHAnsi" w:cstheme="minorHAnsi"/>
                <w:spacing w:val="-2"/>
                <w:sz w:val="22"/>
                <w:szCs w:val="22"/>
              </w:rPr>
              <w:t>5</w:t>
            </w:r>
            <w:r w:rsidRPr="00D46E05">
              <w:rPr>
                <w:rFonts w:asciiTheme="minorHAnsi" w:hAnsiTheme="minorHAnsi" w:cstheme="minorHAnsi"/>
                <w:spacing w:val="-2"/>
                <w:sz w:val="22"/>
                <w:szCs w:val="22"/>
              </w:rPr>
              <w:t>a</w:t>
            </w:r>
          </w:p>
        </w:tc>
        <w:tc>
          <w:tcPr>
            <w:tcW w:w="4920" w:type="dxa"/>
            <w:tcBorders>
              <w:left w:val="single" w:sz="4" w:space="0" w:color="auto"/>
            </w:tcBorders>
            <w:shd w:val="clear" w:color="auto" w:fill="C6D9F1"/>
            <w:vAlign w:val="center"/>
          </w:tcPr>
          <w:p w14:paraId="78F252CD" w14:textId="77777777" w:rsidR="008C4AC8" w:rsidRPr="00D46E05" w:rsidRDefault="00E801B4" w:rsidP="006F51AE">
            <w:pPr>
              <w:rPr>
                <w:rFonts w:asciiTheme="minorHAnsi" w:hAnsiTheme="minorHAnsi" w:cstheme="minorHAnsi"/>
                <w:sz w:val="22"/>
                <w:szCs w:val="22"/>
              </w:rPr>
            </w:pPr>
            <w:r w:rsidRPr="00D46E05">
              <w:rPr>
                <w:rFonts w:asciiTheme="minorHAnsi" w:hAnsiTheme="minorHAnsi" w:cstheme="minorHAnsi"/>
                <w:bCs/>
                <w:sz w:val="22"/>
                <w:szCs w:val="22"/>
              </w:rPr>
              <w:t>Does</w:t>
            </w:r>
            <w:r w:rsidR="008C4AC8" w:rsidRPr="00D46E05">
              <w:rPr>
                <w:rFonts w:asciiTheme="minorHAnsi" w:hAnsiTheme="minorHAnsi" w:cstheme="minorHAnsi"/>
                <w:bCs/>
                <w:sz w:val="22"/>
                <w:szCs w:val="22"/>
              </w:rPr>
              <w:t xml:space="preserve"> the recruitment process address the issues </w:t>
            </w:r>
            <w:r w:rsidRPr="00D46E05">
              <w:rPr>
                <w:rFonts w:asciiTheme="minorHAnsi" w:hAnsiTheme="minorHAnsi" w:cstheme="minorHAnsi"/>
                <w:bCs/>
                <w:sz w:val="22"/>
                <w:szCs w:val="22"/>
              </w:rPr>
              <w:t xml:space="preserve">relating to </w:t>
            </w:r>
            <w:r w:rsidR="008C4AC8" w:rsidRPr="00D46E05">
              <w:rPr>
                <w:rFonts w:asciiTheme="minorHAnsi" w:hAnsiTheme="minorHAnsi" w:cstheme="minorHAnsi"/>
                <w:bCs/>
                <w:sz w:val="22"/>
                <w:szCs w:val="22"/>
              </w:rPr>
              <w:t>the dependent relationship?</w:t>
            </w:r>
          </w:p>
        </w:tc>
        <w:tc>
          <w:tcPr>
            <w:tcW w:w="240" w:type="dxa"/>
            <w:tcBorders>
              <w:top w:val="nil"/>
              <w:bottom w:val="nil"/>
            </w:tcBorders>
            <w:shd w:val="clear" w:color="auto" w:fill="auto"/>
          </w:tcPr>
          <w:p w14:paraId="035F8DEB" w14:textId="77777777" w:rsidR="008C4AC8" w:rsidRPr="00D46E05" w:rsidRDefault="008C4AC8"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shd w:val="clear" w:color="auto" w:fill="C6D9F1"/>
            <w:vAlign w:val="center"/>
          </w:tcPr>
          <w:p w14:paraId="03D42533" w14:textId="77777777" w:rsidR="00E706EA" w:rsidRPr="00D46E05" w:rsidRDefault="00E706EA" w:rsidP="00E706EA">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p w14:paraId="7CA3CB2C" w14:textId="77777777" w:rsidR="008C4AC8" w:rsidRPr="00D46E05" w:rsidRDefault="00E706EA" w:rsidP="00B07095">
            <w:pPr>
              <w:rPr>
                <w:rFonts w:asciiTheme="minorHAnsi" w:hAnsiTheme="minorHAnsi" w:cstheme="minorHAnsi"/>
                <w:sz w:val="22"/>
                <w:szCs w:val="22"/>
              </w:rPr>
            </w:pPr>
            <w:r w:rsidRPr="00D46E05">
              <w:rPr>
                <w:rFonts w:asciiTheme="minorHAnsi" w:hAnsiTheme="minorHAnsi" w:cstheme="minorHAnsi"/>
                <w:sz w:val="22"/>
                <w:szCs w:val="22"/>
              </w:rPr>
              <w:t xml:space="preserve">Go to </w:t>
            </w:r>
            <w:hyperlink w:anchor="D17" w:history="1">
              <w:r w:rsidRPr="00D46E05">
                <w:rPr>
                  <w:rStyle w:val="Hyperlink"/>
                  <w:rFonts w:asciiTheme="minorHAnsi" w:hAnsiTheme="minorHAnsi" w:cstheme="minorHAnsi"/>
                  <w:b/>
                  <w:sz w:val="22"/>
                  <w:szCs w:val="22"/>
                </w:rPr>
                <w:t>D17</w:t>
              </w:r>
            </w:hyperlink>
            <w:r w:rsidR="00B07095" w:rsidRPr="00D46E05">
              <w:rPr>
                <w:rFonts w:asciiTheme="minorHAnsi" w:hAnsiTheme="minorHAnsi" w:cstheme="minorHAnsi"/>
                <w:sz w:val="22"/>
                <w:szCs w:val="22"/>
              </w:rPr>
              <w:t xml:space="preserve"> </w:t>
            </w:r>
            <w:r w:rsidRPr="00D46E05">
              <w:rPr>
                <w:rFonts w:asciiTheme="minorHAnsi" w:hAnsiTheme="minorHAnsi" w:cstheme="minorHAnsi"/>
                <w:sz w:val="22"/>
                <w:szCs w:val="22"/>
              </w:rPr>
              <w:t xml:space="preserve">then </w:t>
            </w:r>
            <w:r w:rsidR="009B5314" w:rsidRPr="00D46E05">
              <w:rPr>
                <w:rFonts w:asciiTheme="minorHAnsi" w:hAnsiTheme="minorHAnsi" w:cstheme="minorHAnsi"/>
                <w:sz w:val="22"/>
                <w:szCs w:val="22"/>
              </w:rPr>
              <w:t>D5</w:t>
            </w:r>
            <w:r w:rsidR="008C4AC8" w:rsidRPr="00D46E05">
              <w:rPr>
                <w:rFonts w:asciiTheme="minorHAnsi" w:hAnsiTheme="minorHAnsi" w:cstheme="minorHAnsi"/>
                <w:sz w:val="22"/>
                <w:szCs w:val="22"/>
              </w:rPr>
              <w:t>b</w:t>
            </w:r>
          </w:p>
        </w:tc>
        <w:tc>
          <w:tcPr>
            <w:tcW w:w="360" w:type="dxa"/>
            <w:shd w:val="clear" w:color="auto" w:fill="C6D9F1"/>
            <w:vAlign w:val="center"/>
          </w:tcPr>
          <w:p w14:paraId="32B65949" w14:textId="77777777" w:rsidR="008C4AC8" w:rsidRPr="00D46E05" w:rsidRDefault="008C4AC8"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240" w:type="dxa"/>
            <w:tcBorders>
              <w:top w:val="nil"/>
              <w:bottom w:val="nil"/>
            </w:tcBorders>
            <w:shd w:val="clear" w:color="auto" w:fill="auto"/>
            <w:vAlign w:val="center"/>
          </w:tcPr>
          <w:p w14:paraId="188C1A91" w14:textId="77777777" w:rsidR="008C4AC8" w:rsidRPr="00D46E05" w:rsidRDefault="008C4AC8"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shd w:val="clear" w:color="auto" w:fill="C6D9F1"/>
            <w:vAlign w:val="center"/>
          </w:tcPr>
          <w:p w14:paraId="51E3E65F" w14:textId="77777777" w:rsidR="008C4AC8" w:rsidRPr="00D46E05" w:rsidRDefault="008C4AC8"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p w14:paraId="2F099F1B" w14:textId="77777777" w:rsidR="008C4AC8" w:rsidRPr="00D46E05" w:rsidRDefault="008C4AC8" w:rsidP="009B5314">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D19" w:history="1">
              <w:r w:rsidR="00220A70" w:rsidRPr="00D46E05">
                <w:rPr>
                  <w:rStyle w:val="Hyperlink"/>
                  <w:rFonts w:asciiTheme="minorHAnsi" w:hAnsiTheme="minorHAnsi" w:cstheme="minorHAnsi"/>
                  <w:b/>
                  <w:sz w:val="22"/>
                  <w:szCs w:val="22"/>
                </w:rPr>
                <w:t>D</w:t>
              </w:r>
              <w:r w:rsidR="008C15DB" w:rsidRPr="00D46E05">
                <w:rPr>
                  <w:rStyle w:val="Hyperlink"/>
                  <w:rFonts w:asciiTheme="minorHAnsi" w:hAnsiTheme="minorHAnsi" w:cstheme="minorHAnsi"/>
                  <w:b/>
                  <w:sz w:val="22"/>
                  <w:szCs w:val="22"/>
                </w:rPr>
                <w:t>1</w:t>
              </w:r>
              <w:r w:rsidR="009B5314" w:rsidRPr="00D46E05">
                <w:rPr>
                  <w:rStyle w:val="Hyperlink"/>
                  <w:rFonts w:asciiTheme="minorHAnsi" w:hAnsiTheme="minorHAnsi" w:cstheme="minorHAnsi"/>
                  <w:b/>
                  <w:sz w:val="22"/>
                  <w:szCs w:val="22"/>
                </w:rPr>
                <w:t>9</w:t>
              </w:r>
            </w:hyperlink>
          </w:p>
        </w:tc>
        <w:tc>
          <w:tcPr>
            <w:tcW w:w="360" w:type="dxa"/>
            <w:shd w:val="clear" w:color="auto" w:fill="C6D9F1"/>
            <w:vAlign w:val="center"/>
          </w:tcPr>
          <w:p w14:paraId="1F29AB6C" w14:textId="77777777" w:rsidR="008C4AC8" w:rsidRPr="00D46E05" w:rsidRDefault="008C4AC8"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r>
    </w:tbl>
    <w:p w14:paraId="1113D32B" w14:textId="77777777" w:rsidR="00AC22CD" w:rsidRPr="00D46E05" w:rsidRDefault="00AC22CD" w:rsidP="00543F43">
      <w:pPr>
        <w:tabs>
          <w:tab w:val="left" w:pos="1080"/>
          <w:tab w:val="left" w:pos="2127"/>
        </w:tabs>
        <w:ind w:left="709"/>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Can the issues in relation to the dependent relationship be managed through ensuring participant anonymity or special recruitment processes</w:t>
      </w:r>
      <w:r w:rsidR="005C7D0F" w:rsidRPr="00D46E05">
        <w:rPr>
          <w:rFonts w:asciiTheme="minorHAnsi" w:hAnsiTheme="minorHAnsi" w:cstheme="minorHAnsi"/>
          <w:vanish/>
          <w:color w:val="0000FF"/>
          <w:sz w:val="22"/>
          <w:szCs w:val="22"/>
        </w:rPr>
        <w:t>, e</w:t>
      </w:r>
      <w:r w:rsidR="003A0CBF" w:rsidRPr="00D46E05">
        <w:rPr>
          <w:rFonts w:asciiTheme="minorHAnsi" w:hAnsiTheme="minorHAnsi" w:cstheme="minorHAnsi"/>
          <w:vanish/>
          <w:color w:val="0000FF"/>
          <w:sz w:val="22"/>
          <w:szCs w:val="22"/>
        </w:rPr>
        <w:t>.</w:t>
      </w:r>
      <w:r w:rsidR="005C7D0F" w:rsidRPr="00D46E05">
        <w:rPr>
          <w:rFonts w:asciiTheme="minorHAnsi" w:hAnsiTheme="minorHAnsi" w:cstheme="minorHAnsi"/>
          <w:vanish/>
          <w:color w:val="0000FF"/>
          <w:sz w:val="22"/>
          <w:szCs w:val="22"/>
        </w:rPr>
        <w:t>g</w:t>
      </w:r>
      <w:r w:rsidR="003A0CBF" w:rsidRPr="00D46E05">
        <w:rPr>
          <w:rFonts w:asciiTheme="minorHAnsi" w:hAnsiTheme="minorHAnsi" w:cstheme="minorHAnsi"/>
          <w:vanish/>
          <w:color w:val="0000FF"/>
          <w:sz w:val="22"/>
          <w:szCs w:val="22"/>
        </w:rPr>
        <w:t>.</w:t>
      </w:r>
      <w:r w:rsidR="005C7D0F" w:rsidRPr="00D46E05">
        <w:rPr>
          <w:rFonts w:asciiTheme="minorHAnsi" w:hAnsiTheme="minorHAnsi" w:cstheme="minorHAnsi"/>
          <w:vanish/>
          <w:color w:val="0000FF"/>
          <w:sz w:val="22"/>
          <w:szCs w:val="22"/>
        </w:rPr>
        <w:t xml:space="preserve"> an independent third party issuing the invitation to participate</w:t>
      </w:r>
      <w:r w:rsidR="00F22B61" w:rsidRPr="00D46E05">
        <w:rPr>
          <w:rFonts w:asciiTheme="minorHAnsi" w:hAnsiTheme="minorHAnsi" w:cstheme="minorHAnsi"/>
          <w:vanish/>
          <w:color w:val="0000FF"/>
          <w:sz w:val="22"/>
          <w:szCs w:val="22"/>
        </w:rPr>
        <w:t xml:space="preserve"> - care </w:t>
      </w:r>
      <w:r w:rsidR="005C7D0F" w:rsidRPr="00D46E05">
        <w:rPr>
          <w:rFonts w:asciiTheme="minorHAnsi" w:hAnsiTheme="minorHAnsi" w:cstheme="minorHAnsi"/>
          <w:vanish/>
          <w:color w:val="0000FF"/>
          <w:sz w:val="22"/>
          <w:szCs w:val="22"/>
        </w:rPr>
        <w:t>needed to ensure there would be no breach of the potential participants’ privacy</w:t>
      </w:r>
      <w:r w:rsidRPr="00D46E05">
        <w:rPr>
          <w:rFonts w:asciiTheme="minorHAnsi" w:hAnsiTheme="minorHAnsi" w:cstheme="minorHAnsi"/>
          <w:vanish/>
          <w:color w:val="0000FF"/>
          <w:sz w:val="22"/>
          <w:szCs w:val="22"/>
        </w:rPr>
        <w:t>?</w:t>
      </w:r>
      <w:r w:rsidR="004378CC" w:rsidRPr="00D46E05">
        <w:rPr>
          <w:rFonts w:asciiTheme="minorHAnsi" w:hAnsiTheme="minorHAnsi" w:cstheme="minorHAnsi"/>
          <w:vanish/>
          <w:color w:val="0000FF"/>
          <w:sz w:val="22"/>
          <w:szCs w:val="22"/>
        </w:rPr>
        <w:t xml:space="preserve"> </w:t>
      </w:r>
    </w:p>
    <w:p w14:paraId="4098CE58" w14:textId="77777777" w:rsidR="00BE56B6" w:rsidRPr="00D46E05" w:rsidRDefault="00BE56B6" w:rsidP="00D60B72">
      <w:pPr>
        <w:tabs>
          <w:tab w:val="left" w:pos="1080"/>
          <w:tab w:val="left" w:pos="1620"/>
        </w:tabs>
        <w:ind w:left="1620"/>
        <w:rPr>
          <w:rFonts w:asciiTheme="minorHAnsi" w:hAnsiTheme="minorHAnsi" w:cstheme="minorHAnsi"/>
          <w:vanish/>
          <w:color w:val="0000FF"/>
          <w:sz w:val="22"/>
          <w:szCs w:val="22"/>
        </w:rPr>
      </w:pPr>
    </w:p>
    <w:tbl>
      <w:tblPr>
        <w:tblW w:w="98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ayout w:type="fixed"/>
        <w:tblLook w:val="0000" w:firstRow="0" w:lastRow="0" w:firstColumn="0" w:lastColumn="0" w:noHBand="0" w:noVBand="0"/>
      </w:tblPr>
      <w:tblGrid>
        <w:gridCol w:w="709"/>
        <w:gridCol w:w="851"/>
        <w:gridCol w:w="4920"/>
        <w:gridCol w:w="240"/>
        <w:gridCol w:w="1080"/>
        <w:gridCol w:w="360"/>
        <w:gridCol w:w="240"/>
        <w:gridCol w:w="1080"/>
        <w:gridCol w:w="360"/>
      </w:tblGrid>
      <w:tr w:rsidR="008C4AC8" w:rsidRPr="00D46E05" w14:paraId="37BF99AF" w14:textId="77777777" w:rsidTr="00DB2173">
        <w:trPr>
          <w:cantSplit/>
          <w:trHeight w:val="340"/>
        </w:trPr>
        <w:tc>
          <w:tcPr>
            <w:tcW w:w="709" w:type="dxa"/>
            <w:tcBorders>
              <w:top w:val="nil"/>
              <w:left w:val="nil"/>
              <w:bottom w:val="nil"/>
            </w:tcBorders>
            <w:shd w:val="clear" w:color="auto" w:fill="auto"/>
            <w:vAlign w:val="center"/>
          </w:tcPr>
          <w:p w14:paraId="4130E8E0" w14:textId="77777777" w:rsidR="008C4AC8" w:rsidRPr="00D46E05" w:rsidRDefault="008C4AC8" w:rsidP="006F51AE">
            <w:pPr>
              <w:tabs>
                <w:tab w:val="left" w:pos="5103"/>
                <w:tab w:val="left" w:pos="7117"/>
              </w:tabs>
              <w:suppressAutoHyphens/>
              <w:rPr>
                <w:rFonts w:asciiTheme="minorHAnsi" w:hAnsiTheme="minorHAnsi" w:cstheme="minorHAnsi"/>
                <w:spacing w:val="-2"/>
                <w:sz w:val="22"/>
                <w:szCs w:val="22"/>
              </w:rPr>
            </w:pPr>
          </w:p>
        </w:tc>
        <w:tc>
          <w:tcPr>
            <w:tcW w:w="851" w:type="dxa"/>
            <w:tcBorders>
              <w:top w:val="nil"/>
            </w:tcBorders>
            <w:shd w:val="clear" w:color="auto" w:fill="C6D9F1"/>
            <w:vAlign w:val="center"/>
          </w:tcPr>
          <w:p w14:paraId="0C62AA3A" w14:textId="77777777" w:rsidR="008C4AC8" w:rsidRPr="00D46E05" w:rsidRDefault="008C4AC8" w:rsidP="00D97B14">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D</w:t>
            </w:r>
            <w:r w:rsidR="00D97B14" w:rsidRPr="00D46E05">
              <w:rPr>
                <w:rFonts w:asciiTheme="minorHAnsi" w:hAnsiTheme="minorHAnsi" w:cstheme="minorHAnsi"/>
                <w:spacing w:val="-2"/>
                <w:sz w:val="22"/>
                <w:szCs w:val="22"/>
              </w:rPr>
              <w:t>5</w:t>
            </w:r>
            <w:r w:rsidRPr="00D46E05">
              <w:rPr>
                <w:rFonts w:asciiTheme="minorHAnsi" w:hAnsiTheme="minorHAnsi" w:cstheme="minorHAnsi"/>
                <w:spacing w:val="-2"/>
                <w:sz w:val="22"/>
                <w:szCs w:val="22"/>
              </w:rPr>
              <w:t>b</w:t>
            </w:r>
          </w:p>
        </w:tc>
        <w:tc>
          <w:tcPr>
            <w:tcW w:w="4920" w:type="dxa"/>
            <w:tcBorders>
              <w:top w:val="nil"/>
            </w:tcBorders>
            <w:shd w:val="clear" w:color="auto" w:fill="C6D9F1"/>
            <w:vAlign w:val="center"/>
          </w:tcPr>
          <w:p w14:paraId="4029262C" w14:textId="77777777" w:rsidR="008C4AC8" w:rsidRPr="00D46E05" w:rsidRDefault="008C4AC8" w:rsidP="006F51AE">
            <w:pPr>
              <w:rPr>
                <w:rFonts w:asciiTheme="minorHAnsi" w:hAnsiTheme="minorHAnsi" w:cstheme="minorHAnsi"/>
                <w:sz w:val="22"/>
                <w:szCs w:val="22"/>
              </w:rPr>
            </w:pPr>
            <w:r w:rsidRPr="00D46E05">
              <w:rPr>
                <w:rFonts w:asciiTheme="minorHAnsi" w:hAnsiTheme="minorHAnsi" w:cstheme="minorHAnsi"/>
                <w:bCs/>
                <w:sz w:val="22"/>
                <w:szCs w:val="22"/>
              </w:rPr>
              <w:t xml:space="preserve">Is </w:t>
            </w:r>
            <w:r w:rsidR="003A0CBF" w:rsidRPr="00D46E05">
              <w:rPr>
                <w:rFonts w:asciiTheme="minorHAnsi" w:hAnsiTheme="minorHAnsi" w:cstheme="minorHAnsi"/>
                <w:bCs/>
                <w:sz w:val="22"/>
                <w:szCs w:val="22"/>
              </w:rPr>
              <w:t xml:space="preserve">the </w:t>
            </w:r>
            <w:r w:rsidRPr="00D46E05">
              <w:rPr>
                <w:rFonts w:asciiTheme="minorHAnsi" w:hAnsiTheme="minorHAnsi" w:cstheme="minorHAnsi"/>
                <w:bCs/>
                <w:sz w:val="22"/>
                <w:szCs w:val="22"/>
              </w:rPr>
              <w:t xml:space="preserve">recruitment of people in </w:t>
            </w:r>
            <w:r w:rsidR="003A0CBF" w:rsidRPr="00D46E05">
              <w:rPr>
                <w:rFonts w:asciiTheme="minorHAnsi" w:hAnsiTheme="minorHAnsi" w:cstheme="minorHAnsi"/>
                <w:bCs/>
                <w:sz w:val="22"/>
                <w:szCs w:val="22"/>
              </w:rPr>
              <w:t>a</w:t>
            </w:r>
            <w:r w:rsidRPr="00D46E05">
              <w:rPr>
                <w:rFonts w:asciiTheme="minorHAnsi" w:hAnsiTheme="minorHAnsi" w:cstheme="minorHAnsi"/>
                <w:bCs/>
                <w:sz w:val="22"/>
                <w:szCs w:val="22"/>
              </w:rPr>
              <w:t xml:space="preserve"> dependent relationship e</w:t>
            </w:r>
            <w:r w:rsidR="003A0CBF" w:rsidRPr="00D46E05">
              <w:rPr>
                <w:rFonts w:asciiTheme="minorHAnsi" w:hAnsiTheme="minorHAnsi" w:cstheme="minorHAnsi"/>
                <w:bCs/>
                <w:sz w:val="22"/>
                <w:szCs w:val="22"/>
              </w:rPr>
              <w:t>ssential for the purposes of this</w:t>
            </w:r>
            <w:r w:rsidRPr="00D46E05">
              <w:rPr>
                <w:rFonts w:asciiTheme="minorHAnsi" w:hAnsiTheme="minorHAnsi" w:cstheme="minorHAnsi"/>
                <w:bCs/>
                <w:sz w:val="22"/>
                <w:szCs w:val="22"/>
              </w:rPr>
              <w:t xml:space="preserve"> research</w:t>
            </w:r>
            <w:r w:rsidRPr="00D46E05">
              <w:rPr>
                <w:rFonts w:asciiTheme="minorHAnsi" w:hAnsiTheme="minorHAnsi" w:cstheme="minorHAnsi"/>
                <w:bCs/>
                <w:color w:val="000000"/>
                <w:sz w:val="22"/>
                <w:szCs w:val="22"/>
              </w:rPr>
              <w:t>?</w:t>
            </w:r>
          </w:p>
        </w:tc>
        <w:tc>
          <w:tcPr>
            <w:tcW w:w="240" w:type="dxa"/>
            <w:tcBorders>
              <w:top w:val="nil"/>
              <w:bottom w:val="nil"/>
            </w:tcBorders>
            <w:shd w:val="clear" w:color="auto" w:fill="auto"/>
          </w:tcPr>
          <w:p w14:paraId="05AA3B2F" w14:textId="77777777" w:rsidR="008C4AC8" w:rsidRPr="00D46E05" w:rsidRDefault="008C4AC8"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tcBorders>
              <w:top w:val="nil"/>
            </w:tcBorders>
            <w:shd w:val="clear" w:color="auto" w:fill="C6D9F1"/>
            <w:vAlign w:val="center"/>
          </w:tcPr>
          <w:p w14:paraId="6EAD1B57" w14:textId="77777777" w:rsidR="008C4AC8" w:rsidRPr="00D46E05" w:rsidRDefault="008C4AC8"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p w14:paraId="01FECB53" w14:textId="77777777" w:rsidR="008C4AC8" w:rsidRPr="00D46E05" w:rsidRDefault="00AB3CFC" w:rsidP="00B07095">
            <w:pPr>
              <w:rPr>
                <w:rFonts w:asciiTheme="minorHAnsi" w:hAnsiTheme="minorHAnsi" w:cstheme="minorHAnsi"/>
                <w:sz w:val="22"/>
                <w:szCs w:val="22"/>
              </w:rPr>
            </w:pPr>
            <w:r w:rsidRPr="00D46E05">
              <w:rPr>
                <w:rFonts w:asciiTheme="minorHAnsi" w:hAnsiTheme="minorHAnsi" w:cstheme="minorHAnsi"/>
                <w:sz w:val="22"/>
                <w:szCs w:val="22"/>
              </w:rPr>
              <w:t xml:space="preserve">Go to </w:t>
            </w:r>
            <w:hyperlink w:anchor="D17" w:history="1">
              <w:r w:rsidRPr="00D46E05">
                <w:rPr>
                  <w:rStyle w:val="Hyperlink"/>
                  <w:rFonts w:asciiTheme="minorHAnsi" w:hAnsiTheme="minorHAnsi" w:cstheme="minorHAnsi"/>
                  <w:b/>
                  <w:sz w:val="22"/>
                  <w:szCs w:val="22"/>
                </w:rPr>
                <w:t>D1</w:t>
              </w:r>
              <w:r w:rsidR="009B5314" w:rsidRPr="00D46E05">
                <w:rPr>
                  <w:rStyle w:val="Hyperlink"/>
                  <w:rFonts w:asciiTheme="minorHAnsi" w:hAnsiTheme="minorHAnsi" w:cstheme="minorHAnsi"/>
                  <w:b/>
                  <w:sz w:val="22"/>
                  <w:szCs w:val="22"/>
                </w:rPr>
                <w:t>7</w:t>
              </w:r>
            </w:hyperlink>
            <w:r w:rsidR="00B07095" w:rsidRPr="00D46E05">
              <w:rPr>
                <w:rFonts w:asciiTheme="minorHAnsi" w:hAnsiTheme="minorHAnsi" w:cstheme="minorHAnsi"/>
                <w:sz w:val="22"/>
                <w:szCs w:val="22"/>
              </w:rPr>
              <w:t xml:space="preserve"> </w:t>
            </w:r>
            <w:r w:rsidR="005B1F3F" w:rsidRPr="00D46E05">
              <w:rPr>
                <w:rFonts w:asciiTheme="minorHAnsi" w:hAnsiTheme="minorHAnsi" w:cstheme="minorHAnsi"/>
                <w:sz w:val="22"/>
                <w:szCs w:val="22"/>
              </w:rPr>
              <w:t>t</w:t>
            </w:r>
            <w:r w:rsidR="009B5314" w:rsidRPr="00D46E05">
              <w:rPr>
                <w:rFonts w:asciiTheme="minorHAnsi" w:hAnsiTheme="minorHAnsi" w:cstheme="minorHAnsi"/>
                <w:sz w:val="22"/>
                <w:szCs w:val="22"/>
              </w:rPr>
              <w:t>hen D5</w:t>
            </w:r>
            <w:r w:rsidRPr="00D46E05">
              <w:rPr>
                <w:rFonts w:asciiTheme="minorHAnsi" w:hAnsiTheme="minorHAnsi" w:cstheme="minorHAnsi"/>
                <w:sz w:val="22"/>
                <w:szCs w:val="22"/>
              </w:rPr>
              <w:t>c</w:t>
            </w:r>
          </w:p>
        </w:tc>
        <w:tc>
          <w:tcPr>
            <w:tcW w:w="360" w:type="dxa"/>
            <w:tcBorders>
              <w:top w:val="nil"/>
            </w:tcBorders>
            <w:shd w:val="clear" w:color="auto" w:fill="C6D9F1"/>
            <w:vAlign w:val="center"/>
          </w:tcPr>
          <w:p w14:paraId="26CAE63A" w14:textId="77777777" w:rsidR="008C4AC8" w:rsidRPr="00D46E05" w:rsidRDefault="008C4AC8"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240" w:type="dxa"/>
            <w:tcBorders>
              <w:top w:val="nil"/>
              <w:bottom w:val="nil"/>
            </w:tcBorders>
            <w:shd w:val="clear" w:color="auto" w:fill="auto"/>
            <w:vAlign w:val="center"/>
          </w:tcPr>
          <w:p w14:paraId="50EF05F4" w14:textId="77777777" w:rsidR="008C4AC8" w:rsidRPr="00D46E05" w:rsidRDefault="008C4AC8"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tcBorders>
              <w:top w:val="nil"/>
            </w:tcBorders>
            <w:shd w:val="clear" w:color="auto" w:fill="C6D9F1"/>
            <w:vAlign w:val="center"/>
          </w:tcPr>
          <w:p w14:paraId="7CC44C09" w14:textId="77777777" w:rsidR="008C4AC8" w:rsidRPr="00D46E05" w:rsidRDefault="008C4AC8"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p w14:paraId="11A5F2C7" w14:textId="77777777" w:rsidR="008C4AC8" w:rsidRPr="00D46E05" w:rsidRDefault="008C4AC8" w:rsidP="00B07095">
            <w:pPr>
              <w:rPr>
                <w:rFonts w:asciiTheme="minorHAnsi" w:hAnsiTheme="minorHAnsi" w:cstheme="minorHAnsi"/>
                <w:sz w:val="22"/>
                <w:szCs w:val="22"/>
              </w:rPr>
            </w:pPr>
            <w:r w:rsidRPr="00D46E05">
              <w:rPr>
                <w:rFonts w:asciiTheme="minorHAnsi" w:hAnsiTheme="minorHAnsi" w:cstheme="minorHAnsi"/>
                <w:sz w:val="22"/>
                <w:szCs w:val="22"/>
              </w:rPr>
              <w:t xml:space="preserve">Go to </w:t>
            </w:r>
            <w:hyperlink w:anchor="D17" w:history="1">
              <w:r w:rsidR="007E6CAD" w:rsidRPr="00D46E05">
                <w:rPr>
                  <w:rStyle w:val="Hyperlink"/>
                  <w:rFonts w:asciiTheme="minorHAnsi" w:hAnsiTheme="minorHAnsi" w:cstheme="minorHAnsi"/>
                  <w:b/>
                  <w:sz w:val="22"/>
                  <w:szCs w:val="22"/>
                </w:rPr>
                <w:t>D1</w:t>
              </w:r>
              <w:r w:rsidR="009B5314" w:rsidRPr="00D46E05">
                <w:rPr>
                  <w:rStyle w:val="Hyperlink"/>
                  <w:rFonts w:asciiTheme="minorHAnsi" w:hAnsiTheme="minorHAnsi" w:cstheme="minorHAnsi"/>
                  <w:b/>
                  <w:sz w:val="22"/>
                  <w:szCs w:val="22"/>
                </w:rPr>
                <w:t>7</w:t>
              </w:r>
            </w:hyperlink>
            <w:r w:rsidR="00B07095" w:rsidRPr="00D46E05">
              <w:rPr>
                <w:rFonts w:asciiTheme="minorHAnsi" w:hAnsiTheme="minorHAnsi" w:cstheme="minorHAnsi"/>
                <w:sz w:val="22"/>
                <w:szCs w:val="22"/>
              </w:rPr>
              <w:t xml:space="preserve"> </w:t>
            </w:r>
            <w:r w:rsidR="005B1F3F" w:rsidRPr="00D46E05">
              <w:rPr>
                <w:rFonts w:asciiTheme="minorHAnsi" w:hAnsiTheme="minorHAnsi" w:cstheme="minorHAnsi"/>
                <w:sz w:val="22"/>
                <w:szCs w:val="22"/>
              </w:rPr>
              <w:t>t</w:t>
            </w:r>
            <w:r w:rsidR="009B5314" w:rsidRPr="00D46E05">
              <w:rPr>
                <w:rFonts w:asciiTheme="minorHAnsi" w:hAnsiTheme="minorHAnsi" w:cstheme="minorHAnsi"/>
                <w:sz w:val="22"/>
                <w:szCs w:val="22"/>
              </w:rPr>
              <w:t>hen D5</w:t>
            </w:r>
            <w:r w:rsidRPr="00D46E05">
              <w:rPr>
                <w:rFonts w:asciiTheme="minorHAnsi" w:hAnsiTheme="minorHAnsi" w:cstheme="minorHAnsi"/>
                <w:sz w:val="22"/>
                <w:szCs w:val="22"/>
              </w:rPr>
              <w:t>c</w:t>
            </w:r>
          </w:p>
        </w:tc>
        <w:tc>
          <w:tcPr>
            <w:tcW w:w="360" w:type="dxa"/>
            <w:tcBorders>
              <w:top w:val="nil"/>
            </w:tcBorders>
            <w:shd w:val="clear" w:color="auto" w:fill="C6D9F1"/>
            <w:vAlign w:val="center"/>
          </w:tcPr>
          <w:p w14:paraId="265F795D" w14:textId="77777777" w:rsidR="008C4AC8" w:rsidRPr="00D46E05" w:rsidRDefault="008C4AC8"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r>
    </w:tbl>
    <w:p w14:paraId="4C77B18E" w14:textId="77777777" w:rsidR="0025309B" w:rsidRPr="00D46E05" w:rsidRDefault="007155CC" w:rsidP="00543F43">
      <w:pPr>
        <w:tabs>
          <w:tab w:val="left" w:pos="1080"/>
        </w:tabs>
        <w:ind w:left="709"/>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When</w:t>
      </w:r>
      <w:r w:rsidR="0025309B" w:rsidRPr="00D46E05">
        <w:rPr>
          <w:rFonts w:asciiTheme="minorHAnsi" w:hAnsiTheme="minorHAnsi" w:cstheme="minorHAnsi"/>
          <w:vanish/>
          <w:color w:val="0000FF"/>
          <w:sz w:val="22"/>
          <w:szCs w:val="22"/>
        </w:rPr>
        <w:t xml:space="preserve"> </w:t>
      </w:r>
      <w:r w:rsidR="00FD46CD" w:rsidRPr="00D46E05">
        <w:rPr>
          <w:rFonts w:asciiTheme="minorHAnsi" w:hAnsiTheme="minorHAnsi" w:cstheme="minorHAnsi"/>
          <w:vanish/>
          <w:color w:val="0000FF"/>
          <w:sz w:val="22"/>
          <w:szCs w:val="22"/>
        </w:rPr>
        <w:t>the</w:t>
      </w:r>
      <w:r w:rsidR="00F039D9" w:rsidRPr="00D46E05">
        <w:rPr>
          <w:rFonts w:asciiTheme="minorHAnsi" w:hAnsiTheme="minorHAnsi" w:cstheme="minorHAnsi"/>
          <w:vanish/>
          <w:color w:val="0000FF"/>
          <w:sz w:val="22"/>
          <w:szCs w:val="22"/>
        </w:rPr>
        <w:t xml:space="preserve"> unequal relationship is incidental to the purpose</w:t>
      </w:r>
      <w:r w:rsidR="00FD46CD" w:rsidRPr="00D46E05">
        <w:rPr>
          <w:rFonts w:asciiTheme="minorHAnsi" w:hAnsiTheme="minorHAnsi" w:cstheme="minorHAnsi"/>
          <w:vanish/>
          <w:color w:val="0000FF"/>
          <w:sz w:val="22"/>
          <w:szCs w:val="22"/>
        </w:rPr>
        <w:t>s</w:t>
      </w:r>
      <w:r w:rsidR="00F039D9" w:rsidRPr="00D46E05">
        <w:rPr>
          <w:rFonts w:asciiTheme="minorHAnsi" w:hAnsiTheme="minorHAnsi" w:cstheme="minorHAnsi"/>
          <w:vanish/>
          <w:color w:val="0000FF"/>
          <w:sz w:val="22"/>
          <w:szCs w:val="22"/>
        </w:rPr>
        <w:t xml:space="preserve"> of the research, </w:t>
      </w:r>
      <w:r w:rsidR="00FD46CD" w:rsidRPr="00D46E05">
        <w:rPr>
          <w:rFonts w:asciiTheme="minorHAnsi" w:hAnsiTheme="minorHAnsi" w:cstheme="minorHAnsi"/>
          <w:vanish/>
          <w:color w:val="0000FF"/>
          <w:sz w:val="22"/>
          <w:szCs w:val="22"/>
        </w:rPr>
        <w:t xml:space="preserve">ie the research is not designed to improve understanding of dependent or unequal relationships, </w:t>
      </w:r>
      <w:r w:rsidR="00F039D9" w:rsidRPr="00D46E05">
        <w:rPr>
          <w:rFonts w:asciiTheme="minorHAnsi" w:hAnsiTheme="minorHAnsi" w:cstheme="minorHAnsi"/>
          <w:vanish/>
          <w:color w:val="0000FF"/>
          <w:sz w:val="22"/>
          <w:szCs w:val="22"/>
        </w:rPr>
        <w:t xml:space="preserve">a specific case must be made for including people in dependent or unequal relationships as participants.  </w:t>
      </w:r>
    </w:p>
    <w:p w14:paraId="26E36C67" w14:textId="77777777" w:rsidR="00BE56B6" w:rsidRPr="00D46E05" w:rsidRDefault="00BE56B6" w:rsidP="00D60B72">
      <w:pPr>
        <w:tabs>
          <w:tab w:val="left" w:pos="1080"/>
          <w:tab w:val="left" w:pos="1620"/>
        </w:tabs>
        <w:ind w:left="1620"/>
        <w:rPr>
          <w:rFonts w:asciiTheme="minorHAnsi" w:hAnsiTheme="minorHAnsi" w:cstheme="minorHAnsi"/>
          <w:vanish/>
          <w:color w:val="0000FF"/>
          <w:sz w:val="22"/>
          <w:szCs w:val="22"/>
        </w:rPr>
      </w:pPr>
    </w:p>
    <w:tbl>
      <w:tblPr>
        <w:tblW w:w="98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ayout w:type="fixed"/>
        <w:tblLook w:val="0000" w:firstRow="0" w:lastRow="0" w:firstColumn="0" w:lastColumn="0" w:noHBand="0" w:noVBand="0"/>
      </w:tblPr>
      <w:tblGrid>
        <w:gridCol w:w="709"/>
        <w:gridCol w:w="851"/>
        <w:gridCol w:w="4920"/>
        <w:gridCol w:w="240"/>
        <w:gridCol w:w="1080"/>
        <w:gridCol w:w="360"/>
        <w:gridCol w:w="240"/>
        <w:gridCol w:w="1080"/>
        <w:gridCol w:w="360"/>
      </w:tblGrid>
      <w:tr w:rsidR="005D6CDE" w:rsidRPr="00D46E05" w14:paraId="20060C15" w14:textId="77777777" w:rsidTr="00DB2173">
        <w:trPr>
          <w:cantSplit/>
          <w:trHeight w:val="340"/>
        </w:trPr>
        <w:tc>
          <w:tcPr>
            <w:tcW w:w="709" w:type="dxa"/>
            <w:tcBorders>
              <w:top w:val="nil"/>
              <w:left w:val="nil"/>
              <w:bottom w:val="nil"/>
            </w:tcBorders>
            <w:shd w:val="clear" w:color="auto" w:fill="auto"/>
            <w:vAlign w:val="center"/>
          </w:tcPr>
          <w:p w14:paraId="7DC280C2" w14:textId="77777777" w:rsidR="005D6CDE" w:rsidRPr="00D46E05" w:rsidRDefault="005D6CDE" w:rsidP="006F51AE">
            <w:pPr>
              <w:tabs>
                <w:tab w:val="left" w:pos="5103"/>
                <w:tab w:val="left" w:pos="7117"/>
              </w:tabs>
              <w:suppressAutoHyphens/>
              <w:rPr>
                <w:rFonts w:asciiTheme="minorHAnsi" w:hAnsiTheme="minorHAnsi" w:cstheme="minorHAnsi"/>
                <w:spacing w:val="-2"/>
                <w:sz w:val="22"/>
                <w:szCs w:val="22"/>
              </w:rPr>
            </w:pPr>
          </w:p>
        </w:tc>
        <w:tc>
          <w:tcPr>
            <w:tcW w:w="851" w:type="dxa"/>
            <w:tcBorders>
              <w:top w:val="nil"/>
            </w:tcBorders>
            <w:shd w:val="clear" w:color="auto" w:fill="C6D9F1"/>
            <w:vAlign w:val="center"/>
          </w:tcPr>
          <w:p w14:paraId="29D28E69" w14:textId="77777777" w:rsidR="005D6CDE" w:rsidRPr="00D46E05" w:rsidRDefault="005D6CDE" w:rsidP="00D97B14">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D</w:t>
            </w:r>
            <w:r w:rsidR="00D97B14" w:rsidRPr="00D46E05">
              <w:rPr>
                <w:rFonts w:asciiTheme="minorHAnsi" w:hAnsiTheme="minorHAnsi" w:cstheme="minorHAnsi"/>
                <w:spacing w:val="-2"/>
                <w:sz w:val="22"/>
                <w:szCs w:val="22"/>
              </w:rPr>
              <w:t>5</w:t>
            </w:r>
            <w:r w:rsidRPr="00D46E05">
              <w:rPr>
                <w:rFonts w:asciiTheme="minorHAnsi" w:hAnsiTheme="minorHAnsi" w:cstheme="minorHAnsi"/>
                <w:spacing w:val="-2"/>
                <w:sz w:val="22"/>
                <w:szCs w:val="22"/>
              </w:rPr>
              <w:t>c</w:t>
            </w:r>
          </w:p>
        </w:tc>
        <w:tc>
          <w:tcPr>
            <w:tcW w:w="4920" w:type="dxa"/>
            <w:tcBorders>
              <w:top w:val="nil"/>
            </w:tcBorders>
            <w:shd w:val="clear" w:color="auto" w:fill="C6D9F1"/>
            <w:vAlign w:val="center"/>
          </w:tcPr>
          <w:p w14:paraId="0DAE1642" w14:textId="77777777" w:rsidR="005D6CDE" w:rsidRPr="00D46E05" w:rsidRDefault="005D6CDE" w:rsidP="006F51AE">
            <w:pPr>
              <w:rPr>
                <w:rFonts w:asciiTheme="minorHAnsi" w:hAnsiTheme="minorHAnsi" w:cstheme="minorHAnsi"/>
                <w:sz w:val="22"/>
                <w:szCs w:val="22"/>
              </w:rPr>
            </w:pPr>
            <w:r w:rsidRPr="00D46E05">
              <w:rPr>
                <w:rFonts w:asciiTheme="minorHAnsi" w:hAnsiTheme="minorHAnsi" w:cstheme="minorHAnsi"/>
                <w:bCs/>
                <w:sz w:val="22"/>
                <w:szCs w:val="22"/>
              </w:rPr>
              <w:t xml:space="preserve">Is </w:t>
            </w:r>
            <w:r w:rsidR="00E801B4" w:rsidRPr="00D46E05">
              <w:rPr>
                <w:rFonts w:asciiTheme="minorHAnsi" w:hAnsiTheme="minorHAnsi" w:cstheme="minorHAnsi"/>
                <w:bCs/>
                <w:sz w:val="22"/>
                <w:szCs w:val="22"/>
              </w:rPr>
              <w:t>this</w:t>
            </w:r>
            <w:r w:rsidRPr="00D46E05">
              <w:rPr>
                <w:rFonts w:asciiTheme="minorHAnsi" w:hAnsiTheme="minorHAnsi" w:cstheme="minorHAnsi"/>
                <w:bCs/>
                <w:sz w:val="22"/>
                <w:szCs w:val="22"/>
              </w:rPr>
              <w:t xml:space="preserve"> a captive relationship?</w:t>
            </w:r>
          </w:p>
        </w:tc>
        <w:tc>
          <w:tcPr>
            <w:tcW w:w="240" w:type="dxa"/>
            <w:tcBorders>
              <w:top w:val="nil"/>
              <w:bottom w:val="nil"/>
            </w:tcBorders>
            <w:shd w:val="clear" w:color="auto" w:fill="auto"/>
          </w:tcPr>
          <w:p w14:paraId="6A9899B9" w14:textId="77777777" w:rsidR="005D6CDE" w:rsidRPr="00D46E05" w:rsidRDefault="005D6CDE"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tcBorders>
              <w:top w:val="nil"/>
            </w:tcBorders>
            <w:shd w:val="clear" w:color="auto" w:fill="C6D9F1"/>
            <w:vAlign w:val="center"/>
          </w:tcPr>
          <w:p w14:paraId="7B4E2D70" w14:textId="77777777" w:rsidR="005D6CDE" w:rsidRPr="00D46E05" w:rsidRDefault="005D6CDE"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p w14:paraId="01321CB9" w14:textId="77777777" w:rsidR="005D6CDE" w:rsidRPr="00D46E05" w:rsidRDefault="005D6CDE" w:rsidP="009B5314">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D19" w:history="1">
              <w:r w:rsidR="00220A70" w:rsidRPr="00D46E05">
                <w:rPr>
                  <w:rStyle w:val="Hyperlink"/>
                  <w:rFonts w:asciiTheme="minorHAnsi" w:hAnsiTheme="minorHAnsi" w:cstheme="minorHAnsi"/>
                  <w:b/>
                  <w:sz w:val="22"/>
                  <w:szCs w:val="22"/>
                </w:rPr>
                <w:t>D</w:t>
              </w:r>
              <w:r w:rsidR="009B5314" w:rsidRPr="00D46E05">
                <w:rPr>
                  <w:rStyle w:val="Hyperlink"/>
                  <w:rFonts w:asciiTheme="minorHAnsi" w:hAnsiTheme="minorHAnsi" w:cstheme="minorHAnsi"/>
                  <w:b/>
                  <w:sz w:val="22"/>
                  <w:szCs w:val="22"/>
                </w:rPr>
                <w:t>19</w:t>
              </w:r>
            </w:hyperlink>
          </w:p>
        </w:tc>
        <w:tc>
          <w:tcPr>
            <w:tcW w:w="360" w:type="dxa"/>
            <w:tcBorders>
              <w:top w:val="nil"/>
            </w:tcBorders>
            <w:shd w:val="clear" w:color="auto" w:fill="C6D9F1"/>
            <w:vAlign w:val="center"/>
          </w:tcPr>
          <w:p w14:paraId="7A84A26C" w14:textId="77777777" w:rsidR="005D6CDE" w:rsidRPr="00D46E05" w:rsidRDefault="005D6CDE"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240" w:type="dxa"/>
            <w:tcBorders>
              <w:top w:val="nil"/>
              <w:bottom w:val="nil"/>
            </w:tcBorders>
            <w:shd w:val="clear" w:color="auto" w:fill="auto"/>
            <w:vAlign w:val="center"/>
          </w:tcPr>
          <w:p w14:paraId="4D57F26F" w14:textId="77777777" w:rsidR="005D6CDE" w:rsidRPr="00D46E05" w:rsidRDefault="005D6CDE"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tcBorders>
              <w:top w:val="nil"/>
            </w:tcBorders>
            <w:shd w:val="clear" w:color="auto" w:fill="C6D9F1"/>
            <w:vAlign w:val="center"/>
          </w:tcPr>
          <w:p w14:paraId="41FC729A" w14:textId="77777777" w:rsidR="005D6CDE" w:rsidRPr="00D46E05" w:rsidRDefault="005D6CDE"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p w14:paraId="0CC55577" w14:textId="77777777" w:rsidR="005D6CDE" w:rsidRPr="00D46E05" w:rsidRDefault="005D6CDE" w:rsidP="009B5314">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C6" w:history="1">
              <w:r w:rsidRPr="00D46E05">
                <w:rPr>
                  <w:rStyle w:val="Hyperlink"/>
                  <w:rFonts w:asciiTheme="minorHAnsi" w:hAnsiTheme="minorHAnsi" w:cstheme="minorHAnsi"/>
                  <w:b/>
                  <w:sz w:val="22"/>
                  <w:szCs w:val="22"/>
                </w:rPr>
                <w:t>C</w:t>
              </w:r>
              <w:r w:rsidR="009B5314" w:rsidRPr="00D46E05">
                <w:rPr>
                  <w:rStyle w:val="Hyperlink"/>
                  <w:rFonts w:asciiTheme="minorHAnsi" w:hAnsiTheme="minorHAnsi" w:cstheme="minorHAnsi"/>
                  <w:b/>
                  <w:sz w:val="22"/>
                  <w:szCs w:val="22"/>
                </w:rPr>
                <w:t>6</w:t>
              </w:r>
            </w:hyperlink>
          </w:p>
        </w:tc>
        <w:tc>
          <w:tcPr>
            <w:tcW w:w="360" w:type="dxa"/>
            <w:tcBorders>
              <w:top w:val="nil"/>
            </w:tcBorders>
            <w:shd w:val="clear" w:color="auto" w:fill="C6D9F1"/>
            <w:vAlign w:val="center"/>
          </w:tcPr>
          <w:p w14:paraId="096C6FB4" w14:textId="77777777" w:rsidR="005D6CDE" w:rsidRPr="00D46E05" w:rsidRDefault="005D6CDE"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r>
    </w:tbl>
    <w:p w14:paraId="230A443E" w14:textId="77777777" w:rsidR="007F1415" w:rsidRPr="00D46E05" w:rsidRDefault="007F1415" w:rsidP="00026BA5">
      <w:pPr>
        <w:tabs>
          <w:tab w:val="left" w:pos="1080"/>
        </w:tabs>
        <w:ind w:left="709"/>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 xml:space="preserve">A captive relationship is a situation where the participant is under the control of another, and this control </w:t>
      </w:r>
      <w:r w:rsidR="007155CC" w:rsidRPr="00D46E05">
        <w:rPr>
          <w:rFonts w:asciiTheme="minorHAnsi" w:hAnsiTheme="minorHAnsi" w:cstheme="minorHAnsi"/>
          <w:vanish/>
          <w:color w:val="0000FF"/>
          <w:sz w:val="22"/>
          <w:szCs w:val="22"/>
        </w:rPr>
        <w:t>may extend</w:t>
      </w:r>
      <w:r w:rsidRPr="00D46E05">
        <w:rPr>
          <w:rFonts w:asciiTheme="minorHAnsi" w:hAnsiTheme="minorHAnsi" w:cstheme="minorHAnsi"/>
          <w:vanish/>
          <w:color w:val="0000FF"/>
          <w:sz w:val="22"/>
          <w:szCs w:val="22"/>
        </w:rPr>
        <w:t xml:space="preserve"> to their being instructed to participate against their will (e</w:t>
      </w:r>
      <w:r w:rsidR="003A0CBF" w:rsidRPr="00D46E05">
        <w:rPr>
          <w:rFonts w:asciiTheme="minorHAnsi" w:hAnsiTheme="minorHAnsi" w:cstheme="minorHAnsi"/>
          <w:vanish/>
          <w:color w:val="0000FF"/>
          <w:sz w:val="22"/>
          <w:szCs w:val="22"/>
        </w:rPr>
        <w:t>.</w:t>
      </w:r>
      <w:r w:rsidRPr="00D46E05">
        <w:rPr>
          <w:rFonts w:asciiTheme="minorHAnsi" w:hAnsiTheme="minorHAnsi" w:cstheme="minorHAnsi"/>
          <w:vanish/>
          <w:color w:val="0000FF"/>
          <w:sz w:val="22"/>
          <w:szCs w:val="22"/>
        </w:rPr>
        <w:t>g</w:t>
      </w:r>
      <w:r w:rsidR="003A0CBF" w:rsidRPr="00D46E05">
        <w:rPr>
          <w:rFonts w:asciiTheme="minorHAnsi" w:hAnsiTheme="minorHAnsi" w:cstheme="minorHAnsi"/>
          <w:vanish/>
          <w:color w:val="0000FF"/>
          <w:sz w:val="22"/>
          <w:szCs w:val="22"/>
        </w:rPr>
        <w:t>. prisoners or</w:t>
      </w:r>
      <w:r w:rsidRPr="00D46E05">
        <w:rPr>
          <w:rFonts w:asciiTheme="minorHAnsi" w:hAnsiTheme="minorHAnsi" w:cstheme="minorHAnsi"/>
          <w:vanish/>
          <w:color w:val="0000FF"/>
          <w:sz w:val="22"/>
          <w:szCs w:val="22"/>
        </w:rPr>
        <w:t xml:space="preserve"> </w:t>
      </w:r>
      <w:r w:rsidRPr="00D46E05">
        <w:rPr>
          <w:rFonts w:asciiTheme="minorHAnsi" w:hAnsiTheme="minorHAnsi" w:cstheme="minorHAnsi"/>
          <w:vanish/>
          <w:color w:val="0000FF"/>
          <w:sz w:val="22"/>
          <w:szCs w:val="22"/>
        </w:rPr>
        <w:lastRenderedPageBreak/>
        <w:t>members of the defence forces), or tacitly coerced into doing so (e</w:t>
      </w:r>
      <w:r w:rsidR="003A0CBF" w:rsidRPr="00D46E05">
        <w:rPr>
          <w:rFonts w:asciiTheme="minorHAnsi" w:hAnsiTheme="minorHAnsi" w:cstheme="minorHAnsi"/>
          <w:vanish/>
          <w:color w:val="0000FF"/>
          <w:sz w:val="22"/>
          <w:szCs w:val="22"/>
        </w:rPr>
        <w:t>.</w:t>
      </w:r>
      <w:r w:rsidRPr="00D46E05">
        <w:rPr>
          <w:rFonts w:asciiTheme="minorHAnsi" w:hAnsiTheme="minorHAnsi" w:cstheme="minorHAnsi"/>
          <w:vanish/>
          <w:color w:val="0000FF"/>
          <w:sz w:val="22"/>
          <w:szCs w:val="22"/>
        </w:rPr>
        <w:t>g</w:t>
      </w:r>
      <w:r w:rsidR="003A0CBF" w:rsidRPr="00D46E05">
        <w:rPr>
          <w:rFonts w:asciiTheme="minorHAnsi" w:hAnsiTheme="minorHAnsi" w:cstheme="minorHAnsi"/>
          <w:vanish/>
          <w:color w:val="0000FF"/>
          <w:sz w:val="22"/>
          <w:szCs w:val="22"/>
        </w:rPr>
        <w:t>.</w:t>
      </w:r>
      <w:r w:rsidRPr="00D46E05">
        <w:rPr>
          <w:rFonts w:asciiTheme="minorHAnsi" w:hAnsiTheme="minorHAnsi" w:cstheme="minorHAnsi"/>
          <w:vanish/>
          <w:color w:val="0000FF"/>
          <w:sz w:val="22"/>
          <w:szCs w:val="22"/>
        </w:rPr>
        <w:t xml:space="preserve"> members of an organisation who have been ‘strongly encouraged’ to participate).</w:t>
      </w:r>
      <w:r w:rsidR="002609F7" w:rsidRPr="00D46E05">
        <w:rPr>
          <w:rFonts w:asciiTheme="minorHAnsi" w:hAnsiTheme="minorHAnsi" w:cstheme="minorHAnsi"/>
          <w:vanish/>
          <w:color w:val="0000FF"/>
          <w:sz w:val="22"/>
          <w:szCs w:val="22"/>
        </w:rPr>
        <w:t xml:space="preserve"> </w:t>
      </w:r>
    </w:p>
    <w:p w14:paraId="5BE8C45B" w14:textId="77777777" w:rsidR="005D6CDE" w:rsidRPr="00D46E05" w:rsidRDefault="005D6CDE" w:rsidP="005D6CDE">
      <w:pPr>
        <w:rPr>
          <w:rFonts w:asciiTheme="minorHAnsi" w:hAnsiTheme="minorHAnsi" w:cstheme="minorHAnsi"/>
          <w:sz w:val="22"/>
          <w:szCs w:val="22"/>
        </w:rPr>
      </w:pPr>
    </w:p>
    <w:tbl>
      <w:tblPr>
        <w:tblW w:w="98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ayout w:type="fixed"/>
        <w:tblLook w:val="0000" w:firstRow="0" w:lastRow="0" w:firstColumn="0" w:lastColumn="0" w:noHBand="0" w:noVBand="0"/>
      </w:tblPr>
      <w:tblGrid>
        <w:gridCol w:w="709"/>
        <w:gridCol w:w="851"/>
        <w:gridCol w:w="4920"/>
        <w:gridCol w:w="240"/>
        <w:gridCol w:w="1080"/>
        <w:gridCol w:w="360"/>
        <w:gridCol w:w="240"/>
        <w:gridCol w:w="1080"/>
        <w:gridCol w:w="360"/>
      </w:tblGrid>
      <w:tr w:rsidR="005D6CDE" w:rsidRPr="00D46E05" w14:paraId="3A973D64" w14:textId="77777777" w:rsidTr="003920D5">
        <w:trPr>
          <w:cantSplit/>
          <w:trHeight w:val="340"/>
        </w:trPr>
        <w:tc>
          <w:tcPr>
            <w:tcW w:w="709" w:type="dxa"/>
            <w:tcBorders>
              <w:bottom w:val="single" w:sz="4" w:space="0" w:color="auto"/>
            </w:tcBorders>
            <w:shd w:val="clear" w:color="auto" w:fill="CCC0D9"/>
            <w:vAlign w:val="center"/>
          </w:tcPr>
          <w:p w14:paraId="0BC1BBFE" w14:textId="77777777" w:rsidR="005D6CDE" w:rsidRPr="00D46E05" w:rsidRDefault="005D6CDE" w:rsidP="00D97B14">
            <w:pPr>
              <w:tabs>
                <w:tab w:val="left" w:pos="5103"/>
                <w:tab w:val="left" w:pos="7117"/>
              </w:tabs>
              <w:suppressAutoHyphens/>
              <w:rPr>
                <w:rFonts w:asciiTheme="minorHAnsi" w:hAnsiTheme="minorHAnsi" w:cstheme="minorHAnsi"/>
                <w:spacing w:val="-2"/>
                <w:sz w:val="22"/>
                <w:szCs w:val="22"/>
              </w:rPr>
            </w:pPr>
            <w:bookmarkStart w:id="35" w:name="D6"/>
            <w:r w:rsidRPr="00D46E05">
              <w:rPr>
                <w:rFonts w:asciiTheme="minorHAnsi" w:hAnsiTheme="minorHAnsi" w:cstheme="minorHAnsi"/>
                <w:spacing w:val="-2"/>
                <w:sz w:val="22"/>
                <w:szCs w:val="22"/>
              </w:rPr>
              <w:t>D</w:t>
            </w:r>
            <w:r w:rsidR="00D97B14" w:rsidRPr="00D46E05">
              <w:rPr>
                <w:rFonts w:asciiTheme="minorHAnsi" w:hAnsiTheme="minorHAnsi" w:cstheme="minorHAnsi"/>
                <w:spacing w:val="-2"/>
                <w:sz w:val="22"/>
                <w:szCs w:val="22"/>
              </w:rPr>
              <w:t>6</w:t>
            </w:r>
            <w:bookmarkEnd w:id="35"/>
          </w:p>
        </w:tc>
        <w:tc>
          <w:tcPr>
            <w:tcW w:w="851" w:type="dxa"/>
            <w:shd w:val="clear" w:color="auto" w:fill="CCC0D9"/>
            <w:vAlign w:val="center"/>
          </w:tcPr>
          <w:p w14:paraId="2255A617" w14:textId="77777777" w:rsidR="005D6CDE" w:rsidRPr="00D46E05" w:rsidRDefault="005D6CDE" w:rsidP="00D97B14">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D</w:t>
            </w:r>
            <w:r w:rsidR="00D97B14" w:rsidRPr="00D46E05">
              <w:rPr>
                <w:rFonts w:asciiTheme="minorHAnsi" w:hAnsiTheme="minorHAnsi" w:cstheme="minorHAnsi"/>
                <w:spacing w:val="-2"/>
                <w:sz w:val="22"/>
                <w:szCs w:val="22"/>
              </w:rPr>
              <w:t>6</w:t>
            </w:r>
            <w:r w:rsidRPr="00D46E05">
              <w:rPr>
                <w:rFonts w:asciiTheme="minorHAnsi" w:hAnsiTheme="minorHAnsi" w:cstheme="minorHAnsi"/>
                <w:spacing w:val="-2"/>
                <w:sz w:val="22"/>
                <w:szCs w:val="22"/>
              </w:rPr>
              <w:t>a</w:t>
            </w:r>
          </w:p>
        </w:tc>
        <w:tc>
          <w:tcPr>
            <w:tcW w:w="4920" w:type="dxa"/>
            <w:shd w:val="clear" w:color="auto" w:fill="CCC0D9"/>
            <w:vAlign w:val="center"/>
          </w:tcPr>
          <w:p w14:paraId="4AD17747" w14:textId="77777777" w:rsidR="005D6CDE" w:rsidRPr="00D46E05" w:rsidRDefault="003920D5" w:rsidP="00CA72A5">
            <w:pPr>
              <w:ind w:left="8" w:hanging="8"/>
              <w:rPr>
                <w:rFonts w:asciiTheme="minorHAnsi" w:hAnsiTheme="minorHAnsi" w:cstheme="minorHAnsi"/>
                <w:bCs/>
                <w:sz w:val="22"/>
                <w:szCs w:val="22"/>
              </w:rPr>
            </w:pPr>
            <w:r w:rsidRPr="00D46E05">
              <w:rPr>
                <w:rFonts w:asciiTheme="minorHAnsi" w:hAnsiTheme="minorHAnsi" w:cstheme="minorHAnsi"/>
                <w:bCs/>
                <w:sz w:val="22"/>
                <w:szCs w:val="22"/>
              </w:rPr>
              <w:t>Are you using tissue samples?</w:t>
            </w:r>
          </w:p>
        </w:tc>
        <w:tc>
          <w:tcPr>
            <w:tcW w:w="240" w:type="dxa"/>
            <w:tcBorders>
              <w:top w:val="nil"/>
              <w:bottom w:val="nil"/>
            </w:tcBorders>
            <w:shd w:val="clear" w:color="auto" w:fill="auto"/>
          </w:tcPr>
          <w:p w14:paraId="60D9BE1A" w14:textId="77777777" w:rsidR="003920D5" w:rsidRPr="00D46E05" w:rsidRDefault="003920D5"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p w14:paraId="1C5EC716" w14:textId="77777777" w:rsidR="005D6CDE" w:rsidRPr="00D46E05" w:rsidRDefault="005D6CDE" w:rsidP="003920D5">
            <w:pPr>
              <w:rPr>
                <w:rFonts w:asciiTheme="minorHAnsi" w:hAnsiTheme="minorHAnsi" w:cstheme="minorHAnsi"/>
                <w:sz w:val="22"/>
                <w:szCs w:val="22"/>
              </w:rPr>
            </w:pPr>
          </w:p>
        </w:tc>
        <w:tc>
          <w:tcPr>
            <w:tcW w:w="1080" w:type="dxa"/>
            <w:shd w:val="clear" w:color="auto" w:fill="CCC0D9"/>
            <w:vAlign w:val="center"/>
          </w:tcPr>
          <w:p w14:paraId="7B085016" w14:textId="77777777" w:rsidR="005D6CDE" w:rsidRPr="00D46E05" w:rsidRDefault="005D6CDE"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p w14:paraId="08F54592" w14:textId="77777777" w:rsidR="005D6CDE" w:rsidRPr="00D46E05" w:rsidRDefault="009B5314"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Go to D6</w:t>
            </w:r>
            <w:r w:rsidR="003920D5" w:rsidRPr="00D46E05">
              <w:rPr>
                <w:rFonts w:asciiTheme="minorHAnsi" w:hAnsiTheme="minorHAnsi" w:cstheme="minorHAnsi"/>
                <w:sz w:val="22"/>
                <w:szCs w:val="22"/>
              </w:rPr>
              <w:t>b</w:t>
            </w:r>
          </w:p>
        </w:tc>
        <w:tc>
          <w:tcPr>
            <w:tcW w:w="360" w:type="dxa"/>
            <w:shd w:val="clear" w:color="auto" w:fill="CCC0D9"/>
            <w:vAlign w:val="center"/>
          </w:tcPr>
          <w:p w14:paraId="447AA2F8" w14:textId="77777777" w:rsidR="005D6CDE" w:rsidRPr="00D46E05" w:rsidRDefault="005D6CDE"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240" w:type="dxa"/>
            <w:tcBorders>
              <w:top w:val="nil"/>
              <w:bottom w:val="nil"/>
            </w:tcBorders>
            <w:shd w:val="clear" w:color="auto" w:fill="auto"/>
            <w:vAlign w:val="center"/>
          </w:tcPr>
          <w:p w14:paraId="2FCACF06" w14:textId="77777777" w:rsidR="005D6CDE" w:rsidRPr="00D46E05" w:rsidRDefault="005D6CDE"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shd w:val="clear" w:color="auto" w:fill="CCC0D9"/>
            <w:vAlign w:val="center"/>
          </w:tcPr>
          <w:p w14:paraId="1274E53C" w14:textId="77777777" w:rsidR="005D6CDE" w:rsidRPr="00D46E05" w:rsidRDefault="005D6CDE"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p w14:paraId="298AF049" w14:textId="77777777" w:rsidR="005D6CDE" w:rsidRPr="00D46E05" w:rsidRDefault="00122209" w:rsidP="00B2261C">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r w:rsidR="009B5314" w:rsidRPr="00D46E05">
              <w:rPr>
                <w:rFonts w:asciiTheme="minorHAnsi" w:hAnsiTheme="minorHAnsi" w:cstheme="minorHAnsi"/>
                <w:sz w:val="22"/>
                <w:szCs w:val="22"/>
              </w:rPr>
              <w:t>D6</w:t>
            </w:r>
            <w:r w:rsidR="00AC4EB8" w:rsidRPr="00D46E05">
              <w:rPr>
                <w:rFonts w:asciiTheme="minorHAnsi" w:hAnsiTheme="minorHAnsi" w:cstheme="minorHAnsi"/>
                <w:sz w:val="22"/>
                <w:szCs w:val="22"/>
              </w:rPr>
              <w:t>e</w:t>
            </w:r>
          </w:p>
        </w:tc>
        <w:tc>
          <w:tcPr>
            <w:tcW w:w="360" w:type="dxa"/>
            <w:shd w:val="clear" w:color="auto" w:fill="CCC0D9"/>
            <w:vAlign w:val="center"/>
          </w:tcPr>
          <w:p w14:paraId="5230F0EB" w14:textId="77777777" w:rsidR="005D6CDE" w:rsidRPr="00D46E05" w:rsidRDefault="005D6CDE"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r>
      <w:tr w:rsidR="003920D5" w:rsidRPr="00D46E05" w14:paraId="7216B439" w14:textId="77777777" w:rsidTr="003920D5">
        <w:trPr>
          <w:cantSplit/>
          <w:trHeight w:val="340"/>
        </w:trPr>
        <w:tc>
          <w:tcPr>
            <w:tcW w:w="709" w:type="dxa"/>
            <w:tcBorders>
              <w:left w:val="nil"/>
              <w:bottom w:val="nil"/>
            </w:tcBorders>
            <w:shd w:val="clear" w:color="auto" w:fill="auto"/>
            <w:vAlign w:val="center"/>
          </w:tcPr>
          <w:p w14:paraId="571AECE2" w14:textId="77777777" w:rsidR="003920D5" w:rsidRPr="00D46E05" w:rsidRDefault="003920D5" w:rsidP="003920D5">
            <w:pPr>
              <w:tabs>
                <w:tab w:val="left" w:pos="5103"/>
                <w:tab w:val="left" w:pos="7117"/>
              </w:tabs>
              <w:suppressAutoHyphens/>
              <w:rPr>
                <w:rFonts w:asciiTheme="minorHAnsi" w:hAnsiTheme="minorHAnsi" w:cstheme="minorHAnsi"/>
                <w:spacing w:val="-2"/>
                <w:sz w:val="22"/>
                <w:szCs w:val="22"/>
              </w:rPr>
            </w:pPr>
          </w:p>
        </w:tc>
        <w:tc>
          <w:tcPr>
            <w:tcW w:w="851" w:type="dxa"/>
            <w:shd w:val="clear" w:color="auto" w:fill="CCC0D9"/>
            <w:vAlign w:val="center"/>
          </w:tcPr>
          <w:p w14:paraId="3EFE85D9" w14:textId="77777777" w:rsidR="003920D5" w:rsidRPr="00D46E05" w:rsidRDefault="003920D5" w:rsidP="003920D5">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D6b</w:t>
            </w:r>
          </w:p>
        </w:tc>
        <w:tc>
          <w:tcPr>
            <w:tcW w:w="4920" w:type="dxa"/>
            <w:shd w:val="clear" w:color="auto" w:fill="CCC0D9"/>
            <w:vAlign w:val="center"/>
          </w:tcPr>
          <w:p w14:paraId="4561B750" w14:textId="77777777" w:rsidR="003920D5" w:rsidRPr="00D46E05" w:rsidRDefault="003920D5" w:rsidP="00CA72A5">
            <w:pPr>
              <w:ind w:left="8" w:hanging="8"/>
              <w:rPr>
                <w:rFonts w:asciiTheme="minorHAnsi" w:hAnsiTheme="minorHAnsi" w:cstheme="minorHAnsi"/>
                <w:b/>
                <w:bCs/>
                <w:sz w:val="22"/>
                <w:szCs w:val="22"/>
              </w:rPr>
            </w:pPr>
            <w:r w:rsidRPr="00D46E05">
              <w:rPr>
                <w:rFonts w:asciiTheme="minorHAnsi" w:hAnsiTheme="minorHAnsi" w:cstheme="minorHAnsi"/>
                <w:bCs/>
                <w:sz w:val="22"/>
                <w:szCs w:val="22"/>
              </w:rPr>
              <w:t xml:space="preserve">Is the tissue retained in an identifiable or potentially re-identifiable form? </w:t>
            </w:r>
          </w:p>
        </w:tc>
        <w:tc>
          <w:tcPr>
            <w:tcW w:w="240" w:type="dxa"/>
            <w:tcBorders>
              <w:top w:val="nil"/>
              <w:bottom w:val="nil"/>
            </w:tcBorders>
            <w:shd w:val="clear" w:color="auto" w:fill="auto"/>
          </w:tcPr>
          <w:p w14:paraId="50C25DF7" w14:textId="77777777" w:rsidR="003920D5" w:rsidRPr="00D46E05" w:rsidRDefault="003920D5" w:rsidP="003920D5">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shd w:val="clear" w:color="auto" w:fill="CCC0D9"/>
            <w:vAlign w:val="center"/>
          </w:tcPr>
          <w:p w14:paraId="4B9BA7C5" w14:textId="77777777" w:rsidR="003920D5" w:rsidRPr="00D46E05" w:rsidRDefault="003920D5" w:rsidP="003920D5">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p w14:paraId="2D7FFEA5" w14:textId="77777777" w:rsidR="003920D5" w:rsidRPr="00D46E05" w:rsidRDefault="003920D5" w:rsidP="003920D5">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Go to D6c</w:t>
            </w:r>
          </w:p>
        </w:tc>
        <w:tc>
          <w:tcPr>
            <w:tcW w:w="360" w:type="dxa"/>
            <w:shd w:val="clear" w:color="auto" w:fill="CCC0D9"/>
            <w:vAlign w:val="center"/>
          </w:tcPr>
          <w:p w14:paraId="2258BDC2" w14:textId="77777777" w:rsidR="003920D5" w:rsidRPr="00D46E05" w:rsidRDefault="003920D5" w:rsidP="003920D5">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240" w:type="dxa"/>
            <w:tcBorders>
              <w:top w:val="nil"/>
              <w:bottom w:val="nil"/>
            </w:tcBorders>
            <w:shd w:val="clear" w:color="auto" w:fill="auto"/>
            <w:vAlign w:val="center"/>
          </w:tcPr>
          <w:p w14:paraId="41748FB2" w14:textId="77777777" w:rsidR="003920D5" w:rsidRPr="00D46E05" w:rsidRDefault="003920D5" w:rsidP="003920D5">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shd w:val="clear" w:color="auto" w:fill="CCC0D9"/>
            <w:vAlign w:val="center"/>
          </w:tcPr>
          <w:p w14:paraId="2FB97FCC" w14:textId="77777777" w:rsidR="003920D5" w:rsidRPr="00D46E05" w:rsidRDefault="003920D5" w:rsidP="003920D5">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p w14:paraId="7A6890AB" w14:textId="77777777" w:rsidR="003920D5" w:rsidRPr="00D46E05" w:rsidRDefault="003920D5" w:rsidP="003920D5">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C7" w:history="1">
              <w:r w:rsidRPr="00D46E05">
                <w:rPr>
                  <w:rStyle w:val="Hyperlink"/>
                  <w:rFonts w:asciiTheme="minorHAnsi" w:hAnsiTheme="minorHAnsi" w:cstheme="minorHAnsi"/>
                  <w:b/>
                  <w:sz w:val="22"/>
                  <w:szCs w:val="22"/>
                </w:rPr>
                <w:t>C7</w:t>
              </w:r>
            </w:hyperlink>
          </w:p>
        </w:tc>
        <w:tc>
          <w:tcPr>
            <w:tcW w:w="360" w:type="dxa"/>
            <w:shd w:val="clear" w:color="auto" w:fill="CCC0D9"/>
            <w:vAlign w:val="center"/>
          </w:tcPr>
          <w:p w14:paraId="1882EEFA" w14:textId="77777777" w:rsidR="003920D5" w:rsidRPr="00D46E05" w:rsidRDefault="003920D5" w:rsidP="003920D5">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r>
      <w:tr w:rsidR="003920D5" w:rsidRPr="00D46E05" w14:paraId="08C53E9A" w14:textId="77777777" w:rsidTr="003920D5">
        <w:trPr>
          <w:cantSplit/>
          <w:trHeight w:val="340"/>
        </w:trPr>
        <w:tc>
          <w:tcPr>
            <w:tcW w:w="709" w:type="dxa"/>
            <w:tcBorders>
              <w:top w:val="nil"/>
              <w:left w:val="nil"/>
              <w:bottom w:val="nil"/>
            </w:tcBorders>
            <w:shd w:val="clear" w:color="auto" w:fill="auto"/>
            <w:vAlign w:val="center"/>
          </w:tcPr>
          <w:p w14:paraId="6C0CF2E1" w14:textId="77777777" w:rsidR="003920D5" w:rsidRPr="00D46E05" w:rsidRDefault="003920D5" w:rsidP="003920D5">
            <w:pPr>
              <w:tabs>
                <w:tab w:val="left" w:pos="5103"/>
                <w:tab w:val="left" w:pos="7117"/>
              </w:tabs>
              <w:suppressAutoHyphens/>
              <w:rPr>
                <w:rFonts w:asciiTheme="minorHAnsi" w:hAnsiTheme="minorHAnsi" w:cstheme="minorHAnsi"/>
                <w:spacing w:val="-2"/>
                <w:sz w:val="22"/>
                <w:szCs w:val="22"/>
              </w:rPr>
            </w:pPr>
          </w:p>
        </w:tc>
        <w:tc>
          <w:tcPr>
            <w:tcW w:w="851" w:type="dxa"/>
            <w:shd w:val="clear" w:color="auto" w:fill="CCC0D9"/>
            <w:vAlign w:val="center"/>
          </w:tcPr>
          <w:p w14:paraId="47CE8B76" w14:textId="77777777" w:rsidR="003920D5" w:rsidRPr="00D46E05" w:rsidRDefault="003920D5" w:rsidP="003920D5">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D6c</w:t>
            </w:r>
          </w:p>
        </w:tc>
        <w:tc>
          <w:tcPr>
            <w:tcW w:w="4920" w:type="dxa"/>
            <w:shd w:val="clear" w:color="auto" w:fill="CCC0D9"/>
            <w:vAlign w:val="center"/>
          </w:tcPr>
          <w:p w14:paraId="59C91318" w14:textId="77777777" w:rsidR="003920D5" w:rsidRPr="00D46E05" w:rsidRDefault="003920D5" w:rsidP="00CA72A5">
            <w:pPr>
              <w:ind w:left="8" w:hanging="8"/>
              <w:rPr>
                <w:rFonts w:asciiTheme="minorHAnsi" w:hAnsiTheme="minorHAnsi" w:cstheme="minorHAnsi"/>
                <w:bCs/>
                <w:sz w:val="22"/>
                <w:szCs w:val="22"/>
              </w:rPr>
            </w:pPr>
            <w:r w:rsidRPr="00D46E05">
              <w:rPr>
                <w:rFonts w:asciiTheme="minorHAnsi" w:hAnsiTheme="minorHAnsi" w:cstheme="minorHAnsi"/>
                <w:bCs/>
                <w:sz w:val="22"/>
                <w:szCs w:val="22"/>
              </w:rPr>
              <w:t xml:space="preserve">Is there existing consent from the individuals involved, which will cover this research?  </w:t>
            </w:r>
          </w:p>
        </w:tc>
        <w:tc>
          <w:tcPr>
            <w:tcW w:w="240" w:type="dxa"/>
            <w:tcBorders>
              <w:top w:val="nil"/>
              <w:bottom w:val="nil"/>
            </w:tcBorders>
            <w:shd w:val="clear" w:color="auto" w:fill="auto"/>
          </w:tcPr>
          <w:p w14:paraId="11EE68C5" w14:textId="77777777" w:rsidR="003920D5" w:rsidRPr="00D46E05" w:rsidRDefault="003920D5" w:rsidP="003920D5">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shd w:val="clear" w:color="auto" w:fill="CCC0D9"/>
            <w:vAlign w:val="center"/>
          </w:tcPr>
          <w:p w14:paraId="02361A5F" w14:textId="77777777" w:rsidR="003920D5" w:rsidRPr="00D46E05" w:rsidRDefault="003920D5" w:rsidP="003920D5">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p w14:paraId="709E68F4" w14:textId="77777777" w:rsidR="003920D5" w:rsidRPr="00D46E05" w:rsidRDefault="003920D5" w:rsidP="003920D5">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C7" w:history="1">
              <w:r w:rsidRPr="00D46E05">
                <w:rPr>
                  <w:rStyle w:val="Hyperlink"/>
                  <w:rFonts w:asciiTheme="minorHAnsi" w:hAnsiTheme="minorHAnsi" w:cstheme="minorHAnsi"/>
                  <w:b/>
                  <w:sz w:val="22"/>
                  <w:szCs w:val="22"/>
                </w:rPr>
                <w:t>C7</w:t>
              </w:r>
            </w:hyperlink>
          </w:p>
        </w:tc>
        <w:tc>
          <w:tcPr>
            <w:tcW w:w="360" w:type="dxa"/>
            <w:shd w:val="clear" w:color="auto" w:fill="CCC0D9"/>
            <w:vAlign w:val="center"/>
          </w:tcPr>
          <w:p w14:paraId="082D4C90" w14:textId="77777777" w:rsidR="003920D5" w:rsidRPr="00D46E05" w:rsidRDefault="003920D5" w:rsidP="003920D5">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240" w:type="dxa"/>
            <w:tcBorders>
              <w:top w:val="nil"/>
              <w:bottom w:val="nil"/>
            </w:tcBorders>
            <w:shd w:val="clear" w:color="auto" w:fill="auto"/>
            <w:vAlign w:val="center"/>
          </w:tcPr>
          <w:p w14:paraId="4CDED45A" w14:textId="77777777" w:rsidR="003920D5" w:rsidRPr="00D46E05" w:rsidRDefault="003920D5" w:rsidP="003920D5">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shd w:val="clear" w:color="auto" w:fill="CCC0D9"/>
            <w:vAlign w:val="center"/>
          </w:tcPr>
          <w:p w14:paraId="1B8568B3" w14:textId="77777777" w:rsidR="003920D5" w:rsidRPr="00D46E05" w:rsidRDefault="003920D5" w:rsidP="003920D5">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p w14:paraId="680E52FF" w14:textId="77777777" w:rsidR="003920D5" w:rsidRPr="00D46E05" w:rsidRDefault="003920D5" w:rsidP="00AC4EB8">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r w:rsidR="00AC4EB8" w:rsidRPr="00D46E05">
              <w:rPr>
                <w:rFonts w:asciiTheme="minorHAnsi" w:hAnsiTheme="minorHAnsi" w:cstheme="minorHAnsi"/>
                <w:sz w:val="22"/>
                <w:szCs w:val="22"/>
              </w:rPr>
              <w:t>D6d</w:t>
            </w:r>
          </w:p>
        </w:tc>
        <w:tc>
          <w:tcPr>
            <w:tcW w:w="360" w:type="dxa"/>
            <w:shd w:val="clear" w:color="auto" w:fill="CCC0D9"/>
            <w:vAlign w:val="center"/>
          </w:tcPr>
          <w:p w14:paraId="0892F4C7" w14:textId="77777777" w:rsidR="003920D5" w:rsidRPr="00D46E05" w:rsidRDefault="003920D5" w:rsidP="003920D5">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r>
      <w:tr w:rsidR="00AC4EB8" w:rsidRPr="00D46E05" w14:paraId="0DE376D7" w14:textId="77777777" w:rsidTr="003920D5">
        <w:trPr>
          <w:cantSplit/>
          <w:trHeight w:val="340"/>
        </w:trPr>
        <w:tc>
          <w:tcPr>
            <w:tcW w:w="709" w:type="dxa"/>
            <w:tcBorders>
              <w:top w:val="nil"/>
              <w:left w:val="nil"/>
              <w:bottom w:val="nil"/>
            </w:tcBorders>
            <w:shd w:val="clear" w:color="auto" w:fill="auto"/>
            <w:vAlign w:val="center"/>
          </w:tcPr>
          <w:p w14:paraId="11FF584A" w14:textId="77777777" w:rsidR="00AC4EB8" w:rsidRPr="00D46E05" w:rsidRDefault="00AC4EB8" w:rsidP="003920D5">
            <w:pPr>
              <w:tabs>
                <w:tab w:val="left" w:pos="5103"/>
                <w:tab w:val="left" w:pos="7117"/>
              </w:tabs>
              <w:suppressAutoHyphens/>
              <w:rPr>
                <w:rFonts w:asciiTheme="minorHAnsi" w:hAnsiTheme="minorHAnsi" w:cstheme="minorHAnsi"/>
                <w:spacing w:val="-2"/>
                <w:sz w:val="22"/>
                <w:szCs w:val="22"/>
              </w:rPr>
            </w:pPr>
          </w:p>
        </w:tc>
        <w:tc>
          <w:tcPr>
            <w:tcW w:w="851" w:type="dxa"/>
            <w:shd w:val="clear" w:color="auto" w:fill="CCC0D9"/>
            <w:vAlign w:val="center"/>
          </w:tcPr>
          <w:p w14:paraId="0BEAC728" w14:textId="77777777" w:rsidR="00AC4EB8" w:rsidRPr="00D46E05" w:rsidRDefault="00AC4EB8" w:rsidP="003920D5">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D6d</w:t>
            </w:r>
          </w:p>
        </w:tc>
        <w:tc>
          <w:tcPr>
            <w:tcW w:w="4920" w:type="dxa"/>
            <w:shd w:val="clear" w:color="auto" w:fill="CCC0D9"/>
            <w:vAlign w:val="center"/>
          </w:tcPr>
          <w:p w14:paraId="48E70CD1" w14:textId="77777777" w:rsidR="00AC4EB8" w:rsidRPr="00D46E05" w:rsidRDefault="00AC4EB8" w:rsidP="00CA72A5">
            <w:pPr>
              <w:ind w:left="8" w:hanging="8"/>
              <w:rPr>
                <w:rFonts w:asciiTheme="minorHAnsi" w:hAnsiTheme="minorHAnsi" w:cstheme="minorHAnsi"/>
                <w:bCs/>
                <w:sz w:val="22"/>
                <w:szCs w:val="22"/>
              </w:rPr>
            </w:pPr>
            <w:r w:rsidRPr="00D46E05">
              <w:rPr>
                <w:rFonts w:asciiTheme="minorHAnsi" w:hAnsiTheme="minorHAnsi" w:cstheme="minorHAnsi"/>
                <w:bCs/>
                <w:sz w:val="22"/>
                <w:szCs w:val="22"/>
              </w:rPr>
              <w:t xml:space="preserve">Will consent be obtained from the individuals involved, which will cover this research?  </w:t>
            </w:r>
          </w:p>
        </w:tc>
        <w:tc>
          <w:tcPr>
            <w:tcW w:w="240" w:type="dxa"/>
            <w:tcBorders>
              <w:top w:val="nil"/>
              <w:bottom w:val="nil"/>
            </w:tcBorders>
            <w:shd w:val="clear" w:color="auto" w:fill="auto"/>
          </w:tcPr>
          <w:p w14:paraId="62E38C1C" w14:textId="77777777" w:rsidR="00AC4EB8" w:rsidRPr="00D46E05" w:rsidRDefault="00AC4EB8" w:rsidP="003920D5">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shd w:val="clear" w:color="auto" w:fill="CCC0D9"/>
            <w:vAlign w:val="center"/>
          </w:tcPr>
          <w:p w14:paraId="4E82F460" w14:textId="77777777" w:rsidR="00AC4EB8" w:rsidRPr="00D46E05" w:rsidRDefault="00AC4EB8" w:rsidP="00AC4EB8">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p w14:paraId="10E5D76D" w14:textId="77777777" w:rsidR="00AC4EB8" w:rsidRPr="00D46E05" w:rsidRDefault="00AC4EB8" w:rsidP="00AC4EB8">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C7" w:history="1">
              <w:r w:rsidRPr="00D46E05">
                <w:rPr>
                  <w:rStyle w:val="Hyperlink"/>
                  <w:rFonts w:asciiTheme="minorHAnsi" w:hAnsiTheme="minorHAnsi" w:cstheme="minorHAnsi"/>
                  <w:b/>
                  <w:sz w:val="22"/>
                  <w:szCs w:val="22"/>
                </w:rPr>
                <w:t>C7</w:t>
              </w:r>
            </w:hyperlink>
          </w:p>
        </w:tc>
        <w:tc>
          <w:tcPr>
            <w:tcW w:w="360" w:type="dxa"/>
            <w:shd w:val="clear" w:color="auto" w:fill="CCC0D9"/>
            <w:vAlign w:val="center"/>
          </w:tcPr>
          <w:p w14:paraId="5C862E30" w14:textId="77777777" w:rsidR="00AC4EB8" w:rsidRPr="00D46E05" w:rsidRDefault="00AC4EB8" w:rsidP="003920D5">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240" w:type="dxa"/>
            <w:tcBorders>
              <w:top w:val="nil"/>
              <w:bottom w:val="nil"/>
            </w:tcBorders>
            <w:shd w:val="clear" w:color="auto" w:fill="auto"/>
            <w:vAlign w:val="center"/>
          </w:tcPr>
          <w:p w14:paraId="22A6CD1E" w14:textId="77777777" w:rsidR="00AC4EB8" w:rsidRPr="00D46E05" w:rsidRDefault="00AC4EB8" w:rsidP="003920D5">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shd w:val="clear" w:color="auto" w:fill="CCC0D9"/>
            <w:vAlign w:val="center"/>
          </w:tcPr>
          <w:p w14:paraId="7417BE07" w14:textId="77777777" w:rsidR="00AC4EB8" w:rsidRPr="00D46E05" w:rsidRDefault="00AC4EB8" w:rsidP="00AC4EB8">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p w14:paraId="4DE21358" w14:textId="77777777" w:rsidR="00AC4EB8" w:rsidRPr="00D46E05" w:rsidRDefault="00AC4EB8" w:rsidP="00AC4EB8">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D19" w:history="1">
              <w:r w:rsidRPr="00D46E05">
                <w:rPr>
                  <w:rStyle w:val="Hyperlink"/>
                  <w:rFonts w:asciiTheme="minorHAnsi" w:hAnsiTheme="minorHAnsi" w:cstheme="minorHAnsi"/>
                  <w:b/>
                  <w:sz w:val="22"/>
                  <w:szCs w:val="22"/>
                </w:rPr>
                <w:t>D19</w:t>
              </w:r>
            </w:hyperlink>
          </w:p>
        </w:tc>
        <w:tc>
          <w:tcPr>
            <w:tcW w:w="360" w:type="dxa"/>
            <w:shd w:val="clear" w:color="auto" w:fill="CCC0D9"/>
            <w:vAlign w:val="center"/>
          </w:tcPr>
          <w:p w14:paraId="750CFA19" w14:textId="77777777" w:rsidR="00AC4EB8" w:rsidRPr="00D46E05" w:rsidRDefault="00AC4EB8" w:rsidP="003920D5">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r>
      <w:tr w:rsidR="003920D5" w:rsidRPr="00D46E05" w14:paraId="50B290F7" w14:textId="77777777" w:rsidTr="003920D5">
        <w:trPr>
          <w:cantSplit/>
          <w:trHeight w:val="340"/>
        </w:trPr>
        <w:tc>
          <w:tcPr>
            <w:tcW w:w="709" w:type="dxa"/>
            <w:tcBorders>
              <w:top w:val="nil"/>
              <w:left w:val="nil"/>
              <w:bottom w:val="nil"/>
            </w:tcBorders>
            <w:shd w:val="clear" w:color="auto" w:fill="auto"/>
            <w:vAlign w:val="center"/>
          </w:tcPr>
          <w:p w14:paraId="6A52BCD7" w14:textId="77777777" w:rsidR="003920D5" w:rsidRPr="00D46E05" w:rsidRDefault="003920D5" w:rsidP="003920D5">
            <w:pPr>
              <w:tabs>
                <w:tab w:val="left" w:pos="5103"/>
                <w:tab w:val="left" w:pos="7117"/>
              </w:tabs>
              <w:suppressAutoHyphens/>
              <w:rPr>
                <w:rFonts w:asciiTheme="minorHAnsi" w:hAnsiTheme="minorHAnsi" w:cstheme="minorHAnsi"/>
                <w:spacing w:val="-2"/>
                <w:sz w:val="22"/>
                <w:szCs w:val="22"/>
              </w:rPr>
            </w:pPr>
          </w:p>
        </w:tc>
        <w:tc>
          <w:tcPr>
            <w:tcW w:w="851" w:type="dxa"/>
            <w:shd w:val="clear" w:color="auto" w:fill="CCC0D9"/>
            <w:vAlign w:val="center"/>
          </w:tcPr>
          <w:p w14:paraId="032380CA" w14:textId="77777777" w:rsidR="003920D5" w:rsidRPr="00D46E05" w:rsidRDefault="00AC4EB8" w:rsidP="003920D5">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D6e</w:t>
            </w:r>
          </w:p>
        </w:tc>
        <w:tc>
          <w:tcPr>
            <w:tcW w:w="4920" w:type="dxa"/>
            <w:shd w:val="clear" w:color="auto" w:fill="CCC0D9"/>
            <w:vAlign w:val="center"/>
          </w:tcPr>
          <w:p w14:paraId="04108274" w14:textId="77777777" w:rsidR="003920D5" w:rsidRPr="00D46E05" w:rsidRDefault="003920D5" w:rsidP="00CA72A5">
            <w:pPr>
              <w:ind w:left="8" w:hanging="8"/>
              <w:rPr>
                <w:rFonts w:asciiTheme="minorHAnsi" w:hAnsiTheme="minorHAnsi" w:cstheme="minorHAnsi"/>
                <w:bCs/>
                <w:sz w:val="22"/>
                <w:szCs w:val="22"/>
              </w:rPr>
            </w:pPr>
            <w:r w:rsidRPr="00D46E05">
              <w:rPr>
                <w:rFonts w:asciiTheme="minorHAnsi" w:hAnsiTheme="minorHAnsi" w:cstheme="minorHAnsi"/>
                <w:bCs/>
                <w:sz w:val="22"/>
                <w:szCs w:val="22"/>
              </w:rPr>
              <w:t>Are you using a database or databank?</w:t>
            </w:r>
          </w:p>
        </w:tc>
        <w:tc>
          <w:tcPr>
            <w:tcW w:w="240" w:type="dxa"/>
            <w:tcBorders>
              <w:top w:val="nil"/>
              <w:bottom w:val="nil"/>
            </w:tcBorders>
            <w:shd w:val="clear" w:color="auto" w:fill="auto"/>
          </w:tcPr>
          <w:p w14:paraId="0869510C" w14:textId="77777777" w:rsidR="003920D5" w:rsidRPr="00D46E05" w:rsidRDefault="003920D5" w:rsidP="003920D5">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shd w:val="clear" w:color="auto" w:fill="CCC0D9"/>
            <w:vAlign w:val="center"/>
          </w:tcPr>
          <w:p w14:paraId="4B56E69C" w14:textId="77777777" w:rsidR="003920D5" w:rsidRPr="00D46E05" w:rsidRDefault="003920D5" w:rsidP="003920D5">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p w14:paraId="5FD9DC29" w14:textId="77777777" w:rsidR="003920D5" w:rsidRPr="00D46E05" w:rsidRDefault="003920D5" w:rsidP="003920D5">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Go to D6</w:t>
            </w:r>
            <w:r w:rsidR="00AC4EB8" w:rsidRPr="00D46E05">
              <w:rPr>
                <w:rFonts w:asciiTheme="minorHAnsi" w:hAnsiTheme="minorHAnsi" w:cstheme="minorHAnsi"/>
                <w:sz w:val="22"/>
                <w:szCs w:val="22"/>
              </w:rPr>
              <w:t>f</w:t>
            </w:r>
          </w:p>
        </w:tc>
        <w:tc>
          <w:tcPr>
            <w:tcW w:w="360" w:type="dxa"/>
            <w:shd w:val="clear" w:color="auto" w:fill="CCC0D9"/>
            <w:vAlign w:val="center"/>
          </w:tcPr>
          <w:p w14:paraId="43DFF154" w14:textId="77777777" w:rsidR="003920D5" w:rsidRPr="00D46E05" w:rsidRDefault="003920D5" w:rsidP="003920D5">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240" w:type="dxa"/>
            <w:tcBorders>
              <w:top w:val="nil"/>
              <w:bottom w:val="nil"/>
            </w:tcBorders>
            <w:shd w:val="clear" w:color="auto" w:fill="auto"/>
            <w:vAlign w:val="center"/>
          </w:tcPr>
          <w:p w14:paraId="0139F498" w14:textId="77777777" w:rsidR="003920D5" w:rsidRPr="00D46E05" w:rsidRDefault="003920D5" w:rsidP="003920D5">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shd w:val="clear" w:color="auto" w:fill="CCC0D9"/>
            <w:vAlign w:val="center"/>
          </w:tcPr>
          <w:p w14:paraId="27690CDD" w14:textId="77777777" w:rsidR="003920D5" w:rsidRPr="00D46E05" w:rsidRDefault="003920D5" w:rsidP="003920D5">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p w14:paraId="041F431F" w14:textId="77777777" w:rsidR="003920D5" w:rsidRPr="00D46E05" w:rsidRDefault="003920D5" w:rsidP="003920D5">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C7" w:history="1">
              <w:r w:rsidRPr="00D46E05">
                <w:rPr>
                  <w:rStyle w:val="Hyperlink"/>
                  <w:rFonts w:asciiTheme="minorHAnsi" w:hAnsiTheme="minorHAnsi" w:cstheme="minorHAnsi"/>
                  <w:b/>
                  <w:sz w:val="22"/>
                  <w:szCs w:val="22"/>
                </w:rPr>
                <w:t>C7</w:t>
              </w:r>
            </w:hyperlink>
          </w:p>
        </w:tc>
        <w:tc>
          <w:tcPr>
            <w:tcW w:w="360" w:type="dxa"/>
            <w:shd w:val="clear" w:color="auto" w:fill="CCC0D9"/>
            <w:vAlign w:val="center"/>
          </w:tcPr>
          <w:p w14:paraId="3E5EAA28" w14:textId="77777777" w:rsidR="003920D5" w:rsidRPr="00D46E05" w:rsidRDefault="003920D5" w:rsidP="003920D5">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r>
    </w:tbl>
    <w:p w14:paraId="6D704073" w14:textId="77777777" w:rsidR="00122209" w:rsidRPr="00D46E05" w:rsidRDefault="00122209" w:rsidP="00026BA5">
      <w:pPr>
        <w:tabs>
          <w:tab w:val="left" w:pos="1080"/>
        </w:tabs>
        <w:ind w:left="851"/>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Identifiable:  the data/tissue is held with the individual’s identity</w:t>
      </w:r>
      <w:r w:rsidR="00026BA5" w:rsidRPr="00D46E05">
        <w:rPr>
          <w:rFonts w:asciiTheme="minorHAnsi" w:hAnsiTheme="minorHAnsi" w:cstheme="minorHAnsi"/>
          <w:vanish/>
          <w:color w:val="0000FF"/>
          <w:sz w:val="22"/>
          <w:szCs w:val="22"/>
        </w:rPr>
        <w:t xml:space="preserve"> which may include name, image, </w:t>
      </w:r>
      <w:r w:rsidRPr="00D46E05">
        <w:rPr>
          <w:rFonts w:asciiTheme="minorHAnsi" w:hAnsiTheme="minorHAnsi" w:cstheme="minorHAnsi"/>
          <w:vanish/>
          <w:color w:val="0000FF"/>
          <w:sz w:val="22"/>
          <w:szCs w:val="22"/>
        </w:rPr>
        <w:t>date of birth or address.</w:t>
      </w:r>
    </w:p>
    <w:p w14:paraId="06656B20" w14:textId="77777777" w:rsidR="00122209" w:rsidRPr="00D46E05" w:rsidRDefault="00122209" w:rsidP="00026BA5">
      <w:pPr>
        <w:tabs>
          <w:tab w:val="left" w:pos="1080"/>
        </w:tabs>
        <w:ind w:left="851"/>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Re-identifiable or potentially re-identifiable:  identifiers have been removed and replaced with a code from which it remains possible to re-identify the individual, eg by using the code or linking different data sets.</w:t>
      </w:r>
    </w:p>
    <w:p w14:paraId="7BCB5AF3" w14:textId="77777777" w:rsidR="005D6CDE" w:rsidRPr="00D46E05" w:rsidRDefault="00122209" w:rsidP="00026BA5">
      <w:pPr>
        <w:tabs>
          <w:tab w:val="left" w:pos="1080"/>
        </w:tabs>
        <w:ind w:left="851"/>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Non-identifiable:  never held with individual identifiers or codes, or identifiers/codes have been permanently removed or did not exist.</w:t>
      </w:r>
    </w:p>
    <w:p w14:paraId="436D228D" w14:textId="77777777" w:rsidR="0013305F" w:rsidRPr="00D46E05" w:rsidRDefault="0013305F" w:rsidP="00D60B72">
      <w:pPr>
        <w:tabs>
          <w:tab w:val="left" w:pos="1080"/>
          <w:tab w:val="left" w:pos="1620"/>
        </w:tabs>
        <w:ind w:left="1620"/>
        <w:rPr>
          <w:rFonts w:asciiTheme="minorHAnsi" w:hAnsiTheme="minorHAnsi" w:cstheme="minorHAnsi"/>
          <w:vanish/>
          <w:color w:val="0000FF"/>
          <w:sz w:val="22"/>
          <w:szCs w:val="22"/>
        </w:rPr>
      </w:pPr>
    </w:p>
    <w:tbl>
      <w:tblPr>
        <w:tblW w:w="98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ayout w:type="fixed"/>
        <w:tblLook w:val="0000" w:firstRow="0" w:lastRow="0" w:firstColumn="0" w:lastColumn="0" w:noHBand="0" w:noVBand="0"/>
      </w:tblPr>
      <w:tblGrid>
        <w:gridCol w:w="709"/>
        <w:gridCol w:w="851"/>
        <w:gridCol w:w="4920"/>
        <w:gridCol w:w="240"/>
        <w:gridCol w:w="1080"/>
        <w:gridCol w:w="360"/>
        <w:gridCol w:w="240"/>
        <w:gridCol w:w="1080"/>
        <w:gridCol w:w="360"/>
      </w:tblGrid>
      <w:tr w:rsidR="003920D5" w:rsidRPr="00D46E05" w14:paraId="00B1FA22" w14:textId="77777777" w:rsidTr="006D4684">
        <w:trPr>
          <w:cantSplit/>
          <w:trHeight w:val="340"/>
        </w:trPr>
        <w:tc>
          <w:tcPr>
            <w:tcW w:w="709" w:type="dxa"/>
            <w:tcBorders>
              <w:top w:val="nil"/>
              <w:left w:val="nil"/>
              <w:bottom w:val="nil"/>
            </w:tcBorders>
            <w:shd w:val="clear" w:color="auto" w:fill="auto"/>
            <w:vAlign w:val="center"/>
          </w:tcPr>
          <w:p w14:paraId="4CD341E1" w14:textId="77777777" w:rsidR="003920D5" w:rsidRPr="00D46E05" w:rsidRDefault="003920D5" w:rsidP="003920D5">
            <w:pPr>
              <w:tabs>
                <w:tab w:val="left" w:pos="5103"/>
                <w:tab w:val="left" w:pos="7117"/>
              </w:tabs>
              <w:suppressAutoHyphens/>
              <w:rPr>
                <w:rFonts w:asciiTheme="minorHAnsi" w:hAnsiTheme="minorHAnsi" w:cstheme="minorHAnsi"/>
                <w:spacing w:val="-2"/>
                <w:sz w:val="22"/>
                <w:szCs w:val="22"/>
              </w:rPr>
            </w:pPr>
          </w:p>
        </w:tc>
        <w:tc>
          <w:tcPr>
            <w:tcW w:w="851" w:type="dxa"/>
            <w:tcBorders>
              <w:top w:val="nil"/>
            </w:tcBorders>
            <w:shd w:val="clear" w:color="auto" w:fill="CCC0D9"/>
            <w:vAlign w:val="center"/>
          </w:tcPr>
          <w:p w14:paraId="5F933997" w14:textId="77777777" w:rsidR="003920D5" w:rsidRPr="00D46E05" w:rsidRDefault="003920D5" w:rsidP="003920D5">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D6</w:t>
            </w:r>
            <w:r w:rsidR="00AC4EB8" w:rsidRPr="00D46E05">
              <w:rPr>
                <w:rFonts w:asciiTheme="minorHAnsi" w:hAnsiTheme="minorHAnsi" w:cstheme="minorHAnsi"/>
                <w:spacing w:val="-2"/>
                <w:sz w:val="22"/>
                <w:szCs w:val="22"/>
              </w:rPr>
              <w:t>f</w:t>
            </w:r>
          </w:p>
        </w:tc>
        <w:tc>
          <w:tcPr>
            <w:tcW w:w="4920" w:type="dxa"/>
            <w:tcBorders>
              <w:top w:val="nil"/>
            </w:tcBorders>
            <w:shd w:val="clear" w:color="auto" w:fill="CCC0D9"/>
            <w:vAlign w:val="center"/>
          </w:tcPr>
          <w:p w14:paraId="2E15426E" w14:textId="77777777" w:rsidR="003920D5" w:rsidRPr="00D46E05" w:rsidRDefault="003920D5" w:rsidP="00CA72A5">
            <w:pPr>
              <w:rPr>
                <w:rFonts w:asciiTheme="minorHAnsi" w:hAnsiTheme="minorHAnsi" w:cstheme="minorHAnsi"/>
                <w:bCs/>
                <w:sz w:val="22"/>
                <w:szCs w:val="22"/>
              </w:rPr>
            </w:pPr>
            <w:r w:rsidRPr="00D46E05">
              <w:rPr>
                <w:rFonts w:asciiTheme="minorHAnsi" w:hAnsiTheme="minorHAnsi" w:cstheme="minorHAnsi"/>
                <w:bCs/>
                <w:sz w:val="22"/>
                <w:szCs w:val="22"/>
              </w:rPr>
              <w:t xml:space="preserve">Is the data retained in an identifiable or potentially re-identifiable form to the researchers? </w:t>
            </w:r>
          </w:p>
        </w:tc>
        <w:tc>
          <w:tcPr>
            <w:tcW w:w="240" w:type="dxa"/>
            <w:tcBorders>
              <w:top w:val="nil"/>
              <w:bottom w:val="nil"/>
            </w:tcBorders>
            <w:shd w:val="clear" w:color="auto" w:fill="auto"/>
          </w:tcPr>
          <w:p w14:paraId="00A23102" w14:textId="77777777" w:rsidR="003920D5" w:rsidRPr="00D46E05" w:rsidRDefault="003920D5" w:rsidP="003920D5">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tcBorders>
              <w:top w:val="nil"/>
            </w:tcBorders>
            <w:shd w:val="clear" w:color="auto" w:fill="CCC0D9"/>
            <w:vAlign w:val="center"/>
          </w:tcPr>
          <w:p w14:paraId="693ED24C" w14:textId="77777777" w:rsidR="003920D5" w:rsidRPr="00D46E05" w:rsidRDefault="003920D5" w:rsidP="003920D5">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p w14:paraId="2A168CC5" w14:textId="77777777" w:rsidR="003920D5" w:rsidRPr="00D46E05" w:rsidRDefault="003920D5" w:rsidP="003920D5">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Go to D6</w:t>
            </w:r>
            <w:r w:rsidR="00AC4EB8" w:rsidRPr="00D46E05">
              <w:rPr>
                <w:rFonts w:asciiTheme="minorHAnsi" w:hAnsiTheme="minorHAnsi" w:cstheme="minorHAnsi"/>
                <w:sz w:val="22"/>
                <w:szCs w:val="22"/>
              </w:rPr>
              <w:t>g</w:t>
            </w:r>
          </w:p>
        </w:tc>
        <w:tc>
          <w:tcPr>
            <w:tcW w:w="360" w:type="dxa"/>
            <w:tcBorders>
              <w:top w:val="nil"/>
            </w:tcBorders>
            <w:shd w:val="clear" w:color="auto" w:fill="CCC0D9"/>
            <w:vAlign w:val="center"/>
          </w:tcPr>
          <w:p w14:paraId="3E233ABB" w14:textId="77777777" w:rsidR="003920D5" w:rsidRPr="00D46E05" w:rsidRDefault="003920D5" w:rsidP="003920D5">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240" w:type="dxa"/>
            <w:tcBorders>
              <w:top w:val="nil"/>
              <w:bottom w:val="nil"/>
            </w:tcBorders>
            <w:shd w:val="clear" w:color="auto" w:fill="auto"/>
            <w:vAlign w:val="center"/>
          </w:tcPr>
          <w:p w14:paraId="6890F79D" w14:textId="77777777" w:rsidR="003920D5" w:rsidRPr="00D46E05" w:rsidRDefault="003920D5" w:rsidP="003920D5">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tcBorders>
              <w:top w:val="nil"/>
            </w:tcBorders>
            <w:shd w:val="clear" w:color="auto" w:fill="CCC0D9"/>
            <w:vAlign w:val="center"/>
          </w:tcPr>
          <w:p w14:paraId="1C784084" w14:textId="77777777" w:rsidR="003920D5" w:rsidRPr="00D46E05" w:rsidRDefault="003920D5" w:rsidP="003920D5">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p w14:paraId="4C4FD2CE" w14:textId="77777777" w:rsidR="003920D5" w:rsidRPr="00D46E05" w:rsidRDefault="003920D5" w:rsidP="003920D5">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C7" w:history="1">
              <w:r w:rsidRPr="00D46E05">
                <w:rPr>
                  <w:rStyle w:val="Hyperlink"/>
                  <w:rFonts w:asciiTheme="minorHAnsi" w:hAnsiTheme="minorHAnsi" w:cstheme="minorHAnsi"/>
                  <w:b/>
                  <w:sz w:val="22"/>
                  <w:szCs w:val="22"/>
                </w:rPr>
                <w:t>C7</w:t>
              </w:r>
            </w:hyperlink>
          </w:p>
        </w:tc>
        <w:tc>
          <w:tcPr>
            <w:tcW w:w="360" w:type="dxa"/>
            <w:tcBorders>
              <w:top w:val="nil"/>
            </w:tcBorders>
            <w:shd w:val="clear" w:color="auto" w:fill="CCC0D9"/>
            <w:vAlign w:val="center"/>
          </w:tcPr>
          <w:p w14:paraId="2D571449" w14:textId="77777777" w:rsidR="003920D5" w:rsidRPr="00D46E05" w:rsidRDefault="003920D5" w:rsidP="003920D5">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r>
      <w:tr w:rsidR="005D6CDE" w:rsidRPr="00D46E05" w14:paraId="1F12FA3C" w14:textId="77777777" w:rsidTr="006D4684">
        <w:trPr>
          <w:cantSplit/>
          <w:trHeight w:val="340"/>
        </w:trPr>
        <w:tc>
          <w:tcPr>
            <w:tcW w:w="709" w:type="dxa"/>
            <w:tcBorders>
              <w:top w:val="nil"/>
              <w:left w:val="nil"/>
              <w:bottom w:val="nil"/>
            </w:tcBorders>
            <w:shd w:val="clear" w:color="auto" w:fill="auto"/>
            <w:vAlign w:val="center"/>
          </w:tcPr>
          <w:p w14:paraId="46D59403" w14:textId="77777777" w:rsidR="005D6CDE" w:rsidRPr="00D46E05" w:rsidRDefault="005D6CDE" w:rsidP="006F51AE">
            <w:pPr>
              <w:tabs>
                <w:tab w:val="left" w:pos="5103"/>
                <w:tab w:val="left" w:pos="7117"/>
              </w:tabs>
              <w:suppressAutoHyphens/>
              <w:rPr>
                <w:rFonts w:asciiTheme="minorHAnsi" w:hAnsiTheme="minorHAnsi" w:cstheme="minorHAnsi"/>
                <w:spacing w:val="-2"/>
                <w:sz w:val="22"/>
                <w:szCs w:val="22"/>
              </w:rPr>
            </w:pPr>
          </w:p>
        </w:tc>
        <w:tc>
          <w:tcPr>
            <w:tcW w:w="851" w:type="dxa"/>
            <w:tcBorders>
              <w:top w:val="nil"/>
            </w:tcBorders>
            <w:shd w:val="clear" w:color="auto" w:fill="CCC0D9"/>
            <w:vAlign w:val="center"/>
          </w:tcPr>
          <w:p w14:paraId="0A9C10A2" w14:textId="77777777" w:rsidR="005D6CDE" w:rsidRPr="00D46E05" w:rsidRDefault="00B2261C" w:rsidP="00D97B14">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D</w:t>
            </w:r>
            <w:r w:rsidR="00D97B14" w:rsidRPr="00D46E05">
              <w:rPr>
                <w:rFonts w:asciiTheme="minorHAnsi" w:hAnsiTheme="minorHAnsi" w:cstheme="minorHAnsi"/>
                <w:spacing w:val="-2"/>
                <w:sz w:val="22"/>
                <w:szCs w:val="22"/>
              </w:rPr>
              <w:t>6</w:t>
            </w:r>
            <w:r w:rsidR="00AC4EB8" w:rsidRPr="00D46E05">
              <w:rPr>
                <w:rFonts w:asciiTheme="minorHAnsi" w:hAnsiTheme="minorHAnsi" w:cstheme="minorHAnsi"/>
                <w:spacing w:val="-2"/>
                <w:sz w:val="22"/>
                <w:szCs w:val="22"/>
              </w:rPr>
              <w:t>g</w:t>
            </w:r>
          </w:p>
        </w:tc>
        <w:tc>
          <w:tcPr>
            <w:tcW w:w="4920" w:type="dxa"/>
            <w:tcBorders>
              <w:top w:val="nil"/>
            </w:tcBorders>
            <w:shd w:val="clear" w:color="auto" w:fill="CCC0D9"/>
            <w:vAlign w:val="center"/>
          </w:tcPr>
          <w:p w14:paraId="2036D81E" w14:textId="77777777" w:rsidR="005D6CDE" w:rsidRPr="00D46E05" w:rsidRDefault="00122209" w:rsidP="00CA72A5">
            <w:pPr>
              <w:rPr>
                <w:rFonts w:asciiTheme="minorHAnsi" w:hAnsiTheme="minorHAnsi" w:cstheme="minorHAnsi"/>
                <w:sz w:val="22"/>
                <w:szCs w:val="22"/>
              </w:rPr>
            </w:pPr>
            <w:r w:rsidRPr="00D46E05">
              <w:rPr>
                <w:rFonts w:asciiTheme="minorHAnsi" w:hAnsiTheme="minorHAnsi" w:cstheme="minorHAnsi"/>
                <w:bCs/>
                <w:sz w:val="22"/>
                <w:szCs w:val="22"/>
              </w:rPr>
              <w:t>Is there existing consent from the individuals</w:t>
            </w:r>
            <w:r w:rsidR="003A0CBF" w:rsidRPr="00D46E05">
              <w:rPr>
                <w:rFonts w:asciiTheme="minorHAnsi" w:hAnsiTheme="minorHAnsi" w:cstheme="minorHAnsi"/>
                <w:bCs/>
                <w:sz w:val="22"/>
                <w:szCs w:val="22"/>
              </w:rPr>
              <w:t xml:space="preserve"> involved, which will cover</w:t>
            </w:r>
            <w:r w:rsidRPr="00D46E05">
              <w:rPr>
                <w:rFonts w:asciiTheme="minorHAnsi" w:hAnsiTheme="minorHAnsi" w:cstheme="minorHAnsi"/>
                <w:bCs/>
                <w:sz w:val="22"/>
                <w:szCs w:val="22"/>
              </w:rPr>
              <w:t xml:space="preserve"> this research?  </w:t>
            </w:r>
          </w:p>
        </w:tc>
        <w:tc>
          <w:tcPr>
            <w:tcW w:w="240" w:type="dxa"/>
            <w:tcBorders>
              <w:top w:val="nil"/>
              <w:bottom w:val="nil"/>
            </w:tcBorders>
            <w:shd w:val="clear" w:color="auto" w:fill="auto"/>
          </w:tcPr>
          <w:p w14:paraId="730DB264" w14:textId="77777777" w:rsidR="005D6CDE" w:rsidRPr="00D46E05" w:rsidRDefault="005D6CDE"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tcBorders>
              <w:top w:val="nil"/>
            </w:tcBorders>
            <w:shd w:val="clear" w:color="auto" w:fill="CCC0D9"/>
            <w:vAlign w:val="center"/>
          </w:tcPr>
          <w:p w14:paraId="6F8188B5" w14:textId="77777777" w:rsidR="005D6CDE" w:rsidRPr="00D46E05" w:rsidRDefault="005D6CDE"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p w14:paraId="576674A0" w14:textId="77777777" w:rsidR="005D6CDE" w:rsidRPr="00D46E05" w:rsidRDefault="00122209" w:rsidP="009B5314">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C7" w:history="1">
              <w:r w:rsidR="00427BF8" w:rsidRPr="00D46E05">
                <w:rPr>
                  <w:rStyle w:val="Hyperlink"/>
                  <w:rFonts w:asciiTheme="minorHAnsi" w:hAnsiTheme="minorHAnsi" w:cstheme="minorHAnsi"/>
                  <w:b/>
                  <w:sz w:val="22"/>
                  <w:szCs w:val="22"/>
                </w:rPr>
                <w:t>C</w:t>
              </w:r>
              <w:r w:rsidR="009B5314" w:rsidRPr="00D46E05">
                <w:rPr>
                  <w:rStyle w:val="Hyperlink"/>
                  <w:rFonts w:asciiTheme="minorHAnsi" w:hAnsiTheme="minorHAnsi" w:cstheme="minorHAnsi"/>
                  <w:b/>
                  <w:sz w:val="22"/>
                  <w:szCs w:val="22"/>
                </w:rPr>
                <w:t>7</w:t>
              </w:r>
            </w:hyperlink>
          </w:p>
        </w:tc>
        <w:tc>
          <w:tcPr>
            <w:tcW w:w="360" w:type="dxa"/>
            <w:tcBorders>
              <w:top w:val="nil"/>
            </w:tcBorders>
            <w:shd w:val="clear" w:color="auto" w:fill="CCC0D9"/>
            <w:vAlign w:val="center"/>
          </w:tcPr>
          <w:p w14:paraId="1094F51F" w14:textId="77777777" w:rsidR="005D6CDE" w:rsidRPr="00D46E05" w:rsidRDefault="005D6CDE"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240" w:type="dxa"/>
            <w:tcBorders>
              <w:top w:val="nil"/>
              <w:bottom w:val="nil"/>
            </w:tcBorders>
            <w:shd w:val="clear" w:color="auto" w:fill="auto"/>
            <w:vAlign w:val="center"/>
          </w:tcPr>
          <w:p w14:paraId="3D8C5551" w14:textId="77777777" w:rsidR="005D6CDE" w:rsidRPr="00D46E05" w:rsidRDefault="005D6CDE"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tcBorders>
              <w:top w:val="nil"/>
            </w:tcBorders>
            <w:shd w:val="clear" w:color="auto" w:fill="CCC0D9"/>
            <w:vAlign w:val="center"/>
          </w:tcPr>
          <w:p w14:paraId="4BB1E0F6" w14:textId="77777777" w:rsidR="005D6CDE" w:rsidRPr="00D46E05" w:rsidRDefault="005D6CDE"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p w14:paraId="021023B9" w14:textId="77777777" w:rsidR="005D6CDE" w:rsidRPr="00D46E05" w:rsidRDefault="00122209" w:rsidP="009B5314">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D19" w:history="1">
              <w:r w:rsidR="00220A70" w:rsidRPr="00D46E05">
                <w:rPr>
                  <w:rStyle w:val="Hyperlink"/>
                  <w:rFonts w:asciiTheme="minorHAnsi" w:hAnsiTheme="minorHAnsi" w:cstheme="minorHAnsi"/>
                  <w:b/>
                  <w:sz w:val="22"/>
                  <w:szCs w:val="22"/>
                </w:rPr>
                <w:t>D</w:t>
              </w:r>
              <w:r w:rsidR="008C15DB" w:rsidRPr="00D46E05">
                <w:rPr>
                  <w:rStyle w:val="Hyperlink"/>
                  <w:rFonts w:asciiTheme="minorHAnsi" w:hAnsiTheme="minorHAnsi" w:cstheme="minorHAnsi"/>
                  <w:b/>
                  <w:sz w:val="22"/>
                  <w:szCs w:val="22"/>
                </w:rPr>
                <w:t>1</w:t>
              </w:r>
              <w:r w:rsidR="009B5314" w:rsidRPr="00D46E05">
                <w:rPr>
                  <w:rStyle w:val="Hyperlink"/>
                  <w:rFonts w:asciiTheme="minorHAnsi" w:hAnsiTheme="minorHAnsi" w:cstheme="minorHAnsi"/>
                  <w:b/>
                  <w:sz w:val="22"/>
                  <w:szCs w:val="22"/>
                </w:rPr>
                <w:t>9</w:t>
              </w:r>
            </w:hyperlink>
          </w:p>
        </w:tc>
        <w:tc>
          <w:tcPr>
            <w:tcW w:w="360" w:type="dxa"/>
            <w:tcBorders>
              <w:top w:val="nil"/>
            </w:tcBorders>
            <w:shd w:val="clear" w:color="auto" w:fill="CCC0D9"/>
            <w:vAlign w:val="center"/>
          </w:tcPr>
          <w:p w14:paraId="40372854" w14:textId="77777777" w:rsidR="005D6CDE" w:rsidRPr="00D46E05" w:rsidRDefault="005D6CDE"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r>
    </w:tbl>
    <w:p w14:paraId="36168080" w14:textId="77777777" w:rsidR="001A2908" w:rsidRPr="00D46E05" w:rsidRDefault="008031E7" w:rsidP="00026BA5">
      <w:pPr>
        <w:tabs>
          <w:tab w:val="left" w:pos="1080"/>
        </w:tabs>
        <w:ind w:left="851"/>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 xml:space="preserve">At E6 you will need to explain the nature of the existing consent and provide </w:t>
      </w:r>
      <w:r w:rsidR="001A2908" w:rsidRPr="00D46E05">
        <w:rPr>
          <w:rFonts w:asciiTheme="minorHAnsi" w:hAnsiTheme="minorHAnsi" w:cstheme="minorHAnsi"/>
          <w:vanish/>
          <w:color w:val="0000FF"/>
          <w:sz w:val="22"/>
          <w:szCs w:val="22"/>
        </w:rPr>
        <w:t>evidence of how it was obtained, e</w:t>
      </w:r>
      <w:r w:rsidR="003A0CBF" w:rsidRPr="00D46E05">
        <w:rPr>
          <w:rFonts w:asciiTheme="minorHAnsi" w:hAnsiTheme="minorHAnsi" w:cstheme="minorHAnsi"/>
          <w:vanish/>
          <w:color w:val="0000FF"/>
          <w:sz w:val="22"/>
          <w:szCs w:val="22"/>
        </w:rPr>
        <w:t>.</w:t>
      </w:r>
      <w:r w:rsidR="001A2908" w:rsidRPr="00D46E05">
        <w:rPr>
          <w:rFonts w:asciiTheme="minorHAnsi" w:hAnsiTheme="minorHAnsi" w:cstheme="minorHAnsi"/>
          <w:vanish/>
          <w:color w:val="0000FF"/>
          <w:sz w:val="22"/>
          <w:szCs w:val="22"/>
        </w:rPr>
        <w:t>g</w:t>
      </w:r>
      <w:r w:rsidR="003A0CBF" w:rsidRPr="00D46E05">
        <w:rPr>
          <w:rFonts w:asciiTheme="minorHAnsi" w:hAnsiTheme="minorHAnsi" w:cstheme="minorHAnsi"/>
          <w:vanish/>
          <w:color w:val="0000FF"/>
          <w:sz w:val="22"/>
          <w:szCs w:val="22"/>
        </w:rPr>
        <w:t>.</w:t>
      </w:r>
      <w:r w:rsidR="001A2908" w:rsidRPr="00D46E05">
        <w:rPr>
          <w:rFonts w:asciiTheme="minorHAnsi" w:hAnsiTheme="minorHAnsi" w:cstheme="minorHAnsi"/>
          <w:vanish/>
          <w:color w:val="0000FF"/>
          <w:sz w:val="22"/>
          <w:szCs w:val="22"/>
        </w:rPr>
        <w:t xml:space="preserve"> a copy of the consent form template (not copi</w:t>
      </w:r>
      <w:r w:rsidR="003A0CBF" w:rsidRPr="00D46E05">
        <w:rPr>
          <w:rFonts w:asciiTheme="minorHAnsi" w:hAnsiTheme="minorHAnsi" w:cstheme="minorHAnsi"/>
          <w:vanish/>
          <w:color w:val="0000FF"/>
          <w:sz w:val="22"/>
          <w:szCs w:val="22"/>
        </w:rPr>
        <w:t>es of individual consent forms)</w:t>
      </w:r>
      <w:r w:rsidR="001A2908" w:rsidRPr="00D46E05">
        <w:rPr>
          <w:rFonts w:asciiTheme="minorHAnsi" w:hAnsiTheme="minorHAnsi" w:cstheme="minorHAnsi"/>
          <w:vanish/>
          <w:color w:val="0000FF"/>
          <w:sz w:val="22"/>
          <w:szCs w:val="22"/>
        </w:rPr>
        <w:t xml:space="preserve">.  </w:t>
      </w:r>
    </w:p>
    <w:p w14:paraId="184C8AE4" w14:textId="77777777" w:rsidR="003F6B96" w:rsidRPr="00D46E05" w:rsidRDefault="00397E22" w:rsidP="00026BA5">
      <w:pPr>
        <w:tabs>
          <w:tab w:val="left" w:pos="1080"/>
        </w:tabs>
        <w:ind w:left="851"/>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 xml:space="preserve">Note:  </w:t>
      </w:r>
      <w:r w:rsidR="005A61C9" w:rsidRPr="00D46E05">
        <w:rPr>
          <w:rFonts w:asciiTheme="minorHAnsi" w:hAnsiTheme="minorHAnsi" w:cstheme="minorHAnsi"/>
          <w:vanish/>
          <w:color w:val="0000FF"/>
          <w:sz w:val="22"/>
          <w:szCs w:val="22"/>
        </w:rPr>
        <w:t xml:space="preserve">The </w:t>
      </w:r>
      <w:r w:rsidR="005A61C9" w:rsidRPr="00D46E05">
        <w:rPr>
          <w:rFonts w:asciiTheme="minorHAnsi" w:hAnsiTheme="minorHAnsi" w:cstheme="minorHAnsi"/>
          <w:i/>
          <w:vanish/>
          <w:color w:val="0000FF"/>
          <w:sz w:val="22"/>
          <w:szCs w:val="22"/>
        </w:rPr>
        <w:t>Human Tissue Act 1983 (NSW)</w:t>
      </w:r>
      <w:r w:rsidR="005A61C9" w:rsidRPr="00D46E05">
        <w:rPr>
          <w:rFonts w:asciiTheme="minorHAnsi" w:hAnsiTheme="minorHAnsi" w:cstheme="minorHAnsi"/>
          <w:vanish/>
          <w:color w:val="0000FF"/>
          <w:sz w:val="22"/>
          <w:szCs w:val="22"/>
        </w:rPr>
        <w:t xml:space="preserve"> has very </w:t>
      </w:r>
      <w:r w:rsidR="00247798" w:rsidRPr="00D46E05">
        <w:rPr>
          <w:rFonts w:asciiTheme="minorHAnsi" w:hAnsiTheme="minorHAnsi" w:cstheme="minorHAnsi"/>
          <w:vanish/>
          <w:color w:val="0000FF"/>
          <w:sz w:val="22"/>
          <w:szCs w:val="22"/>
        </w:rPr>
        <w:t>specific consent req</w:t>
      </w:r>
      <w:r w:rsidR="005A61C9" w:rsidRPr="00D46E05">
        <w:rPr>
          <w:rFonts w:asciiTheme="minorHAnsi" w:hAnsiTheme="minorHAnsi" w:cstheme="minorHAnsi"/>
          <w:vanish/>
          <w:color w:val="0000FF"/>
          <w:sz w:val="22"/>
          <w:szCs w:val="22"/>
        </w:rPr>
        <w:t>uirements regarding the use of human tissue for research purposes</w:t>
      </w:r>
      <w:r w:rsidR="00BB7E4B" w:rsidRPr="00D46E05">
        <w:rPr>
          <w:rFonts w:asciiTheme="minorHAnsi" w:hAnsiTheme="minorHAnsi" w:cstheme="minorHAnsi"/>
          <w:vanish/>
          <w:color w:val="0000FF"/>
          <w:sz w:val="22"/>
          <w:szCs w:val="22"/>
        </w:rPr>
        <w:t>.</w:t>
      </w:r>
      <w:r w:rsidR="005A61C9" w:rsidRPr="00D46E05">
        <w:rPr>
          <w:rFonts w:asciiTheme="minorHAnsi" w:hAnsiTheme="minorHAnsi" w:cstheme="minorHAnsi"/>
          <w:vanish/>
          <w:color w:val="0000FF"/>
          <w:sz w:val="22"/>
          <w:szCs w:val="22"/>
        </w:rPr>
        <w:t xml:space="preserve">  Refer to </w:t>
      </w:r>
      <w:r w:rsidR="00026BA5" w:rsidRPr="00D46E05">
        <w:rPr>
          <w:rFonts w:asciiTheme="minorHAnsi" w:hAnsiTheme="minorHAnsi" w:cstheme="minorHAnsi"/>
          <w:vanish/>
          <w:color w:val="0000FF"/>
          <w:sz w:val="22"/>
          <w:szCs w:val="22"/>
        </w:rPr>
        <w:t>http://nswmoh-search.clients.funnelback.com/s/search.html?collection=nsw_health&amp;query=human%20tissue%20act%201983</w:t>
      </w:r>
      <w:r w:rsidR="00824F8C" w:rsidRPr="00D46E05">
        <w:rPr>
          <w:rFonts w:asciiTheme="minorHAnsi" w:hAnsiTheme="minorHAnsi" w:cstheme="minorHAnsi"/>
          <w:vanish/>
          <w:color w:val="0000FF"/>
          <w:sz w:val="22"/>
          <w:szCs w:val="22"/>
        </w:rPr>
        <w:t xml:space="preserve"> </w:t>
      </w:r>
    </w:p>
    <w:p w14:paraId="4B78FEE1" w14:textId="77777777" w:rsidR="001423FB" w:rsidRPr="00D46E05" w:rsidRDefault="001423FB">
      <w:pPr>
        <w:rPr>
          <w:rFonts w:asciiTheme="minorHAnsi" w:hAnsiTheme="minorHAnsi" w:cstheme="minorHAnsi"/>
          <w:sz w:val="22"/>
          <w:szCs w:val="22"/>
        </w:rPr>
      </w:pPr>
    </w:p>
    <w:tbl>
      <w:tblPr>
        <w:tblW w:w="98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ayout w:type="fixed"/>
        <w:tblLook w:val="0000" w:firstRow="0" w:lastRow="0" w:firstColumn="0" w:lastColumn="0" w:noHBand="0" w:noVBand="0"/>
      </w:tblPr>
      <w:tblGrid>
        <w:gridCol w:w="709"/>
        <w:gridCol w:w="851"/>
        <w:gridCol w:w="4920"/>
        <w:gridCol w:w="240"/>
        <w:gridCol w:w="1080"/>
        <w:gridCol w:w="360"/>
        <w:gridCol w:w="240"/>
        <w:gridCol w:w="1080"/>
        <w:gridCol w:w="360"/>
      </w:tblGrid>
      <w:tr w:rsidR="00E36954" w:rsidRPr="00D46E05" w14:paraId="51F92819" w14:textId="77777777" w:rsidTr="00DB2173">
        <w:trPr>
          <w:cantSplit/>
          <w:trHeight w:val="340"/>
        </w:trPr>
        <w:tc>
          <w:tcPr>
            <w:tcW w:w="709" w:type="dxa"/>
            <w:tcBorders>
              <w:right w:val="single" w:sz="4" w:space="0" w:color="auto"/>
            </w:tcBorders>
            <w:shd w:val="clear" w:color="auto" w:fill="C6D9F1"/>
            <w:vAlign w:val="center"/>
          </w:tcPr>
          <w:p w14:paraId="7BD6E476" w14:textId="77777777" w:rsidR="00E36954" w:rsidRPr="00D46E05" w:rsidRDefault="001423FB" w:rsidP="00D97B14">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color w:val="000000"/>
                <w:sz w:val="22"/>
                <w:szCs w:val="22"/>
              </w:rPr>
              <w:br w:type="page"/>
            </w:r>
            <w:bookmarkStart w:id="36" w:name="D7"/>
            <w:r w:rsidR="00E36954" w:rsidRPr="00D46E05">
              <w:rPr>
                <w:rFonts w:asciiTheme="minorHAnsi" w:hAnsiTheme="minorHAnsi" w:cstheme="minorHAnsi"/>
                <w:spacing w:val="-2"/>
                <w:sz w:val="22"/>
                <w:szCs w:val="22"/>
              </w:rPr>
              <w:t>D</w:t>
            </w:r>
            <w:r w:rsidR="00D97B14" w:rsidRPr="00D46E05">
              <w:rPr>
                <w:rFonts w:asciiTheme="minorHAnsi" w:hAnsiTheme="minorHAnsi" w:cstheme="minorHAnsi"/>
                <w:spacing w:val="-2"/>
                <w:sz w:val="22"/>
                <w:szCs w:val="22"/>
              </w:rPr>
              <w:t>7</w:t>
            </w:r>
            <w:bookmarkEnd w:id="36"/>
          </w:p>
        </w:tc>
        <w:tc>
          <w:tcPr>
            <w:tcW w:w="851" w:type="dxa"/>
            <w:tcBorders>
              <w:left w:val="single" w:sz="4" w:space="0" w:color="auto"/>
              <w:right w:val="single" w:sz="4" w:space="0" w:color="auto"/>
            </w:tcBorders>
            <w:shd w:val="clear" w:color="auto" w:fill="C6D9F1"/>
            <w:vAlign w:val="center"/>
          </w:tcPr>
          <w:p w14:paraId="7E078431" w14:textId="77777777" w:rsidR="00E36954" w:rsidRPr="00D46E05" w:rsidRDefault="00B34D12" w:rsidP="00D97B14">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D</w:t>
            </w:r>
            <w:r w:rsidR="00D97B14" w:rsidRPr="00D46E05">
              <w:rPr>
                <w:rFonts w:asciiTheme="minorHAnsi" w:hAnsiTheme="minorHAnsi" w:cstheme="minorHAnsi"/>
                <w:spacing w:val="-2"/>
                <w:sz w:val="22"/>
                <w:szCs w:val="22"/>
              </w:rPr>
              <w:t>7</w:t>
            </w:r>
            <w:r w:rsidR="00E36954" w:rsidRPr="00D46E05">
              <w:rPr>
                <w:rFonts w:asciiTheme="minorHAnsi" w:hAnsiTheme="minorHAnsi" w:cstheme="minorHAnsi"/>
                <w:spacing w:val="-2"/>
                <w:sz w:val="22"/>
                <w:szCs w:val="22"/>
              </w:rPr>
              <w:t>a</w:t>
            </w:r>
          </w:p>
        </w:tc>
        <w:tc>
          <w:tcPr>
            <w:tcW w:w="4920" w:type="dxa"/>
            <w:tcBorders>
              <w:left w:val="single" w:sz="4" w:space="0" w:color="auto"/>
            </w:tcBorders>
            <w:shd w:val="clear" w:color="auto" w:fill="C6D9F1"/>
            <w:vAlign w:val="center"/>
          </w:tcPr>
          <w:p w14:paraId="01673946" w14:textId="77777777" w:rsidR="00E36954" w:rsidRPr="00D46E05" w:rsidRDefault="00E801B4" w:rsidP="006F51AE">
            <w:pPr>
              <w:rPr>
                <w:rFonts w:asciiTheme="minorHAnsi" w:hAnsiTheme="minorHAnsi" w:cstheme="minorHAnsi"/>
                <w:sz w:val="22"/>
                <w:szCs w:val="22"/>
              </w:rPr>
            </w:pPr>
            <w:r w:rsidRPr="00D46E05">
              <w:rPr>
                <w:rFonts w:asciiTheme="minorHAnsi" w:hAnsiTheme="minorHAnsi" w:cstheme="minorHAnsi"/>
                <w:bCs/>
                <w:sz w:val="22"/>
                <w:szCs w:val="22"/>
              </w:rPr>
              <w:t>Will</w:t>
            </w:r>
            <w:r w:rsidR="00E36954" w:rsidRPr="00D46E05">
              <w:rPr>
                <w:rFonts w:asciiTheme="minorHAnsi" w:hAnsiTheme="minorHAnsi" w:cstheme="minorHAnsi"/>
                <w:bCs/>
                <w:sz w:val="22"/>
                <w:szCs w:val="22"/>
              </w:rPr>
              <w:t xml:space="preserve"> prior warning </w:t>
            </w:r>
            <w:r w:rsidRPr="00D46E05">
              <w:rPr>
                <w:rFonts w:asciiTheme="minorHAnsi" w:hAnsiTheme="minorHAnsi" w:cstheme="minorHAnsi"/>
                <w:bCs/>
                <w:sz w:val="22"/>
                <w:szCs w:val="22"/>
              </w:rPr>
              <w:t xml:space="preserve">be </w:t>
            </w:r>
            <w:r w:rsidR="00E36954" w:rsidRPr="00D46E05">
              <w:rPr>
                <w:rFonts w:asciiTheme="minorHAnsi" w:hAnsiTheme="minorHAnsi" w:cstheme="minorHAnsi"/>
                <w:bCs/>
                <w:sz w:val="22"/>
                <w:szCs w:val="22"/>
              </w:rPr>
              <w:t>given to potential participants?</w:t>
            </w:r>
          </w:p>
        </w:tc>
        <w:tc>
          <w:tcPr>
            <w:tcW w:w="240" w:type="dxa"/>
            <w:tcBorders>
              <w:top w:val="nil"/>
              <w:bottom w:val="nil"/>
            </w:tcBorders>
            <w:shd w:val="clear" w:color="auto" w:fill="auto"/>
          </w:tcPr>
          <w:p w14:paraId="700CF470" w14:textId="77777777" w:rsidR="00E36954" w:rsidRPr="00D46E05" w:rsidRDefault="00E36954"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shd w:val="clear" w:color="auto" w:fill="C6D9F1"/>
            <w:vAlign w:val="center"/>
          </w:tcPr>
          <w:p w14:paraId="3C0A6DDE" w14:textId="77777777" w:rsidR="00E36954" w:rsidRPr="00D46E05" w:rsidRDefault="00E36954"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p w14:paraId="7725A25B" w14:textId="77777777" w:rsidR="00E36954" w:rsidRPr="00D46E05" w:rsidRDefault="009B5314"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Go to D7</w:t>
            </w:r>
            <w:r w:rsidR="00E36954" w:rsidRPr="00D46E05">
              <w:rPr>
                <w:rFonts w:asciiTheme="minorHAnsi" w:hAnsiTheme="minorHAnsi" w:cstheme="minorHAnsi"/>
                <w:sz w:val="22"/>
                <w:szCs w:val="22"/>
              </w:rPr>
              <w:t>b</w:t>
            </w:r>
          </w:p>
        </w:tc>
        <w:tc>
          <w:tcPr>
            <w:tcW w:w="360" w:type="dxa"/>
            <w:shd w:val="clear" w:color="auto" w:fill="C6D9F1"/>
            <w:vAlign w:val="center"/>
          </w:tcPr>
          <w:p w14:paraId="79D26C8C" w14:textId="77777777" w:rsidR="00E36954" w:rsidRPr="00D46E05" w:rsidRDefault="00E36954"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240" w:type="dxa"/>
            <w:tcBorders>
              <w:top w:val="nil"/>
              <w:bottom w:val="nil"/>
            </w:tcBorders>
            <w:shd w:val="clear" w:color="auto" w:fill="auto"/>
            <w:vAlign w:val="center"/>
          </w:tcPr>
          <w:p w14:paraId="189B41DB" w14:textId="77777777" w:rsidR="00E36954" w:rsidRPr="00D46E05" w:rsidRDefault="00E36954"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shd w:val="clear" w:color="auto" w:fill="C6D9F1"/>
            <w:vAlign w:val="center"/>
          </w:tcPr>
          <w:p w14:paraId="173A1FF0" w14:textId="77777777" w:rsidR="00E36954" w:rsidRPr="00D46E05" w:rsidRDefault="00E36954"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p w14:paraId="2BE80890" w14:textId="77777777" w:rsidR="00E36954" w:rsidRPr="00D46E05" w:rsidRDefault="00E36954" w:rsidP="009B5314">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D19" w:history="1">
              <w:r w:rsidR="00220A70" w:rsidRPr="00D46E05">
                <w:rPr>
                  <w:rStyle w:val="Hyperlink"/>
                  <w:rFonts w:asciiTheme="minorHAnsi" w:hAnsiTheme="minorHAnsi" w:cstheme="minorHAnsi"/>
                  <w:b/>
                  <w:sz w:val="22"/>
                  <w:szCs w:val="22"/>
                </w:rPr>
                <w:t>D</w:t>
              </w:r>
              <w:r w:rsidR="008C15DB" w:rsidRPr="00D46E05">
                <w:rPr>
                  <w:rStyle w:val="Hyperlink"/>
                  <w:rFonts w:asciiTheme="minorHAnsi" w:hAnsiTheme="minorHAnsi" w:cstheme="minorHAnsi"/>
                  <w:b/>
                  <w:sz w:val="22"/>
                  <w:szCs w:val="22"/>
                </w:rPr>
                <w:t>1</w:t>
              </w:r>
              <w:r w:rsidR="009B5314" w:rsidRPr="00D46E05">
                <w:rPr>
                  <w:rStyle w:val="Hyperlink"/>
                  <w:rFonts w:asciiTheme="minorHAnsi" w:hAnsiTheme="minorHAnsi" w:cstheme="minorHAnsi"/>
                  <w:b/>
                  <w:sz w:val="22"/>
                  <w:szCs w:val="22"/>
                </w:rPr>
                <w:t>9</w:t>
              </w:r>
            </w:hyperlink>
          </w:p>
        </w:tc>
        <w:tc>
          <w:tcPr>
            <w:tcW w:w="360" w:type="dxa"/>
            <w:shd w:val="clear" w:color="auto" w:fill="C6D9F1"/>
            <w:vAlign w:val="center"/>
          </w:tcPr>
          <w:p w14:paraId="7F9D5600" w14:textId="77777777" w:rsidR="00E36954" w:rsidRPr="00D46E05" w:rsidRDefault="00E36954"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r>
    </w:tbl>
    <w:p w14:paraId="5E8428B6" w14:textId="77777777" w:rsidR="00E36954" w:rsidRPr="00D46E05" w:rsidRDefault="00E36954" w:rsidP="00E44E8C">
      <w:pPr>
        <w:tabs>
          <w:tab w:val="left" w:pos="1080"/>
        </w:tabs>
        <w:ind w:left="851"/>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Is information about the risk – in plain language – included in the Information/Consent materials)?</w:t>
      </w:r>
    </w:p>
    <w:p w14:paraId="0F1AC1F6" w14:textId="77777777" w:rsidR="0013305F" w:rsidRPr="00D46E05" w:rsidRDefault="0013305F" w:rsidP="00D60B72">
      <w:pPr>
        <w:tabs>
          <w:tab w:val="left" w:pos="1080"/>
          <w:tab w:val="left" w:pos="1620"/>
        </w:tabs>
        <w:ind w:left="1620"/>
        <w:rPr>
          <w:rFonts w:asciiTheme="minorHAnsi" w:hAnsiTheme="minorHAnsi" w:cstheme="minorHAnsi"/>
          <w:vanish/>
          <w:color w:val="0000FF"/>
          <w:sz w:val="22"/>
          <w:szCs w:val="22"/>
        </w:rPr>
      </w:pPr>
    </w:p>
    <w:tbl>
      <w:tblPr>
        <w:tblW w:w="98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ayout w:type="fixed"/>
        <w:tblLook w:val="0000" w:firstRow="0" w:lastRow="0" w:firstColumn="0" w:lastColumn="0" w:noHBand="0" w:noVBand="0"/>
      </w:tblPr>
      <w:tblGrid>
        <w:gridCol w:w="709"/>
        <w:gridCol w:w="851"/>
        <w:gridCol w:w="4920"/>
        <w:gridCol w:w="240"/>
        <w:gridCol w:w="1080"/>
        <w:gridCol w:w="360"/>
        <w:gridCol w:w="240"/>
        <w:gridCol w:w="1080"/>
        <w:gridCol w:w="360"/>
      </w:tblGrid>
      <w:tr w:rsidR="00E36954" w:rsidRPr="00D46E05" w14:paraId="4AE04873" w14:textId="77777777" w:rsidTr="00DB2173">
        <w:trPr>
          <w:cantSplit/>
          <w:trHeight w:val="340"/>
        </w:trPr>
        <w:tc>
          <w:tcPr>
            <w:tcW w:w="709" w:type="dxa"/>
            <w:tcBorders>
              <w:top w:val="nil"/>
              <w:left w:val="nil"/>
              <w:bottom w:val="nil"/>
            </w:tcBorders>
            <w:shd w:val="clear" w:color="auto" w:fill="auto"/>
            <w:vAlign w:val="center"/>
          </w:tcPr>
          <w:p w14:paraId="108FA6CE" w14:textId="77777777" w:rsidR="00E36954" w:rsidRPr="00D46E05" w:rsidRDefault="00E36954" w:rsidP="006F51AE">
            <w:pPr>
              <w:tabs>
                <w:tab w:val="left" w:pos="5103"/>
                <w:tab w:val="left" w:pos="7117"/>
              </w:tabs>
              <w:suppressAutoHyphens/>
              <w:rPr>
                <w:rFonts w:asciiTheme="minorHAnsi" w:hAnsiTheme="minorHAnsi" w:cstheme="minorHAnsi"/>
                <w:spacing w:val="-2"/>
                <w:sz w:val="22"/>
                <w:szCs w:val="22"/>
              </w:rPr>
            </w:pPr>
          </w:p>
        </w:tc>
        <w:tc>
          <w:tcPr>
            <w:tcW w:w="851" w:type="dxa"/>
            <w:tcBorders>
              <w:top w:val="nil"/>
            </w:tcBorders>
            <w:shd w:val="clear" w:color="auto" w:fill="C6D9F1"/>
            <w:vAlign w:val="center"/>
          </w:tcPr>
          <w:p w14:paraId="71FED54B" w14:textId="77777777" w:rsidR="00E36954" w:rsidRPr="00D46E05" w:rsidRDefault="00B34D12" w:rsidP="00D97B14">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D</w:t>
            </w:r>
            <w:r w:rsidR="00D97B14" w:rsidRPr="00D46E05">
              <w:rPr>
                <w:rFonts w:asciiTheme="minorHAnsi" w:hAnsiTheme="minorHAnsi" w:cstheme="minorHAnsi"/>
                <w:spacing w:val="-2"/>
                <w:sz w:val="22"/>
                <w:szCs w:val="22"/>
              </w:rPr>
              <w:t>7</w:t>
            </w:r>
            <w:r w:rsidR="00E36954" w:rsidRPr="00D46E05">
              <w:rPr>
                <w:rFonts w:asciiTheme="minorHAnsi" w:hAnsiTheme="minorHAnsi" w:cstheme="minorHAnsi"/>
                <w:spacing w:val="-2"/>
                <w:sz w:val="22"/>
                <w:szCs w:val="22"/>
              </w:rPr>
              <w:t>b</w:t>
            </w:r>
          </w:p>
        </w:tc>
        <w:tc>
          <w:tcPr>
            <w:tcW w:w="4920" w:type="dxa"/>
            <w:tcBorders>
              <w:top w:val="nil"/>
            </w:tcBorders>
            <w:shd w:val="clear" w:color="auto" w:fill="C6D9F1"/>
            <w:vAlign w:val="center"/>
          </w:tcPr>
          <w:p w14:paraId="5849A1BE" w14:textId="77777777" w:rsidR="00E36954" w:rsidRPr="00D46E05" w:rsidRDefault="00E36954" w:rsidP="006F51AE">
            <w:pPr>
              <w:rPr>
                <w:rFonts w:asciiTheme="minorHAnsi" w:hAnsiTheme="minorHAnsi" w:cstheme="minorHAnsi"/>
                <w:sz w:val="22"/>
                <w:szCs w:val="22"/>
              </w:rPr>
            </w:pPr>
            <w:r w:rsidRPr="00D46E05">
              <w:rPr>
                <w:rFonts w:asciiTheme="minorHAnsi" w:hAnsiTheme="minorHAnsi" w:cstheme="minorHAnsi"/>
                <w:bCs/>
                <w:sz w:val="22"/>
                <w:szCs w:val="22"/>
              </w:rPr>
              <w:t xml:space="preserve">Will there be </w:t>
            </w:r>
            <w:r w:rsidR="0008654B" w:rsidRPr="00D46E05">
              <w:rPr>
                <w:rFonts w:asciiTheme="minorHAnsi" w:hAnsiTheme="minorHAnsi" w:cstheme="minorHAnsi"/>
                <w:bCs/>
                <w:sz w:val="22"/>
                <w:szCs w:val="22"/>
              </w:rPr>
              <w:t xml:space="preserve">an </w:t>
            </w:r>
            <w:r w:rsidRPr="00D46E05">
              <w:rPr>
                <w:rFonts w:asciiTheme="minorHAnsi" w:hAnsiTheme="minorHAnsi" w:cstheme="minorHAnsi"/>
                <w:bCs/>
                <w:sz w:val="22"/>
                <w:szCs w:val="22"/>
              </w:rPr>
              <w:t>appropriate screening</w:t>
            </w:r>
            <w:r w:rsidR="00B34D12" w:rsidRPr="00D46E05">
              <w:rPr>
                <w:rFonts w:asciiTheme="minorHAnsi" w:hAnsiTheme="minorHAnsi" w:cstheme="minorHAnsi"/>
                <w:bCs/>
                <w:sz w:val="22"/>
                <w:szCs w:val="22"/>
              </w:rPr>
              <w:t xml:space="preserve"> process</w:t>
            </w:r>
            <w:r w:rsidRPr="00D46E05">
              <w:rPr>
                <w:rFonts w:asciiTheme="minorHAnsi" w:hAnsiTheme="minorHAnsi" w:cstheme="minorHAnsi"/>
                <w:bCs/>
                <w:sz w:val="22"/>
                <w:szCs w:val="22"/>
              </w:rPr>
              <w:t xml:space="preserve"> of</w:t>
            </w:r>
            <w:r w:rsidR="00B34D12" w:rsidRPr="00D46E05">
              <w:rPr>
                <w:rFonts w:asciiTheme="minorHAnsi" w:hAnsiTheme="minorHAnsi" w:cstheme="minorHAnsi"/>
                <w:bCs/>
                <w:sz w:val="22"/>
                <w:szCs w:val="22"/>
              </w:rPr>
              <w:t xml:space="preserve"> the</w:t>
            </w:r>
            <w:r w:rsidRPr="00D46E05">
              <w:rPr>
                <w:rFonts w:asciiTheme="minorHAnsi" w:hAnsiTheme="minorHAnsi" w:cstheme="minorHAnsi"/>
                <w:bCs/>
                <w:sz w:val="22"/>
                <w:szCs w:val="22"/>
              </w:rPr>
              <w:t xml:space="preserve"> potential participants to identify those at </w:t>
            </w:r>
            <w:r w:rsidR="00B34D12" w:rsidRPr="00D46E05">
              <w:rPr>
                <w:rFonts w:asciiTheme="minorHAnsi" w:hAnsiTheme="minorHAnsi" w:cstheme="minorHAnsi"/>
                <w:bCs/>
                <w:sz w:val="22"/>
                <w:szCs w:val="22"/>
              </w:rPr>
              <w:t xml:space="preserve">a </w:t>
            </w:r>
            <w:r w:rsidRPr="00D46E05">
              <w:rPr>
                <w:rFonts w:asciiTheme="minorHAnsi" w:hAnsiTheme="minorHAnsi" w:cstheme="minorHAnsi"/>
                <w:bCs/>
                <w:sz w:val="22"/>
                <w:szCs w:val="22"/>
              </w:rPr>
              <w:t>higher risk?</w:t>
            </w:r>
          </w:p>
        </w:tc>
        <w:tc>
          <w:tcPr>
            <w:tcW w:w="240" w:type="dxa"/>
            <w:tcBorders>
              <w:top w:val="nil"/>
              <w:bottom w:val="nil"/>
            </w:tcBorders>
            <w:shd w:val="clear" w:color="auto" w:fill="auto"/>
          </w:tcPr>
          <w:p w14:paraId="1BCEEDD6" w14:textId="77777777" w:rsidR="00E36954" w:rsidRPr="00D46E05" w:rsidRDefault="00E36954"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tcBorders>
              <w:top w:val="nil"/>
            </w:tcBorders>
            <w:shd w:val="clear" w:color="auto" w:fill="C6D9F1"/>
            <w:vAlign w:val="center"/>
          </w:tcPr>
          <w:p w14:paraId="6C86EF39" w14:textId="77777777" w:rsidR="00E36954" w:rsidRPr="00D46E05" w:rsidRDefault="00E36954"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p w14:paraId="0F945EA9" w14:textId="77777777" w:rsidR="00E36954" w:rsidRPr="00D46E05" w:rsidRDefault="009B5314"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Go to D7</w:t>
            </w:r>
            <w:r w:rsidR="00382A62" w:rsidRPr="00D46E05">
              <w:rPr>
                <w:rFonts w:asciiTheme="minorHAnsi" w:hAnsiTheme="minorHAnsi" w:cstheme="minorHAnsi"/>
                <w:sz w:val="22"/>
                <w:szCs w:val="22"/>
              </w:rPr>
              <w:t>c</w:t>
            </w:r>
          </w:p>
        </w:tc>
        <w:tc>
          <w:tcPr>
            <w:tcW w:w="360" w:type="dxa"/>
            <w:tcBorders>
              <w:top w:val="nil"/>
            </w:tcBorders>
            <w:shd w:val="clear" w:color="auto" w:fill="C6D9F1"/>
            <w:vAlign w:val="center"/>
          </w:tcPr>
          <w:p w14:paraId="4A004419" w14:textId="77777777" w:rsidR="00E36954" w:rsidRPr="00D46E05" w:rsidRDefault="00E36954"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240" w:type="dxa"/>
            <w:tcBorders>
              <w:top w:val="nil"/>
              <w:bottom w:val="nil"/>
            </w:tcBorders>
            <w:shd w:val="clear" w:color="auto" w:fill="auto"/>
            <w:vAlign w:val="center"/>
          </w:tcPr>
          <w:p w14:paraId="07415099" w14:textId="77777777" w:rsidR="00E36954" w:rsidRPr="00D46E05" w:rsidRDefault="00E36954"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tcBorders>
              <w:top w:val="nil"/>
            </w:tcBorders>
            <w:shd w:val="clear" w:color="auto" w:fill="C6D9F1"/>
            <w:vAlign w:val="center"/>
          </w:tcPr>
          <w:p w14:paraId="6FBDA511" w14:textId="77777777" w:rsidR="00E36954" w:rsidRPr="00D46E05" w:rsidRDefault="00E36954"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p w14:paraId="597272D0" w14:textId="77777777" w:rsidR="00E36954" w:rsidRPr="00D46E05" w:rsidRDefault="00E36954" w:rsidP="009B5314">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D19" w:history="1">
              <w:r w:rsidR="00220A70" w:rsidRPr="00D46E05">
                <w:rPr>
                  <w:rStyle w:val="Hyperlink"/>
                  <w:rFonts w:asciiTheme="minorHAnsi" w:hAnsiTheme="minorHAnsi" w:cstheme="minorHAnsi"/>
                  <w:b/>
                  <w:sz w:val="22"/>
                  <w:szCs w:val="22"/>
                </w:rPr>
                <w:t>D</w:t>
              </w:r>
              <w:r w:rsidR="008C15DB" w:rsidRPr="00D46E05">
                <w:rPr>
                  <w:rStyle w:val="Hyperlink"/>
                  <w:rFonts w:asciiTheme="minorHAnsi" w:hAnsiTheme="minorHAnsi" w:cstheme="minorHAnsi"/>
                  <w:b/>
                  <w:sz w:val="22"/>
                  <w:szCs w:val="22"/>
                </w:rPr>
                <w:t>1</w:t>
              </w:r>
              <w:r w:rsidR="009B5314" w:rsidRPr="00D46E05">
                <w:rPr>
                  <w:rStyle w:val="Hyperlink"/>
                  <w:rFonts w:asciiTheme="minorHAnsi" w:hAnsiTheme="minorHAnsi" w:cstheme="minorHAnsi"/>
                  <w:b/>
                  <w:sz w:val="22"/>
                  <w:szCs w:val="22"/>
                </w:rPr>
                <w:t>9</w:t>
              </w:r>
            </w:hyperlink>
          </w:p>
        </w:tc>
        <w:tc>
          <w:tcPr>
            <w:tcW w:w="360" w:type="dxa"/>
            <w:tcBorders>
              <w:top w:val="nil"/>
            </w:tcBorders>
            <w:shd w:val="clear" w:color="auto" w:fill="C6D9F1"/>
            <w:vAlign w:val="center"/>
          </w:tcPr>
          <w:p w14:paraId="16AB7626" w14:textId="77777777" w:rsidR="00E36954" w:rsidRPr="00D46E05" w:rsidRDefault="00E36954"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r>
    </w:tbl>
    <w:p w14:paraId="194849E8" w14:textId="77777777" w:rsidR="00E36954" w:rsidRPr="00D46E05" w:rsidRDefault="00382A62" w:rsidP="00E44E8C">
      <w:pPr>
        <w:tabs>
          <w:tab w:val="left" w:pos="1080"/>
        </w:tabs>
        <w:ind w:left="851"/>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 xml:space="preserve">If appropriate, will potential participants be screened </w:t>
      </w:r>
      <w:r w:rsidR="007155CC" w:rsidRPr="00D46E05">
        <w:rPr>
          <w:rFonts w:asciiTheme="minorHAnsi" w:hAnsiTheme="minorHAnsi" w:cstheme="minorHAnsi"/>
          <w:vanish/>
          <w:color w:val="0000FF"/>
          <w:sz w:val="22"/>
          <w:szCs w:val="22"/>
        </w:rPr>
        <w:t xml:space="preserve">for possible </w:t>
      </w:r>
      <w:r w:rsidRPr="00D46E05">
        <w:rPr>
          <w:rFonts w:asciiTheme="minorHAnsi" w:hAnsiTheme="minorHAnsi" w:cstheme="minorHAnsi"/>
          <w:vanish/>
          <w:color w:val="0000FF"/>
          <w:sz w:val="22"/>
          <w:szCs w:val="22"/>
        </w:rPr>
        <w:t xml:space="preserve">complicating health </w:t>
      </w:r>
      <w:r w:rsidR="00B34D12" w:rsidRPr="00D46E05">
        <w:rPr>
          <w:rFonts w:asciiTheme="minorHAnsi" w:hAnsiTheme="minorHAnsi" w:cstheme="minorHAnsi"/>
          <w:vanish/>
          <w:color w:val="0000FF"/>
          <w:sz w:val="22"/>
          <w:szCs w:val="22"/>
        </w:rPr>
        <w:t>issues</w:t>
      </w:r>
      <w:r w:rsidRPr="00D46E05">
        <w:rPr>
          <w:rFonts w:asciiTheme="minorHAnsi" w:hAnsiTheme="minorHAnsi" w:cstheme="minorHAnsi"/>
          <w:vanish/>
          <w:color w:val="0000FF"/>
          <w:sz w:val="22"/>
          <w:szCs w:val="22"/>
        </w:rPr>
        <w:t>?</w:t>
      </w:r>
      <w:r w:rsidR="00E44E8C" w:rsidRPr="00D46E05">
        <w:rPr>
          <w:rFonts w:asciiTheme="minorHAnsi" w:hAnsiTheme="minorHAnsi" w:cstheme="minorHAnsi"/>
          <w:vanish/>
          <w:color w:val="0000FF"/>
          <w:sz w:val="22"/>
          <w:szCs w:val="22"/>
        </w:rPr>
        <w:t xml:space="preserve"> If Yes, ensure you provide a copy of the screening document</w:t>
      </w:r>
    </w:p>
    <w:p w14:paraId="054812DD" w14:textId="77777777" w:rsidR="0013305F" w:rsidRPr="00D46E05" w:rsidRDefault="0013305F" w:rsidP="00D60B72">
      <w:pPr>
        <w:tabs>
          <w:tab w:val="left" w:pos="1080"/>
          <w:tab w:val="left" w:pos="1620"/>
        </w:tabs>
        <w:ind w:left="1620"/>
        <w:rPr>
          <w:rFonts w:asciiTheme="minorHAnsi" w:hAnsiTheme="minorHAnsi" w:cstheme="minorHAnsi"/>
          <w:vanish/>
          <w:color w:val="0000FF"/>
          <w:sz w:val="22"/>
          <w:szCs w:val="22"/>
        </w:rPr>
      </w:pPr>
    </w:p>
    <w:tbl>
      <w:tblPr>
        <w:tblW w:w="98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ayout w:type="fixed"/>
        <w:tblLook w:val="0000" w:firstRow="0" w:lastRow="0" w:firstColumn="0" w:lastColumn="0" w:noHBand="0" w:noVBand="0"/>
      </w:tblPr>
      <w:tblGrid>
        <w:gridCol w:w="709"/>
        <w:gridCol w:w="851"/>
        <w:gridCol w:w="4920"/>
        <w:gridCol w:w="240"/>
        <w:gridCol w:w="1080"/>
        <w:gridCol w:w="360"/>
        <w:gridCol w:w="240"/>
        <w:gridCol w:w="1080"/>
        <w:gridCol w:w="360"/>
      </w:tblGrid>
      <w:tr w:rsidR="00D16BB0" w:rsidRPr="00D46E05" w14:paraId="3B01AB26" w14:textId="77777777" w:rsidTr="00D16BB0">
        <w:trPr>
          <w:cantSplit/>
          <w:trHeight w:val="340"/>
        </w:trPr>
        <w:tc>
          <w:tcPr>
            <w:tcW w:w="709" w:type="dxa"/>
            <w:tcBorders>
              <w:top w:val="nil"/>
              <w:left w:val="nil"/>
              <w:bottom w:val="nil"/>
            </w:tcBorders>
            <w:shd w:val="clear" w:color="auto" w:fill="auto"/>
            <w:vAlign w:val="center"/>
          </w:tcPr>
          <w:p w14:paraId="390869FF" w14:textId="77777777" w:rsidR="00D16BB0" w:rsidRPr="00D46E05" w:rsidRDefault="00D16BB0" w:rsidP="006F51AE">
            <w:pPr>
              <w:tabs>
                <w:tab w:val="left" w:pos="5103"/>
                <w:tab w:val="left" w:pos="7117"/>
              </w:tabs>
              <w:suppressAutoHyphens/>
              <w:rPr>
                <w:rFonts w:asciiTheme="minorHAnsi" w:hAnsiTheme="minorHAnsi" w:cstheme="minorHAnsi"/>
                <w:spacing w:val="-2"/>
                <w:sz w:val="22"/>
                <w:szCs w:val="22"/>
              </w:rPr>
            </w:pPr>
          </w:p>
        </w:tc>
        <w:tc>
          <w:tcPr>
            <w:tcW w:w="851" w:type="dxa"/>
            <w:tcBorders>
              <w:top w:val="nil"/>
            </w:tcBorders>
            <w:shd w:val="clear" w:color="auto" w:fill="C6D9F1"/>
            <w:vAlign w:val="center"/>
          </w:tcPr>
          <w:p w14:paraId="12D740F1" w14:textId="77777777" w:rsidR="00D16BB0" w:rsidRPr="00D46E05" w:rsidRDefault="00D16BB0" w:rsidP="00D97B14">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D7c</w:t>
            </w:r>
          </w:p>
        </w:tc>
        <w:tc>
          <w:tcPr>
            <w:tcW w:w="4920" w:type="dxa"/>
            <w:tcBorders>
              <w:top w:val="nil"/>
            </w:tcBorders>
            <w:shd w:val="clear" w:color="auto" w:fill="C6D9F1"/>
            <w:vAlign w:val="center"/>
          </w:tcPr>
          <w:p w14:paraId="66E32734" w14:textId="77777777" w:rsidR="00D16BB0" w:rsidRPr="00D46E05" w:rsidRDefault="00D16BB0" w:rsidP="006F51AE">
            <w:pPr>
              <w:rPr>
                <w:rFonts w:asciiTheme="minorHAnsi" w:hAnsiTheme="minorHAnsi" w:cstheme="minorHAnsi"/>
                <w:sz w:val="22"/>
                <w:szCs w:val="22"/>
              </w:rPr>
            </w:pPr>
            <w:r w:rsidRPr="00D46E05">
              <w:rPr>
                <w:rFonts w:asciiTheme="minorHAnsi" w:hAnsiTheme="minorHAnsi" w:cstheme="minorHAnsi"/>
                <w:bCs/>
                <w:sz w:val="22"/>
                <w:szCs w:val="22"/>
              </w:rPr>
              <w:t>Will procedures be conducted by experienced and appropriately licensed or accredited person(s)?</w:t>
            </w:r>
          </w:p>
        </w:tc>
        <w:tc>
          <w:tcPr>
            <w:tcW w:w="240" w:type="dxa"/>
            <w:tcBorders>
              <w:top w:val="nil"/>
            </w:tcBorders>
          </w:tcPr>
          <w:p w14:paraId="3363E4EF" w14:textId="77777777" w:rsidR="00D16BB0" w:rsidRPr="00D46E05" w:rsidRDefault="00D16BB0"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tcBorders>
              <w:top w:val="nil"/>
            </w:tcBorders>
            <w:shd w:val="clear" w:color="auto" w:fill="C6D9F1"/>
            <w:vAlign w:val="center"/>
          </w:tcPr>
          <w:p w14:paraId="1A528602" w14:textId="77777777" w:rsidR="00D16BB0" w:rsidRPr="00D46E05" w:rsidRDefault="00D16BB0"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p w14:paraId="6AEBC4C1" w14:textId="77777777" w:rsidR="00D16BB0" w:rsidRPr="00D46E05" w:rsidRDefault="00D16BB0"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Go to D7d</w:t>
            </w:r>
          </w:p>
        </w:tc>
        <w:tc>
          <w:tcPr>
            <w:tcW w:w="360" w:type="dxa"/>
            <w:tcBorders>
              <w:top w:val="nil"/>
            </w:tcBorders>
            <w:shd w:val="clear" w:color="auto" w:fill="C6D9F1"/>
            <w:vAlign w:val="center"/>
          </w:tcPr>
          <w:p w14:paraId="71E80BA2" w14:textId="77777777" w:rsidR="00D16BB0" w:rsidRPr="00D46E05" w:rsidRDefault="00D16BB0"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240" w:type="dxa"/>
            <w:tcBorders>
              <w:top w:val="nil"/>
              <w:bottom w:val="nil"/>
            </w:tcBorders>
            <w:shd w:val="clear" w:color="auto" w:fill="auto"/>
            <w:vAlign w:val="center"/>
          </w:tcPr>
          <w:p w14:paraId="6E1338DD" w14:textId="77777777" w:rsidR="00D16BB0" w:rsidRPr="00D46E05" w:rsidRDefault="00D16BB0"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tcBorders>
              <w:top w:val="nil"/>
            </w:tcBorders>
            <w:shd w:val="clear" w:color="auto" w:fill="C6D9F1"/>
            <w:vAlign w:val="center"/>
          </w:tcPr>
          <w:p w14:paraId="72796F97" w14:textId="77777777" w:rsidR="00D16BB0" w:rsidRPr="00D46E05" w:rsidRDefault="00D16BB0"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p w14:paraId="37BAF70E" w14:textId="77777777" w:rsidR="00D16BB0" w:rsidRPr="00D46E05" w:rsidRDefault="00D16BB0" w:rsidP="009B5314">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D19" w:history="1">
              <w:r w:rsidRPr="00D46E05">
                <w:rPr>
                  <w:rStyle w:val="Hyperlink"/>
                  <w:rFonts w:asciiTheme="minorHAnsi" w:hAnsiTheme="minorHAnsi" w:cstheme="minorHAnsi"/>
                  <w:b/>
                  <w:sz w:val="22"/>
                  <w:szCs w:val="22"/>
                </w:rPr>
                <w:t>D19</w:t>
              </w:r>
            </w:hyperlink>
          </w:p>
        </w:tc>
        <w:tc>
          <w:tcPr>
            <w:tcW w:w="360" w:type="dxa"/>
            <w:tcBorders>
              <w:top w:val="nil"/>
            </w:tcBorders>
            <w:shd w:val="clear" w:color="auto" w:fill="C6D9F1"/>
            <w:vAlign w:val="center"/>
          </w:tcPr>
          <w:p w14:paraId="1AA4B007" w14:textId="77777777" w:rsidR="00D16BB0" w:rsidRPr="00D46E05" w:rsidRDefault="00D16BB0"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r>
    </w:tbl>
    <w:p w14:paraId="4A0FA9E5" w14:textId="77777777" w:rsidR="00382A62" w:rsidRPr="00D46E05" w:rsidRDefault="00E44E8C" w:rsidP="00E44E8C">
      <w:pPr>
        <w:tabs>
          <w:tab w:val="left" w:pos="1080"/>
          <w:tab w:val="left" w:pos="1620"/>
        </w:tabs>
        <w:ind w:left="1620" w:hanging="769"/>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If Yes, explain who and what qualifications they have to perform the screening.</w:t>
      </w:r>
    </w:p>
    <w:p w14:paraId="55F58EE8" w14:textId="77777777" w:rsidR="00E44E8C" w:rsidRPr="00D46E05" w:rsidRDefault="00E44E8C" w:rsidP="00382A62">
      <w:pPr>
        <w:tabs>
          <w:tab w:val="left" w:pos="1080"/>
          <w:tab w:val="left" w:pos="1620"/>
        </w:tabs>
        <w:ind w:left="1620" w:hanging="900"/>
        <w:rPr>
          <w:rFonts w:asciiTheme="minorHAnsi" w:hAnsiTheme="minorHAnsi" w:cstheme="minorHAnsi"/>
          <w:vanish/>
          <w:color w:val="0000FF"/>
          <w:sz w:val="22"/>
          <w:szCs w:val="22"/>
        </w:rPr>
      </w:pPr>
    </w:p>
    <w:tbl>
      <w:tblPr>
        <w:tblW w:w="98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ayout w:type="fixed"/>
        <w:tblLook w:val="0000" w:firstRow="0" w:lastRow="0" w:firstColumn="0" w:lastColumn="0" w:noHBand="0" w:noVBand="0"/>
      </w:tblPr>
      <w:tblGrid>
        <w:gridCol w:w="709"/>
        <w:gridCol w:w="851"/>
        <w:gridCol w:w="4920"/>
        <w:gridCol w:w="240"/>
        <w:gridCol w:w="1080"/>
        <w:gridCol w:w="360"/>
        <w:gridCol w:w="240"/>
        <w:gridCol w:w="1080"/>
        <w:gridCol w:w="360"/>
      </w:tblGrid>
      <w:tr w:rsidR="00382A62" w:rsidRPr="00D46E05" w14:paraId="5831E60B" w14:textId="77777777" w:rsidTr="00DB2173">
        <w:trPr>
          <w:cantSplit/>
          <w:trHeight w:val="340"/>
        </w:trPr>
        <w:tc>
          <w:tcPr>
            <w:tcW w:w="709" w:type="dxa"/>
            <w:tcBorders>
              <w:top w:val="nil"/>
              <w:left w:val="nil"/>
              <w:bottom w:val="nil"/>
            </w:tcBorders>
            <w:shd w:val="clear" w:color="auto" w:fill="auto"/>
            <w:vAlign w:val="center"/>
          </w:tcPr>
          <w:p w14:paraId="48783685" w14:textId="77777777" w:rsidR="00382A62" w:rsidRPr="00D46E05" w:rsidRDefault="00382A62" w:rsidP="006F51AE">
            <w:pPr>
              <w:tabs>
                <w:tab w:val="left" w:pos="5103"/>
                <w:tab w:val="left" w:pos="7117"/>
              </w:tabs>
              <w:suppressAutoHyphens/>
              <w:rPr>
                <w:rFonts w:asciiTheme="minorHAnsi" w:hAnsiTheme="minorHAnsi" w:cstheme="minorHAnsi"/>
                <w:spacing w:val="-2"/>
                <w:sz w:val="22"/>
                <w:szCs w:val="22"/>
              </w:rPr>
            </w:pPr>
          </w:p>
        </w:tc>
        <w:tc>
          <w:tcPr>
            <w:tcW w:w="851" w:type="dxa"/>
            <w:tcBorders>
              <w:top w:val="nil"/>
            </w:tcBorders>
            <w:shd w:val="clear" w:color="auto" w:fill="C6D9F1"/>
            <w:vAlign w:val="center"/>
          </w:tcPr>
          <w:p w14:paraId="46D056CC" w14:textId="77777777" w:rsidR="00382A62" w:rsidRPr="00D46E05" w:rsidRDefault="00B34D12" w:rsidP="00D97B14">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D</w:t>
            </w:r>
            <w:r w:rsidR="00D97B14" w:rsidRPr="00D46E05">
              <w:rPr>
                <w:rFonts w:asciiTheme="minorHAnsi" w:hAnsiTheme="minorHAnsi" w:cstheme="minorHAnsi"/>
                <w:spacing w:val="-2"/>
                <w:sz w:val="22"/>
                <w:szCs w:val="22"/>
              </w:rPr>
              <w:t>7</w:t>
            </w:r>
            <w:r w:rsidR="00382A62" w:rsidRPr="00D46E05">
              <w:rPr>
                <w:rFonts w:asciiTheme="minorHAnsi" w:hAnsiTheme="minorHAnsi" w:cstheme="minorHAnsi"/>
                <w:spacing w:val="-2"/>
                <w:sz w:val="22"/>
                <w:szCs w:val="22"/>
              </w:rPr>
              <w:t>d</w:t>
            </w:r>
          </w:p>
        </w:tc>
        <w:tc>
          <w:tcPr>
            <w:tcW w:w="4920" w:type="dxa"/>
            <w:tcBorders>
              <w:top w:val="nil"/>
            </w:tcBorders>
            <w:shd w:val="clear" w:color="auto" w:fill="C6D9F1"/>
            <w:vAlign w:val="center"/>
          </w:tcPr>
          <w:p w14:paraId="419E98B7" w14:textId="77777777" w:rsidR="00382A62" w:rsidRPr="00D46E05" w:rsidRDefault="00382A62" w:rsidP="006F51AE">
            <w:pPr>
              <w:rPr>
                <w:rFonts w:asciiTheme="minorHAnsi" w:hAnsiTheme="minorHAnsi" w:cstheme="minorHAnsi"/>
                <w:sz w:val="22"/>
                <w:szCs w:val="22"/>
              </w:rPr>
            </w:pPr>
            <w:r w:rsidRPr="00D46E05">
              <w:rPr>
                <w:rFonts w:asciiTheme="minorHAnsi" w:hAnsiTheme="minorHAnsi" w:cstheme="minorHAnsi"/>
                <w:bCs/>
                <w:sz w:val="22"/>
                <w:szCs w:val="22"/>
              </w:rPr>
              <w:t xml:space="preserve">Will </w:t>
            </w:r>
            <w:r w:rsidR="00B34D12" w:rsidRPr="00D46E05">
              <w:rPr>
                <w:rFonts w:asciiTheme="minorHAnsi" w:hAnsiTheme="minorHAnsi" w:cstheme="minorHAnsi"/>
                <w:bCs/>
                <w:sz w:val="22"/>
                <w:szCs w:val="22"/>
              </w:rPr>
              <w:t>they</w:t>
            </w:r>
            <w:r w:rsidRPr="00D46E05">
              <w:rPr>
                <w:rFonts w:asciiTheme="minorHAnsi" w:hAnsiTheme="minorHAnsi" w:cstheme="minorHAnsi"/>
                <w:bCs/>
                <w:sz w:val="22"/>
                <w:szCs w:val="22"/>
              </w:rPr>
              <w:t xml:space="preserve"> be complian</w:t>
            </w:r>
            <w:r w:rsidR="00B34D12" w:rsidRPr="00D46E05">
              <w:rPr>
                <w:rFonts w:asciiTheme="minorHAnsi" w:hAnsiTheme="minorHAnsi" w:cstheme="minorHAnsi"/>
                <w:bCs/>
                <w:sz w:val="22"/>
                <w:szCs w:val="22"/>
              </w:rPr>
              <w:t>t</w:t>
            </w:r>
            <w:r w:rsidRPr="00D46E05">
              <w:rPr>
                <w:rFonts w:asciiTheme="minorHAnsi" w:hAnsiTheme="minorHAnsi" w:cstheme="minorHAnsi"/>
                <w:bCs/>
                <w:sz w:val="22"/>
                <w:szCs w:val="22"/>
              </w:rPr>
              <w:t xml:space="preserve"> with </w:t>
            </w:r>
            <w:r w:rsidR="00A977D8" w:rsidRPr="00D46E05">
              <w:rPr>
                <w:rFonts w:asciiTheme="minorHAnsi" w:hAnsiTheme="minorHAnsi" w:cstheme="minorHAnsi"/>
                <w:bCs/>
                <w:sz w:val="22"/>
                <w:szCs w:val="22"/>
              </w:rPr>
              <w:t xml:space="preserve">the </w:t>
            </w:r>
            <w:r w:rsidRPr="00D46E05">
              <w:rPr>
                <w:rFonts w:asciiTheme="minorHAnsi" w:hAnsiTheme="minorHAnsi" w:cstheme="minorHAnsi"/>
                <w:bCs/>
                <w:sz w:val="22"/>
                <w:szCs w:val="22"/>
              </w:rPr>
              <w:t>relevant safety procedures?</w:t>
            </w:r>
          </w:p>
        </w:tc>
        <w:tc>
          <w:tcPr>
            <w:tcW w:w="240" w:type="dxa"/>
            <w:tcBorders>
              <w:top w:val="nil"/>
              <w:bottom w:val="nil"/>
            </w:tcBorders>
            <w:shd w:val="clear" w:color="auto" w:fill="auto"/>
          </w:tcPr>
          <w:p w14:paraId="7C557EB1" w14:textId="77777777" w:rsidR="00382A62" w:rsidRPr="00D46E05" w:rsidRDefault="00382A62"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tcBorders>
              <w:top w:val="nil"/>
            </w:tcBorders>
            <w:shd w:val="clear" w:color="auto" w:fill="C6D9F1"/>
            <w:vAlign w:val="center"/>
          </w:tcPr>
          <w:p w14:paraId="76EA40D0" w14:textId="77777777" w:rsidR="00382A62" w:rsidRPr="00D46E05" w:rsidRDefault="00382A62"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p w14:paraId="13C556CA" w14:textId="77777777" w:rsidR="00382A62" w:rsidRPr="00D46E05" w:rsidRDefault="00F05699" w:rsidP="009B5314">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D17" w:history="1">
              <w:r w:rsidR="007E6CAD" w:rsidRPr="00D46E05">
                <w:rPr>
                  <w:rStyle w:val="Hyperlink"/>
                  <w:rFonts w:asciiTheme="minorHAnsi" w:hAnsiTheme="minorHAnsi" w:cstheme="minorHAnsi"/>
                  <w:b/>
                  <w:sz w:val="22"/>
                  <w:szCs w:val="22"/>
                </w:rPr>
                <w:t>D1</w:t>
              </w:r>
              <w:r w:rsidR="009B5314" w:rsidRPr="00D46E05">
                <w:rPr>
                  <w:rStyle w:val="Hyperlink"/>
                  <w:rFonts w:asciiTheme="minorHAnsi" w:hAnsiTheme="minorHAnsi" w:cstheme="minorHAnsi"/>
                  <w:b/>
                  <w:sz w:val="22"/>
                  <w:szCs w:val="22"/>
                </w:rPr>
                <w:t>7</w:t>
              </w:r>
            </w:hyperlink>
            <w:r w:rsidRPr="00D46E05">
              <w:rPr>
                <w:rFonts w:asciiTheme="minorHAnsi" w:hAnsiTheme="minorHAnsi" w:cstheme="minorHAnsi"/>
                <w:sz w:val="22"/>
                <w:szCs w:val="22"/>
              </w:rPr>
              <w:t xml:space="preserve"> then </w:t>
            </w:r>
            <w:hyperlink w:anchor="C10" w:history="1">
              <w:r w:rsidRPr="00D46E05">
                <w:rPr>
                  <w:rStyle w:val="Hyperlink"/>
                  <w:rFonts w:asciiTheme="minorHAnsi" w:hAnsiTheme="minorHAnsi" w:cstheme="minorHAnsi"/>
                  <w:b/>
                  <w:sz w:val="22"/>
                  <w:szCs w:val="22"/>
                </w:rPr>
                <w:t>C</w:t>
              </w:r>
              <w:r w:rsidR="009B5314" w:rsidRPr="00D46E05">
                <w:rPr>
                  <w:rStyle w:val="Hyperlink"/>
                  <w:rFonts w:asciiTheme="minorHAnsi" w:hAnsiTheme="minorHAnsi" w:cstheme="minorHAnsi"/>
                  <w:b/>
                  <w:sz w:val="22"/>
                  <w:szCs w:val="22"/>
                </w:rPr>
                <w:t>10</w:t>
              </w:r>
            </w:hyperlink>
          </w:p>
        </w:tc>
        <w:tc>
          <w:tcPr>
            <w:tcW w:w="360" w:type="dxa"/>
            <w:tcBorders>
              <w:top w:val="nil"/>
            </w:tcBorders>
            <w:shd w:val="clear" w:color="auto" w:fill="C6D9F1"/>
            <w:vAlign w:val="center"/>
          </w:tcPr>
          <w:p w14:paraId="149F342A" w14:textId="77777777" w:rsidR="00382A62" w:rsidRPr="00D46E05" w:rsidRDefault="00382A62"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240" w:type="dxa"/>
            <w:tcBorders>
              <w:top w:val="nil"/>
              <w:bottom w:val="nil"/>
            </w:tcBorders>
            <w:shd w:val="clear" w:color="auto" w:fill="auto"/>
            <w:vAlign w:val="center"/>
          </w:tcPr>
          <w:p w14:paraId="3AA0EC40" w14:textId="77777777" w:rsidR="00382A62" w:rsidRPr="00D46E05" w:rsidRDefault="00382A62"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tcBorders>
              <w:top w:val="nil"/>
            </w:tcBorders>
            <w:shd w:val="clear" w:color="auto" w:fill="C6D9F1"/>
            <w:vAlign w:val="center"/>
          </w:tcPr>
          <w:p w14:paraId="4A94278B" w14:textId="77777777" w:rsidR="00382A62" w:rsidRPr="00D46E05" w:rsidRDefault="00382A62"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p w14:paraId="30BDE699" w14:textId="77777777" w:rsidR="00382A62" w:rsidRPr="00D46E05" w:rsidRDefault="00382A62" w:rsidP="009B5314">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D19" w:history="1">
              <w:r w:rsidR="00220A70" w:rsidRPr="00D46E05">
                <w:rPr>
                  <w:rStyle w:val="Hyperlink"/>
                  <w:rFonts w:asciiTheme="minorHAnsi" w:hAnsiTheme="minorHAnsi" w:cstheme="minorHAnsi"/>
                  <w:b/>
                  <w:sz w:val="22"/>
                  <w:szCs w:val="22"/>
                </w:rPr>
                <w:t>D</w:t>
              </w:r>
              <w:r w:rsidR="008C15DB" w:rsidRPr="00D46E05">
                <w:rPr>
                  <w:rStyle w:val="Hyperlink"/>
                  <w:rFonts w:asciiTheme="minorHAnsi" w:hAnsiTheme="minorHAnsi" w:cstheme="minorHAnsi"/>
                  <w:b/>
                  <w:sz w:val="22"/>
                  <w:szCs w:val="22"/>
                </w:rPr>
                <w:t>1</w:t>
              </w:r>
              <w:r w:rsidR="009B5314" w:rsidRPr="00D46E05">
                <w:rPr>
                  <w:rStyle w:val="Hyperlink"/>
                  <w:rFonts w:asciiTheme="minorHAnsi" w:hAnsiTheme="minorHAnsi" w:cstheme="minorHAnsi"/>
                  <w:b/>
                  <w:sz w:val="22"/>
                  <w:szCs w:val="22"/>
                </w:rPr>
                <w:t>9</w:t>
              </w:r>
            </w:hyperlink>
          </w:p>
        </w:tc>
        <w:tc>
          <w:tcPr>
            <w:tcW w:w="360" w:type="dxa"/>
            <w:tcBorders>
              <w:top w:val="nil"/>
            </w:tcBorders>
            <w:shd w:val="clear" w:color="auto" w:fill="C6D9F1"/>
            <w:vAlign w:val="center"/>
          </w:tcPr>
          <w:p w14:paraId="00445307" w14:textId="77777777" w:rsidR="00382A62" w:rsidRPr="00D46E05" w:rsidRDefault="00382A62"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r>
    </w:tbl>
    <w:p w14:paraId="0D531E2D" w14:textId="77777777" w:rsidR="00AC4EB8" w:rsidRPr="00D46E05" w:rsidRDefault="00AC4EB8" w:rsidP="00D60B72">
      <w:pPr>
        <w:tabs>
          <w:tab w:val="left" w:pos="1080"/>
          <w:tab w:val="left" w:pos="1620"/>
        </w:tabs>
        <w:ind w:left="1620"/>
        <w:rPr>
          <w:rFonts w:asciiTheme="minorHAnsi" w:hAnsiTheme="minorHAnsi" w:cstheme="minorHAnsi"/>
          <w:color w:val="0000FF"/>
          <w:sz w:val="22"/>
          <w:szCs w:val="22"/>
        </w:rPr>
      </w:pPr>
    </w:p>
    <w:p w14:paraId="48B94E9B" w14:textId="77777777" w:rsidR="00240084" w:rsidRPr="00D46E05" w:rsidRDefault="00240084">
      <w:pPr>
        <w:rPr>
          <w:rFonts w:asciiTheme="minorHAnsi" w:hAnsiTheme="minorHAnsi" w:cstheme="minorHAnsi"/>
          <w:color w:val="0000FF"/>
          <w:sz w:val="22"/>
          <w:szCs w:val="22"/>
        </w:rPr>
      </w:pPr>
      <w:r w:rsidRPr="00D46E05">
        <w:rPr>
          <w:rFonts w:asciiTheme="minorHAnsi" w:hAnsiTheme="minorHAnsi" w:cstheme="minorHAnsi"/>
          <w:color w:val="0000FF"/>
          <w:sz w:val="22"/>
          <w:szCs w:val="22"/>
        </w:rPr>
        <w:br w:type="page"/>
      </w:r>
    </w:p>
    <w:p w14:paraId="08097B3C" w14:textId="77777777" w:rsidR="00BD1A5C" w:rsidRPr="00D46E05" w:rsidRDefault="00E44E8C" w:rsidP="00E44E8C">
      <w:pPr>
        <w:tabs>
          <w:tab w:val="left" w:pos="1080"/>
        </w:tabs>
        <w:ind w:left="851"/>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lastRenderedPageBreak/>
        <w:t>For example,</w:t>
      </w:r>
      <w:r w:rsidR="00FF633E" w:rsidRPr="00D46E05">
        <w:rPr>
          <w:rFonts w:asciiTheme="minorHAnsi" w:hAnsiTheme="minorHAnsi" w:cstheme="minorHAnsi"/>
          <w:vanish/>
          <w:color w:val="0000FF"/>
          <w:sz w:val="22"/>
          <w:szCs w:val="22"/>
        </w:rPr>
        <w:t xml:space="preserve"> infection control, resuscitation equipment and trained personnel present.</w:t>
      </w:r>
      <w:r w:rsidR="002609F7" w:rsidRPr="00D46E05">
        <w:rPr>
          <w:rFonts w:asciiTheme="minorHAnsi" w:hAnsiTheme="minorHAnsi" w:cstheme="minorHAnsi"/>
          <w:vanish/>
          <w:color w:val="0000FF"/>
          <w:sz w:val="22"/>
          <w:szCs w:val="22"/>
        </w:rPr>
        <w:t xml:space="preserve"> </w:t>
      </w:r>
    </w:p>
    <w:p w14:paraId="6EC967FD" w14:textId="77777777" w:rsidR="00885E2A" w:rsidRPr="00D46E05" w:rsidRDefault="00885E2A" w:rsidP="00885E2A">
      <w:pPr>
        <w:rPr>
          <w:rFonts w:asciiTheme="minorHAnsi" w:hAnsiTheme="minorHAnsi" w:cstheme="minorHAnsi"/>
          <w:sz w:val="22"/>
          <w:szCs w:val="22"/>
        </w:rPr>
      </w:pPr>
    </w:p>
    <w:tbl>
      <w:tblPr>
        <w:tblW w:w="98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ayout w:type="fixed"/>
        <w:tblLook w:val="0000" w:firstRow="0" w:lastRow="0" w:firstColumn="0" w:lastColumn="0" w:noHBand="0" w:noVBand="0"/>
      </w:tblPr>
      <w:tblGrid>
        <w:gridCol w:w="709"/>
        <w:gridCol w:w="851"/>
        <w:gridCol w:w="4920"/>
        <w:gridCol w:w="240"/>
        <w:gridCol w:w="1080"/>
        <w:gridCol w:w="360"/>
        <w:gridCol w:w="240"/>
        <w:gridCol w:w="1080"/>
        <w:gridCol w:w="360"/>
      </w:tblGrid>
      <w:tr w:rsidR="00885E2A" w:rsidRPr="00D46E05" w14:paraId="74BD3C90" w14:textId="77777777" w:rsidTr="006D4684">
        <w:trPr>
          <w:cantSplit/>
          <w:trHeight w:val="340"/>
        </w:trPr>
        <w:tc>
          <w:tcPr>
            <w:tcW w:w="709" w:type="dxa"/>
            <w:shd w:val="clear" w:color="auto" w:fill="CCC0D9"/>
            <w:vAlign w:val="center"/>
          </w:tcPr>
          <w:p w14:paraId="3FA741C8" w14:textId="77777777" w:rsidR="00885E2A" w:rsidRPr="00D46E05" w:rsidRDefault="00885E2A" w:rsidP="00D97B14">
            <w:pPr>
              <w:tabs>
                <w:tab w:val="left" w:pos="5103"/>
                <w:tab w:val="left" w:pos="7117"/>
              </w:tabs>
              <w:suppressAutoHyphens/>
              <w:rPr>
                <w:rFonts w:asciiTheme="minorHAnsi" w:hAnsiTheme="minorHAnsi" w:cstheme="minorHAnsi"/>
                <w:spacing w:val="-2"/>
                <w:sz w:val="22"/>
                <w:szCs w:val="22"/>
              </w:rPr>
            </w:pPr>
            <w:bookmarkStart w:id="37" w:name="D8"/>
            <w:r w:rsidRPr="00D46E05">
              <w:rPr>
                <w:rFonts w:asciiTheme="minorHAnsi" w:hAnsiTheme="minorHAnsi" w:cstheme="minorHAnsi"/>
                <w:spacing w:val="-2"/>
                <w:sz w:val="22"/>
                <w:szCs w:val="22"/>
              </w:rPr>
              <w:t>D</w:t>
            </w:r>
            <w:r w:rsidR="00D97B14" w:rsidRPr="00D46E05">
              <w:rPr>
                <w:rFonts w:asciiTheme="minorHAnsi" w:hAnsiTheme="minorHAnsi" w:cstheme="minorHAnsi"/>
                <w:spacing w:val="-2"/>
                <w:sz w:val="22"/>
                <w:szCs w:val="22"/>
              </w:rPr>
              <w:t>8</w:t>
            </w:r>
            <w:bookmarkEnd w:id="37"/>
          </w:p>
        </w:tc>
        <w:tc>
          <w:tcPr>
            <w:tcW w:w="851" w:type="dxa"/>
            <w:shd w:val="clear" w:color="auto" w:fill="CCC0D9"/>
            <w:vAlign w:val="center"/>
          </w:tcPr>
          <w:p w14:paraId="0E936CA7" w14:textId="77777777" w:rsidR="00885E2A" w:rsidRPr="00D46E05" w:rsidRDefault="00E72AB4" w:rsidP="00D97B14">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D</w:t>
            </w:r>
            <w:r w:rsidR="00D97B14" w:rsidRPr="00D46E05">
              <w:rPr>
                <w:rFonts w:asciiTheme="minorHAnsi" w:hAnsiTheme="minorHAnsi" w:cstheme="minorHAnsi"/>
                <w:spacing w:val="-2"/>
                <w:sz w:val="22"/>
                <w:szCs w:val="22"/>
              </w:rPr>
              <w:t>8</w:t>
            </w:r>
            <w:r w:rsidR="00885E2A" w:rsidRPr="00D46E05">
              <w:rPr>
                <w:rFonts w:asciiTheme="minorHAnsi" w:hAnsiTheme="minorHAnsi" w:cstheme="minorHAnsi"/>
                <w:spacing w:val="-2"/>
                <w:sz w:val="22"/>
                <w:szCs w:val="22"/>
              </w:rPr>
              <w:t>a</w:t>
            </w:r>
          </w:p>
        </w:tc>
        <w:tc>
          <w:tcPr>
            <w:tcW w:w="4920" w:type="dxa"/>
            <w:shd w:val="clear" w:color="auto" w:fill="CCC0D9"/>
            <w:vAlign w:val="center"/>
          </w:tcPr>
          <w:p w14:paraId="48BBF1B9" w14:textId="77777777" w:rsidR="00885E2A" w:rsidRPr="00D46E05" w:rsidRDefault="00A977D8" w:rsidP="005178AC">
            <w:pPr>
              <w:rPr>
                <w:rFonts w:asciiTheme="minorHAnsi" w:hAnsiTheme="minorHAnsi" w:cstheme="minorHAnsi"/>
                <w:bCs/>
                <w:sz w:val="22"/>
                <w:szCs w:val="22"/>
              </w:rPr>
            </w:pPr>
            <w:r w:rsidRPr="00D46E05">
              <w:rPr>
                <w:rFonts w:asciiTheme="minorHAnsi" w:hAnsiTheme="minorHAnsi" w:cstheme="minorHAnsi"/>
                <w:bCs/>
                <w:sz w:val="22"/>
                <w:szCs w:val="22"/>
              </w:rPr>
              <w:t>Will</w:t>
            </w:r>
            <w:r w:rsidR="00885E2A" w:rsidRPr="00D46E05">
              <w:rPr>
                <w:rFonts w:asciiTheme="minorHAnsi" w:hAnsiTheme="minorHAnsi" w:cstheme="minorHAnsi"/>
                <w:bCs/>
                <w:sz w:val="22"/>
                <w:szCs w:val="22"/>
              </w:rPr>
              <w:t xml:space="preserve"> prior warning </w:t>
            </w:r>
            <w:r w:rsidRPr="00D46E05">
              <w:rPr>
                <w:rFonts w:asciiTheme="minorHAnsi" w:hAnsiTheme="minorHAnsi" w:cstheme="minorHAnsi"/>
                <w:bCs/>
                <w:sz w:val="22"/>
                <w:szCs w:val="22"/>
              </w:rPr>
              <w:t xml:space="preserve">be </w:t>
            </w:r>
            <w:r w:rsidR="00885E2A" w:rsidRPr="00D46E05">
              <w:rPr>
                <w:rFonts w:asciiTheme="minorHAnsi" w:hAnsiTheme="minorHAnsi" w:cstheme="minorHAnsi"/>
                <w:bCs/>
                <w:sz w:val="22"/>
                <w:szCs w:val="22"/>
              </w:rPr>
              <w:t>given to potential participants?</w:t>
            </w:r>
          </w:p>
        </w:tc>
        <w:tc>
          <w:tcPr>
            <w:tcW w:w="240" w:type="dxa"/>
            <w:tcBorders>
              <w:top w:val="nil"/>
              <w:bottom w:val="nil"/>
            </w:tcBorders>
            <w:shd w:val="clear" w:color="auto" w:fill="auto"/>
          </w:tcPr>
          <w:p w14:paraId="6D3522BE" w14:textId="77777777" w:rsidR="00885E2A" w:rsidRPr="00D46E05" w:rsidRDefault="00885E2A"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shd w:val="clear" w:color="auto" w:fill="CCC0D9"/>
            <w:vAlign w:val="center"/>
          </w:tcPr>
          <w:p w14:paraId="2A82B961" w14:textId="77777777" w:rsidR="00885E2A" w:rsidRPr="00D46E05" w:rsidRDefault="00885E2A"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p w14:paraId="740E765B" w14:textId="77777777" w:rsidR="00885E2A" w:rsidRPr="00D46E05" w:rsidRDefault="00BC2EB4"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Go to D8</w:t>
            </w:r>
            <w:r w:rsidR="00885E2A" w:rsidRPr="00D46E05">
              <w:rPr>
                <w:rFonts w:asciiTheme="minorHAnsi" w:hAnsiTheme="minorHAnsi" w:cstheme="minorHAnsi"/>
                <w:sz w:val="22"/>
                <w:szCs w:val="22"/>
              </w:rPr>
              <w:t>b</w:t>
            </w:r>
          </w:p>
        </w:tc>
        <w:tc>
          <w:tcPr>
            <w:tcW w:w="360" w:type="dxa"/>
            <w:shd w:val="clear" w:color="auto" w:fill="CCC0D9"/>
            <w:vAlign w:val="center"/>
          </w:tcPr>
          <w:p w14:paraId="69DF8322" w14:textId="77777777" w:rsidR="00885E2A" w:rsidRPr="00D46E05" w:rsidRDefault="00885E2A"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240" w:type="dxa"/>
            <w:tcBorders>
              <w:top w:val="nil"/>
              <w:bottom w:val="nil"/>
            </w:tcBorders>
            <w:shd w:val="clear" w:color="auto" w:fill="auto"/>
            <w:vAlign w:val="center"/>
          </w:tcPr>
          <w:p w14:paraId="3EB695C7" w14:textId="77777777" w:rsidR="00885E2A" w:rsidRPr="00D46E05" w:rsidRDefault="00885E2A"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shd w:val="clear" w:color="auto" w:fill="CCC0D9"/>
            <w:vAlign w:val="center"/>
          </w:tcPr>
          <w:p w14:paraId="7D9CD8BE" w14:textId="77777777" w:rsidR="00885E2A" w:rsidRPr="00D46E05" w:rsidRDefault="00885E2A"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p w14:paraId="0533EEFB" w14:textId="77777777" w:rsidR="00885E2A" w:rsidRPr="00D46E05" w:rsidRDefault="00885E2A" w:rsidP="00BC2EB4">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D19" w:history="1">
              <w:r w:rsidR="00220A70" w:rsidRPr="00D46E05">
                <w:rPr>
                  <w:rStyle w:val="Hyperlink"/>
                  <w:rFonts w:asciiTheme="minorHAnsi" w:hAnsiTheme="minorHAnsi" w:cstheme="minorHAnsi"/>
                  <w:b/>
                  <w:sz w:val="22"/>
                  <w:szCs w:val="22"/>
                </w:rPr>
                <w:t>D</w:t>
              </w:r>
              <w:r w:rsidR="008C15DB" w:rsidRPr="00D46E05">
                <w:rPr>
                  <w:rStyle w:val="Hyperlink"/>
                  <w:rFonts w:asciiTheme="minorHAnsi" w:hAnsiTheme="minorHAnsi" w:cstheme="minorHAnsi"/>
                  <w:b/>
                  <w:sz w:val="22"/>
                  <w:szCs w:val="22"/>
                </w:rPr>
                <w:t>1</w:t>
              </w:r>
              <w:r w:rsidR="00BC2EB4" w:rsidRPr="00D46E05">
                <w:rPr>
                  <w:rStyle w:val="Hyperlink"/>
                  <w:rFonts w:asciiTheme="minorHAnsi" w:hAnsiTheme="minorHAnsi" w:cstheme="minorHAnsi"/>
                  <w:b/>
                  <w:sz w:val="22"/>
                  <w:szCs w:val="22"/>
                </w:rPr>
                <w:t>9</w:t>
              </w:r>
            </w:hyperlink>
          </w:p>
        </w:tc>
        <w:tc>
          <w:tcPr>
            <w:tcW w:w="360" w:type="dxa"/>
            <w:shd w:val="clear" w:color="auto" w:fill="CCC0D9"/>
            <w:vAlign w:val="center"/>
          </w:tcPr>
          <w:p w14:paraId="3463D3B3" w14:textId="77777777" w:rsidR="00885E2A" w:rsidRPr="00D46E05" w:rsidRDefault="00885E2A"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r>
    </w:tbl>
    <w:p w14:paraId="1AC9458B" w14:textId="77777777" w:rsidR="00885E2A" w:rsidRPr="00D46E05" w:rsidRDefault="001E719E" w:rsidP="00E44E8C">
      <w:pPr>
        <w:tabs>
          <w:tab w:val="left" w:pos="1080"/>
        </w:tabs>
        <w:ind w:left="851"/>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Is information about any risks – in plain language – included in the Information/Consent materials)?</w:t>
      </w:r>
    </w:p>
    <w:p w14:paraId="367DA842" w14:textId="77777777" w:rsidR="00D14B5A" w:rsidRPr="00D46E05" w:rsidRDefault="00D14B5A" w:rsidP="00D60B72">
      <w:pPr>
        <w:tabs>
          <w:tab w:val="left" w:pos="1080"/>
          <w:tab w:val="left" w:pos="1620"/>
        </w:tabs>
        <w:ind w:left="1620"/>
        <w:rPr>
          <w:rFonts w:asciiTheme="minorHAnsi" w:hAnsiTheme="minorHAnsi" w:cstheme="minorHAnsi"/>
          <w:vanish/>
          <w:color w:val="0000FF"/>
          <w:sz w:val="22"/>
          <w:szCs w:val="22"/>
        </w:rPr>
      </w:pPr>
    </w:p>
    <w:tbl>
      <w:tblPr>
        <w:tblW w:w="98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ayout w:type="fixed"/>
        <w:tblLook w:val="0000" w:firstRow="0" w:lastRow="0" w:firstColumn="0" w:lastColumn="0" w:noHBand="0" w:noVBand="0"/>
      </w:tblPr>
      <w:tblGrid>
        <w:gridCol w:w="709"/>
        <w:gridCol w:w="851"/>
        <w:gridCol w:w="4920"/>
        <w:gridCol w:w="240"/>
        <w:gridCol w:w="1080"/>
        <w:gridCol w:w="360"/>
        <w:gridCol w:w="240"/>
        <w:gridCol w:w="1080"/>
        <w:gridCol w:w="360"/>
      </w:tblGrid>
      <w:tr w:rsidR="00E44E8C" w:rsidRPr="00D46E05" w14:paraId="25A88FA9" w14:textId="77777777" w:rsidTr="00E44E8C">
        <w:trPr>
          <w:cantSplit/>
          <w:trHeight w:val="340"/>
        </w:trPr>
        <w:tc>
          <w:tcPr>
            <w:tcW w:w="709" w:type="dxa"/>
            <w:tcBorders>
              <w:top w:val="nil"/>
              <w:left w:val="nil"/>
              <w:bottom w:val="nil"/>
            </w:tcBorders>
            <w:shd w:val="clear" w:color="auto" w:fill="auto"/>
            <w:vAlign w:val="center"/>
          </w:tcPr>
          <w:p w14:paraId="0DACBFC0" w14:textId="77777777" w:rsidR="00E44E8C" w:rsidRPr="00D46E05" w:rsidRDefault="00E44E8C" w:rsidP="006F51AE">
            <w:pPr>
              <w:tabs>
                <w:tab w:val="left" w:pos="5103"/>
                <w:tab w:val="left" w:pos="7117"/>
              </w:tabs>
              <w:suppressAutoHyphens/>
              <w:rPr>
                <w:rFonts w:asciiTheme="minorHAnsi" w:hAnsiTheme="minorHAnsi" w:cstheme="minorHAnsi"/>
                <w:spacing w:val="-2"/>
                <w:sz w:val="22"/>
                <w:szCs w:val="22"/>
              </w:rPr>
            </w:pPr>
          </w:p>
        </w:tc>
        <w:tc>
          <w:tcPr>
            <w:tcW w:w="851" w:type="dxa"/>
            <w:tcBorders>
              <w:top w:val="nil"/>
            </w:tcBorders>
            <w:shd w:val="clear" w:color="auto" w:fill="CCC0D9"/>
            <w:vAlign w:val="center"/>
          </w:tcPr>
          <w:p w14:paraId="3744DF13" w14:textId="77777777" w:rsidR="00E44E8C" w:rsidRPr="00D46E05" w:rsidRDefault="00E44E8C" w:rsidP="00D97B14">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D8b</w:t>
            </w:r>
          </w:p>
        </w:tc>
        <w:tc>
          <w:tcPr>
            <w:tcW w:w="4920" w:type="dxa"/>
            <w:tcBorders>
              <w:top w:val="nil"/>
            </w:tcBorders>
            <w:shd w:val="clear" w:color="auto" w:fill="CCC0D9"/>
            <w:vAlign w:val="center"/>
          </w:tcPr>
          <w:p w14:paraId="682EA9D3" w14:textId="77777777" w:rsidR="00E44E8C" w:rsidRPr="00D46E05" w:rsidRDefault="00E44E8C" w:rsidP="006F51AE">
            <w:pPr>
              <w:rPr>
                <w:rFonts w:asciiTheme="minorHAnsi" w:hAnsiTheme="minorHAnsi" w:cstheme="minorHAnsi"/>
                <w:bCs/>
                <w:sz w:val="22"/>
                <w:szCs w:val="22"/>
              </w:rPr>
            </w:pPr>
            <w:r w:rsidRPr="00D46E05">
              <w:rPr>
                <w:rFonts w:asciiTheme="minorHAnsi" w:hAnsiTheme="minorHAnsi" w:cstheme="minorHAnsi"/>
                <w:bCs/>
                <w:sz w:val="22"/>
                <w:szCs w:val="22"/>
              </w:rPr>
              <w:t>Is there a reasonable possibility that exposure will have a significant adverse impact on the participants?</w:t>
            </w:r>
          </w:p>
        </w:tc>
        <w:tc>
          <w:tcPr>
            <w:tcW w:w="240" w:type="dxa"/>
            <w:tcBorders>
              <w:top w:val="nil"/>
              <w:bottom w:val="nil"/>
            </w:tcBorders>
            <w:shd w:val="clear" w:color="auto" w:fill="auto"/>
          </w:tcPr>
          <w:p w14:paraId="61360042" w14:textId="77777777" w:rsidR="00E44E8C" w:rsidRPr="00D46E05" w:rsidRDefault="00E44E8C"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tcBorders>
              <w:top w:val="nil"/>
            </w:tcBorders>
            <w:shd w:val="clear" w:color="auto" w:fill="CCC0D9"/>
            <w:vAlign w:val="center"/>
          </w:tcPr>
          <w:p w14:paraId="6FB4C06F" w14:textId="77777777" w:rsidR="00E44E8C" w:rsidRPr="00D46E05" w:rsidRDefault="00E44E8C" w:rsidP="002B7E35">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p w14:paraId="04476813" w14:textId="77777777" w:rsidR="00E44E8C" w:rsidRPr="00D46E05" w:rsidRDefault="00E44E8C" w:rsidP="002B7E35">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Go to D8c</w:t>
            </w:r>
          </w:p>
        </w:tc>
        <w:tc>
          <w:tcPr>
            <w:tcW w:w="360" w:type="dxa"/>
            <w:tcBorders>
              <w:top w:val="nil"/>
            </w:tcBorders>
            <w:shd w:val="clear" w:color="auto" w:fill="CCC0D9"/>
            <w:vAlign w:val="center"/>
          </w:tcPr>
          <w:p w14:paraId="42705D38" w14:textId="77777777" w:rsidR="00E44E8C" w:rsidRPr="00D46E05" w:rsidRDefault="00E44E8C" w:rsidP="002B7E35">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240" w:type="dxa"/>
            <w:tcBorders>
              <w:top w:val="nil"/>
              <w:bottom w:val="nil"/>
            </w:tcBorders>
            <w:shd w:val="clear" w:color="auto" w:fill="auto"/>
            <w:vAlign w:val="center"/>
          </w:tcPr>
          <w:p w14:paraId="6BB50FA6" w14:textId="77777777" w:rsidR="00E44E8C" w:rsidRPr="00D46E05" w:rsidRDefault="00E44E8C" w:rsidP="002B7E35">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tcBorders>
              <w:top w:val="nil"/>
            </w:tcBorders>
            <w:shd w:val="clear" w:color="auto" w:fill="CCC0D9"/>
            <w:vAlign w:val="center"/>
          </w:tcPr>
          <w:p w14:paraId="1C263922" w14:textId="77777777" w:rsidR="00E44E8C" w:rsidRPr="00D46E05" w:rsidRDefault="00E44E8C" w:rsidP="002B7E35">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p w14:paraId="016AA180" w14:textId="77777777" w:rsidR="00E44E8C" w:rsidRPr="00D46E05" w:rsidRDefault="00E44E8C" w:rsidP="00BC2EB4">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C11" w:history="1">
              <w:r w:rsidRPr="00D46E05">
                <w:rPr>
                  <w:rStyle w:val="Hyperlink"/>
                  <w:rFonts w:asciiTheme="minorHAnsi" w:hAnsiTheme="minorHAnsi" w:cstheme="minorHAnsi"/>
                  <w:b/>
                  <w:sz w:val="22"/>
                  <w:szCs w:val="22"/>
                </w:rPr>
                <w:t>C11</w:t>
              </w:r>
            </w:hyperlink>
          </w:p>
        </w:tc>
        <w:tc>
          <w:tcPr>
            <w:tcW w:w="360" w:type="dxa"/>
            <w:tcBorders>
              <w:top w:val="nil"/>
            </w:tcBorders>
            <w:shd w:val="clear" w:color="auto" w:fill="CCC0D9"/>
            <w:vAlign w:val="center"/>
          </w:tcPr>
          <w:p w14:paraId="72C25E4C" w14:textId="77777777" w:rsidR="00E44E8C" w:rsidRPr="00D46E05" w:rsidRDefault="00E44E8C"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r>
      <w:tr w:rsidR="00E44E8C" w:rsidRPr="00D46E05" w14:paraId="6826DFAC" w14:textId="77777777" w:rsidTr="00E44E8C">
        <w:trPr>
          <w:cantSplit/>
          <w:trHeight w:val="340"/>
        </w:trPr>
        <w:tc>
          <w:tcPr>
            <w:tcW w:w="709" w:type="dxa"/>
            <w:tcBorders>
              <w:top w:val="nil"/>
              <w:left w:val="nil"/>
              <w:bottom w:val="nil"/>
            </w:tcBorders>
            <w:shd w:val="clear" w:color="auto" w:fill="auto"/>
            <w:vAlign w:val="center"/>
          </w:tcPr>
          <w:p w14:paraId="4E9C039C" w14:textId="77777777" w:rsidR="00E44E8C" w:rsidRPr="00D46E05" w:rsidRDefault="00E44E8C" w:rsidP="006F51AE">
            <w:pPr>
              <w:tabs>
                <w:tab w:val="left" w:pos="5103"/>
                <w:tab w:val="left" w:pos="7117"/>
              </w:tabs>
              <w:suppressAutoHyphens/>
              <w:rPr>
                <w:rFonts w:asciiTheme="minorHAnsi" w:hAnsiTheme="minorHAnsi" w:cstheme="minorHAnsi"/>
                <w:spacing w:val="-2"/>
                <w:sz w:val="22"/>
                <w:szCs w:val="22"/>
              </w:rPr>
            </w:pPr>
          </w:p>
        </w:tc>
        <w:tc>
          <w:tcPr>
            <w:tcW w:w="851" w:type="dxa"/>
            <w:tcBorders>
              <w:top w:val="nil"/>
            </w:tcBorders>
            <w:shd w:val="clear" w:color="auto" w:fill="CCC0D9"/>
            <w:vAlign w:val="center"/>
          </w:tcPr>
          <w:p w14:paraId="524360DF" w14:textId="77777777" w:rsidR="00E44E8C" w:rsidRPr="00D46E05" w:rsidRDefault="00E44E8C" w:rsidP="00D97B14">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D8c</w:t>
            </w:r>
          </w:p>
        </w:tc>
        <w:tc>
          <w:tcPr>
            <w:tcW w:w="4920" w:type="dxa"/>
            <w:tcBorders>
              <w:top w:val="nil"/>
            </w:tcBorders>
            <w:shd w:val="clear" w:color="auto" w:fill="CCC0D9"/>
            <w:vAlign w:val="center"/>
          </w:tcPr>
          <w:p w14:paraId="7DE825BF" w14:textId="77777777" w:rsidR="00E44E8C" w:rsidRPr="00D46E05" w:rsidRDefault="00E44E8C" w:rsidP="006F51AE">
            <w:pPr>
              <w:rPr>
                <w:rFonts w:asciiTheme="minorHAnsi" w:hAnsiTheme="minorHAnsi" w:cstheme="minorHAnsi"/>
                <w:sz w:val="22"/>
                <w:szCs w:val="22"/>
              </w:rPr>
            </w:pPr>
            <w:r w:rsidRPr="00D46E05">
              <w:rPr>
                <w:rFonts w:asciiTheme="minorHAnsi" w:hAnsiTheme="minorHAnsi" w:cstheme="minorHAnsi"/>
                <w:bCs/>
                <w:sz w:val="22"/>
                <w:szCs w:val="22"/>
              </w:rPr>
              <w:t>Will there be an appropriate screening process of the potential participants to identify those at a higher risk?</w:t>
            </w:r>
          </w:p>
        </w:tc>
        <w:tc>
          <w:tcPr>
            <w:tcW w:w="240" w:type="dxa"/>
            <w:tcBorders>
              <w:top w:val="nil"/>
              <w:bottom w:val="nil"/>
            </w:tcBorders>
            <w:shd w:val="clear" w:color="auto" w:fill="auto"/>
          </w:tcPr>
          <w:p w14:paraId="4DFD0F51" w14:textId="77777777" w:rsidR="00E44E8C" w:rsidRPr="00D46E05" w:rsidRDefault="00E44E8C"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tcBorders>
              <w:top w:val="nil"/>
            </w:tcBorders>
            <w:shd w:val="clear" w:color="auto" w:fill="CCC0D9"/>
            <w:vAlign w:val="center"/>
          </w:tcPr>
          <w:p w14:paraId="004164BB" w14:textId="77777777" w:rsidR="00E44E8C" w:rsidRPr="00D46E05" w:rsidRDefault="00E44E8C"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p w14:paraId="67C2064A" w14:textId="77777777" w:rsidR="00E44E8C" w:rsidRPr="00D46E05" w:rsidRDefault="00E44E8C"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Go to D8d</w:t>
            </w:r>
          </w:p>
        </w:tc>
        <w:tc>
          <w:tcPr>
            <w:tcW w:w="360" w:type="dxa"/>
            <w:tcBorders>
              <w:top w:val="nil"/>
            </w:tcBorders>
            <w:shd w:val="clear" w:color="auto" w:fill="CCC0D9"/>
            <w:vAlign w:val="center"/>
          </w:tcPr>
          <w:p w14:paraId="1978331B" w14:textId="77777777" w:rsidR="00E44E8C" w:rsidRPr="00D46E05" w:rsidRDefault="00E44E8C"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240" w:type="dxa"/>
            <w:tcBorders>
              <w:top w:val="nil"/>
              <w:bottom w:val="nil"/>
            </w:tcBorders>
            <w:shd w:val="clear" w:color="auto" w:fill="auto"/>
            <w:vAlign w:val="center"/>
          </w:tcPr>
          <w:p w14:paraId="334D5C17" w14:textId="77777777" w:rsidR="00E44E8C" w:rsidRPr="00D46E05" w:rsidRDefault="00E44E8C"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tcBorders>
              <w:top w:val="nil"/>
            </w:tcBorders>
            <w:shd w:val="clear" w:color="auto" w:fill="CCC0D9"/>
            <w:vAlign w:val="center"/>
          </w:tcPr>
          <w:p w14:paraId="39D2AA8F" w14:textId="77777777" w:rsidR="00E44E8C" w:rsidRPr="00D46E05" w:rsidRDefault="00E44E8C"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p w14:paraId="61E5FF5F" w14:textId="77777777" w:rsidR="00E44E8C" w:rsidRPr="00D46E05" w:rsidRDefault="00E44E8C" w:rsidP="00BC2EB4">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D19" w:history="1">
              <w:r w:rsidRPr="00D46E05">
                <w:rPr>
                  <w:rStyle w:val="Hyperlink"/>
                  <w:rFonts w:asciiTheme="minorHAnsi" w:hAnsiTheme="minorHAnsi" w:cstheme="minorHAnsi"/>
                  <w:b/>
                  <w:sz w:val="22"/>
                  <w:szCs w:val="22"/>
                </w:rPr>
                <w:t>D19</w:t>
              </w:r>
            </w:hyperlink>
          </w:p>
        </w:tc>
        <w:tc>
          <w:tcPr>
            <w:tcW w:w="360" w:type="dxa"/>
            <w:tcBorders>
              <w:top w:val="nil"/>
            </w:tcBorders>
            <w:shd w:val="clear" w:color="auto" w:fill="CCC0D9"/>
            <w:vAlign w:val="center"/>
          </w:tcPr>
          <w:p w14:paraId="4F82CE08" w14:textId="77777777" w:rsidR="00E44E8C" w:rsidRPr="00D46E05" w:rsidRDefault="00E44E8C"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r>
    </w:tbl>
    <w:p w14:paraId="365FB05D" w14:textId="77777777" w:rsidR="00885E2A" w:rsidRPr="00D46E05" w:rsidRDefault="001E719E" w:rsidP="00E44E8C">
      <w:pPr>
        <w:tabs>
          <w:tab w:val="left" w:pos="1080"/>
        </w:tabs>
        <w:ind w:left="851"/>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 xml:space="preserve">If appropriate, will potential participants be screened </w:t>
      </w:r>
      <w:r w:rsidR="007155CC" w:rsidRPr="00D46E05">
        <w:rPr>
          <w:rFonts w:asciiTheme="minorHAnsi" w:hAnsiTheme="minorHAnsi" w:cstheme="minorHAnsi"/>
          <w:vanish/>
          <w:color w:val="0000FF"/>
          <w:sz w:val="22"/>
          <w:szCs w:val="22"/>
        </w:rPr>
        <w:t xml:space="preserve">for possible </w:t>
      </w:r>
      <w:r w:rsidRPr="00D46E05">
        <w:rPr>
          <w:rFonts w:asciiTheme="minorHAnsi" w:hAnsiTheme="minorHAnsi" w:cstheme="minorHAnsi"/>
          <w:vanish/>
          <w:color w:val="0000FF"/>
          <w:sz w:val="22"/>
          <w:szCs w:val="22"/>
        </w:rPr>
        <w:t>complicating health factors?</w:t>
      </w:r>
      <w:r w:rsidR="00E44E8C" w:rsidRPr="00D46E05">
        <w:rPr>
          <w:rFonts w:asciiTheme="minorHAnsi" w:hAnsiTheme="minorHAnsi" w:cstheme="minorHAnsi"/>
          <w:vanish/>
          <w:color w:val="0000FF"/>
          <w:sz w:val="22"/>
          <w:szCs w:val="22"/>
        </w:rPr>
        <w:t xml:space="preserve"> If Yes, ensure you provide a copy of the screening document.</w:t>
      </w:r>
    </w:p>
    <w:p w14:paraId="0FFDA253" w14:textId="77777777" w:rsidR="00D14B5A" w:rsidRPr="00D46E05" w:rsidRDefault="00D14B5A" w:rsidP="00D60B72">
      <w:pPr>
        <w:tabs>
          <w:tab w:val="left" w:pos="1080"/>
          <w:tab w:val="left" w:pos="1620"/>
        </w:tabs>
        <w:ind w:left="1620"/>
        <w:rPr>
          <w:rFonts w:asciiTheme="minorHAnsi" w:hAnsiTheme="minorHAnsi" w:cstheme="minorHAnsi"/>
          <w:vanish/>
          <w:color w:val="0000FF"/>
          <w:sz w:val="22"/>
          <w:szCs w:val="22"/>
        </w:rPr>
      </w:pPr>
    </w:p>
    <w:tbl>
      <w:tblPr>
        <w:tblW w:w="98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ayout w:type="fixed"/>
        <w:tblLook w:val="0000" w:firstRow="0" w:lastRow="0" w:firstColumn="0" w:lastColumn="0" w:noHBand="0" w:noVBand="0"/>
      </w:tblPr>
      <w:tblGrid>
        <w:gridCol w:w="709"/>
        <w:gridCol w:w="851"/>
        <w:gridCol w:w="4920"/>
        <w:gridCol w:w="240"/>
        <w:gridCol w:w="1080"/>
        <w:gridCol w:w="360"/>
        <w:gridCol w:w="240"/>
        <w:gridCol w:w="1080"/>
        <w:gridCol w:w="360"/>
      </w:tblGrid>
      <w:tr w:rsidR="00885E2A" w:rsidRPr="00D46E05" w14:paraId="5880A6D8" w14:textId="77777777" w:rsidTr="006D4684">
        <w:trPr>
          <w:cantSplit/>
          <w:trHeight w:val="340"/>
        </w:trPr>
        <w:tc>
          <w:tcPr>
            <w:tcW w:w="709" w:type="dxa"/>
            <w:tcBorders>
              <w:top w:val="nil"/>
              <w:left w:val="nil"/>
              <w:bottom w:val="nil"/>
            </w:tcBorders>
            <w:shd w:val="clear" w:color="auto" w:fill="auto"/>
            <w:vAlign w:val="center"/>
          </w:tcPr>
          <w:p w14:paraId="10490905" w14:textId="77777777" w:rsidR="00885E2A" w:rsidRPr="00D46E05" w:rsidRDefault="00885E2A" w:rsidP="006F51AE">
            <w:pPr>
              <w:tabs>
                <w:tab w:val="left" w:pos="5103"/>
                <w:tab w:val="left" w:pos="7117"/>
              </w:tabs>
              <w:suppressAutoHyphens/>
              <w:rPr>
                <w:rFonts w:asciiTheme="minorHAnsi" w:hAnsiTheme="minorHAnsi" w:cstheme="minorHAnsi"/>
                <w:spacing w:val="-2"/>
                <w:sz w:val="22"/>
                <w:szCs w:val="22"/>
              </w:rPr>
            </w:pPr>
          </w:p>
        </w:tc>
        <w:tc>
          <w:tcPr>
            <w:tcW w:w="851" w:type="dxa"/>
            <w:tcBorders>
              <w:top w:val="nil"/>
            </w:tcBorders>
            <w:shd w:val="clear" w:color="auto" w:fill="CCC0D9"/>
            <w:vAlign w:val="center"/>
          </w:tcPr>
          <w:p w14:paraId="5CEBC780" w14:textId="77777777" w:rsidR="00885E2A" w:rsidRPr="00D46E05" w:rsidRDefault="00E72AB4" w:rsidP="00D97B14">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D</w:t>
            </w:r>
            <w:r w:rsidR="00D97B14" w:rsidRPr="00D46E05">
              <w:rPr>
                <w:rFonts w:asciiTheme="minorHAnsi" w:hAnsiTheme="minorHAnsi" w:cstheme="minorHAnsi"/>
                <w:spacing w:val="-2"/>
                <w:sz w:val="22"/>
                <w:szCs w:val="22"/>
              </w:rPr>
              <w:t>8</w:t>
            </w:r>
            <w:r w:rsidR="00EE36AF" w:rsidRPr="00D46E05">
              <w:rPr>
                <w:rFonts w:asciiTheme="minorHAnsi" w:hAnsiTheme="minorHAnsi" w:cstheme="minorHAnsi"/>
                <w:spacing w:val="-2"/>
                <w:sz w:val="22"/>
                <w:szCs w:val="22"/>
              </w:rPr>
              <w:t>d</w:t>
            </w:r>
          </w:p>
        </w:tc>
        <w:tc>
          <w:tcPr>
            <w:tcW w:w="4920" w:type="dxa"/>
            <w:tcBorders>
              <w:top w:val="nil"/>
            </w:tcBorders>
            <w:shd w:val="clear" w:color="auto" w:fill="CCC0D9"/>
            <w:vAlign w:val="center"/>
          </w:tcPr>
          <w:p w14:paraId="5C516CAA" w14:textId="77777777" w:rsidR="00885E2A" w:rsidRPr="00D46E05" w:rsidRDefault="001E719E" w:rsidP="00EE36AF">
            <w:pPr>
              <w:rPr>
                <w:rFonts w:asciiTheme="minorHAnsi" w:hAnsiTheme="minorHAnsi" w:cstheme="minorHAnsi"/>
                <w:sz w:val="22"/>
                <w:szCs w:val="22"/>
              </w:rPr>
            </w:pPr>
            <w:r w:rsidRPr="00D46E05">
              <w:rPr>
                <w:rFonts w:asciiTheme="minorHAnsi" w:hAnsiTheme="minorHAnsi" w:cstheme="minorHAnsi"/>
                <w:bCs/>
                <w:sz w:val="22"/>
                <w:szCs w:val="22"/>
              </w:rPr>
              <w:t xml:space="preserve">Is the exposure likely </w:t>
            </w:r>
            <w:r w:rsidR="00EE36AF" w:rsidRPr="00D46E05">
              <w:rPr>
                <w:rFonts w:asciiTheme="minorHAnsi" w:hAnsiTheme="minorHAnsi" w:cstheme="minorHAnsi"/>
                <w:bCs/>
                <w:sz w:val="22"/>
                <w:szCs w:val="22"/>
              </w:rPr>
              <w:t xml:space="preserve">to be </w:t>
            </w:r>
            <w:r w:rsidRPr="00D46E05">
              <w:rPr>
                <w:rFonts w:asciiTheme="minorHAnsi" w:hAnsiTheme="minorHAnsi" w:cstheme="minorHAnsi"/>
                <w:bCs/>
                <w:sz w:val="22"/>
                <w:szCs w:val="22"/>
              </w:rPr>
              <w:t xml:space="preserve">life threatening?  </w:t>
            </w:r>
          </w:p>
        </w:tc>
        <w:tc>
          <w:tcPr>
            <w:tcW w:w="240" w:type="dxa"/>
            <w:tcBorders>
              <w:top w:val="nil"/>
              <w:bottom w:val="nil"/>
            </w:tcBorders>
            <w:shd w:val="clear" w:color="auto" w:fill="auto"/>
          </w:tcPr>
          <w:p w14:paraId="3AC29691" w14:textId="77777777" w:rsidR="00885E2A" w:rsidRPr="00D46E05" w:rsidRDefault="00885E2A"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tcBorders>
              <w:top w:val="nil"/>
            </w:tcBorders>
            <w:shd w:val="clear" w:color="auto" w:fill="CCC0D9"/>
            <w:vAlign w:val="center"/>
          </w:tcPr>
          <w:p w14:paraId="5617063A" w14:textId="77777777" w:rsidR="00885E2A" w:rsidRPr="00D46E05" w:rsidRDefault="00885E2A"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p w14:paraId="4C56B8D5" w14:textId="77777777" w:rsidR="00885E2A" w:rsidRPr="00D46E05" w:rsidRDefault="001E719E" w:rsidP="00BC2EB4">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D19" w:history="1">
              <w:r w:rsidR="00220A70" w:rsidRPr="00D46E05">
                <w:rPr>
                  <w:rStyle w:val="Hyperlink"/>
                  <w:rFonts w:asciiTheme="minorHAnsi" w:hAnsiTheme="minorHAnsi" w:cstheme="minorHAnsi"/>
                  <w:b/>
                  <w:sz w:val="22"/>
                  <w:szCs w:val="22"/>
                </w:rPr>
                <w:t>D</w:t>
              </w:r>
              <w:r w:rsidR="008C15DB" w:rsidRPr="00D46E05">
                <w:rPr>
                  <w:rStyle w:val="Hyperlink"/>
                  <w:rFonts w:asciiTheme="minorHAnsi" w:hAnsiTheme="minorHAnsi" w:cstheme="minorHAnsi"/>
                  <w:b/>
                  <w:sz w:val="22"/>
                  <w:szCs w:val="22"/>
                </w:rPr>
                <w:t>1</w:t>
              </w:r>
              <w:r w:rsidR="00BC2EB4" w:rsidRPr="00D46E05">
                <w:rPr>
                  <w:rStyle w:val="Hyperlink"/>
                  <w:rFonts w:asciiTheme="minorHAnsi" w:hAnsiTheme="minorHAnsi" w:cstheme="minorHAnsi"/>
                  <w:b/>
                  <w:sz w:val="22"/>
                  <w:szCs w:val="22"/>
                </w:rPr>
                <w:t>9</w:t>
              </w:r>
            </w:hyperlink>
          </w:p>
        </w:tc>
        <w:tc>
          <w:tcPr>
            <w:tcW w:w="360" w:type="dxa"/>
            <w:tcBorders>
              <w:top w:val="nil"/>
            </w:tcBorders>
            <w:shd w:val="clear" w:color="auto" w:fill="CCC0D9"/>
            <w:vAlign w:val="center"/>
          </w:tcPr>
          <w:p w14:paraId="35FDB472" w14:textId="77777777" w:rsidR="00885E2A" w:rsidRPr="00D46E05" w:rsidRDefault="00885E2A"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240" w:type="dxa"/>
            <w:tcBorders>
              <w:top w:val="nil"/>
              <w:bottom w:val="nil"/>
            </w:tcBorders>
            <w:shd w:val="clear" w:color="auto" w:fill="auto"/>
            <w:vAlign w:val="center"/>
          </w:tcPr>
          <w:p w14:paraId="610056EC" w14:textId="77777777" w:rsidR="00885E2A" w:rsidRPr="00D46E05" w:rsidRDefault="00885E2A"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tcBorders>
              <w:top w:val="nil"/>
            </w:tcBorders>
            <w:shd w:val="clear" w:color="auto" w:fill="CCC0D9"/>
            <w:vAlign w:val="center"/>
          </w:tcPr>
          <w:p w14:paraId="65138FF2" w14:textId="77777777" w:rsidR="00885E2A" w:rsidRPr="00D46E05" w:rsidRDefault="00885E2A"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p w14:paraId="3A862C8D" w14:textId="77777777" w:rsidR="00885E2A" w:rsidRPr="00D46E05" w:rsidRDefault="001E719E" w:rsidP="00BC2EB4">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D17" w:history="1">
              <w:r w:rsidR="007E6CAD" w:rsidRPr="00D46E05">
                <w:rPr>
                  <w:rStyle w:val="Hyperlink"/>
                  <w:rFonts w:asciiTheme="minorHAnsi" w:hAnsiTheme="minorHAnsi" w:cstheme="minorHAnsi"/>
                  <w:b/>
                  <w:sz w:val="22"/>
                  <w:szCs w:val="22"/>
                </w:rPr>
                <w:t>D1</w:t>
              </w:r>
              <w:r w:rsidR="00BC2EB4" w:rsidRPr="00D46E05">
                <w:rPr>
                  <w:rStyle w:val="Hyperlink"/>
                  <w:rFonts w:asciiTheme="minorHAnsi" w:hAnsiTheme="minorHAnsi" w:cstheme="minorHAnsi"/>
                  <w:b/>
                  <w:sz w:val="22"/>
                  <w:szCs w:val="22"/>
                </w:rPr>
                <w:t>7</w:t>
              </w:r>
            </w:hyperlink>
            <w:r w:rsidRPr="00D46E05">
              <w:rPr>
                <w:rFonts w:asciiTheme="minorHAnsi" w:hAnsiTheme="minorHAnsi" w:cstheme="minorHAnsi"/>
                <w:sz w:val="22"/>
                <w:szCs w:val="22"/>
              </w:rPr>
              <w:t xml:space="preserve"> then </w:t>
            </w:r>
            <w:hyperlink w:anchor="C11" w:history="1">
              <w:r w:rsidRPr="00D46E05">
                <w:rPr>
                  <w:rStyle w:val="Hyperlink"/>
                  <w:rFonts w:asciiTheme="minorHAnsi" w:hAnsiTheme="minorHAnsi" w:cstheme="minorHAnsi"/>
                  <w:b/>
                  <w:sz w:val="22"/>
                  <w:szCs w:val="22"/>
                </w:rPr>
                <w:t>C1</w:t>
              </w:r>
              <w:r w:rsidR="00BC2EB4" w:rsidRPr="00D46E05">
                <w:rPr>
                  <w:rStyle w:val="Hyperlink"/>
                  <w:rFonts w:asciiTheme="minorHAnsi" w:hAnsiTheme="minorHAnsi" w:cstheme="minorHAnsi"/>
                  <w:b/>
                  <w:sz w:val="22"/>
                  <w:szCs w:val="22"/>
                </w:rPr>
                <w:t>1</w:t>
              </w:r>
            </w:hyperlink>
          </w:p>
        </w:tc>
        <w:tc>
          <w:tcPr>
            <w:tcW w:w="360" w:type="dxa"/>
            <w:tcBorders>
              <w:top w:val="nil"/>
            </w:tcBorders>
            <w:shd w:val="clear" w:color="auto" w:fill="CCC0D9"/>
            <w:vAlign w:val="center"/>
          </w:tcPr>
          <w:p w14:paraId="4867FDCE" w14:textId="77777777" w:rsidR="00885E2A" w:rsidRPr="00D46E05" w:rsidRDefault="00885E2A"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r>
    </w:tbl>
    <w:p w14:paraId="5A8D9298" w14:textId="77777777" w:rsidR="0068740B" w:rsidRPr="00D46E05" w:rsidRDefault="0068740B" w:rsidP="00E44E8C">
      <w:pPr>
        <w:tabs>
          <w:tab w:val="left" w:pos="1080"/>
        </w:tabs>
        <w:ind w:left="851"/>
        <w:rPr>
          <w:rFonts w:asciiTheme="minorHAnsi" w:hAnsiTheme="minorHAnsi" w:cstheme="minorHAnsi"/>
          <w:color w:val="0000FF"/>
          <w:sz w:val="22"/>
          <w:szCs w:val="22"/>
        </w:rPr>
      </w:pPr>
    </w:p>
    <w:p w14:paraId="043DC12A" w14:textId="77777777" w:rsidR="00680DB8" w:rsidRPr="00D46E05" w:rsidRDefault="00680DB8" w:rsidP="00E44E8C">
      <w:pPr>
        <w:tabs>
          <w:tab w:val="left" w:pos="1080"/>
        </w:tabs>
        <w:ind w:left="851"/>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 xml:space="preserve">Would a reasonable person attach significance to exposure to the pain or discomfort? </w:t>
      </w:r>
    </w:p>
    <w:p w14:paraId="502829F8" w14:textId="77777777" w:rsidR="00ED5EFE" w:rsidRPr="00D46E05" w:rsidRDefault="00680DB8" w:rsidP="00240084">
      <w:pPr>
        <w:tabs>
          <w:tab w:val="left" w:pos="1080"/>
        </w:tabs>
        <w:ind w:left="851"/>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 xml:space="preserve">The question of significance should be based upon the severity, probability of it occurring, duration and nature of the pain / discomfort. </w:t>
      </w:r>
    </w:p>
    <w:tbl>
      <w:tblPr>
        <w:tblW w:w="984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ayout w:type="fixed"/>
        <w:tblLook w:val="0000" w:firstRow="0" w:lastRow="0" w:firstColumn="0" w:lastColumn="0" w:noHBand="0" w:noVBand="0"/>
      </w:tblPr>
      <w:tblGrid>
        <w:gridCol w:w="709"/>
        <w:gridCol w:w="851"/>
        <w:gridCol w:w="4920"/>
        <w:gridCol w:w="245"/>
        <w:gridCol w:w="1080"/>
        <w:gridCol w:w="360"/>
        <w:gridCol w:w="236"/>
        <w:gridCol w:w="1080"/>
        <w:gridCol w:w="360"/>
      </w:tblGrid>
      <w:tr w:rsidR="002E3810" w:rsidRPr="00D46E05" w14:paraId="3B5374A4" w14:textId="77777777" w:rsidTr="00DB2173">
        <w:trPr>
          <w:cantSplit/>
          <w:trHeight w:val="340"/>
        </w:trPr>
        <w:tc>
          <w:tcPr>
            <w:tcW w:w="709" w:type="dxa"/>
            <w:tcBorders>
              <w:right w:val="single" w:sz="4" w:space="0" w:color="auto"/>
            </w:tcBorders>
            <w:shd w:val="clear" w:color="auto" w:fill="C6D9F1"/>
            <w:vAlign w:val="center"/>
          </w:tcPr>
          <w:p w14:paraId="2FDEF466" w14:textId="77777777" w:rsidR="002E3810" w:rsidRPr="00D46E05" w:rsidRDefault="002E3810" w:rsidP="00D97B14">
            <w:pPr>
              <w:tabs>
                <w:tab w:val="left" w:pos="5103"/>
                <w:tab w:val="left" w:pos="7117"/>
              </w:tabs>
              <w:suppressAutoHyphens/>
              <w:rPr>
                <w:rFonts w:asciiTheme="minorHAnsi" w:hAnsiTheme="minorHAnsi" w:cstheme="minorHAnsi"/>
                <w:spacing w:val="-2"/>
                <w:sz w:val="22"/>
                <w:szCs w:val="22"/>
              </w:rPr>
            </w:pPr>
            <w:bookmarkStart w:id="38" w:name="D9"/>
            <w:r w:rsidRPr="00D46E05">
              <w:rPr>
                <w:rFonts w:asciiTheme="minorHAnsi" w:hAnsiTheme="minorHAnsi" w:cstheme="minorHAnsi"/>
                <w:spacing w:val="-2"/>
                <w:sz w:val="22"/>
                <w:szCs w:val="22"/>
              </w:rPr>
              <w:t>D</w:t>
            </w:r>
            <w:r w:rsidR="00D97B14" w:rsidRPr="00D46E05">
              <w:rPr>
                <w:rFonts w:asciiTheme="minorHAnsi" w:hAnsiTheme="minorHAnsi" w:cstheme="minorHAnsi"/>
                <w:spacing w:val="-2"/>
                <w:sz w:val="22"/>
                <w:szCs w:val="22"/>
              </w:rPr>
              <w:t>9</w:t>
            </w:r>
            <w:bookmarkEnd w:id="38"/>
          </w:p>
        </w:tc>
        <w:tc>
          <w:tcPr>
            <w:tcW w:w="851" w:type="dxa"/>
            <w:tcBorders>
              <w:right w:val="single" w:sz="4" w:space="0" w:color="auto"/>
            </w:tcBorders>
            <w:shd w:val="clear" w:color="auto" w:fill="C6D9F1"/>
            <w:vAlign w:val="center"/>
          </w:tcPr>
          <w:p w14:paraId="1752B6B6" w14:textId="77777777" w:rsidR="002E3810" w:rsidRPr="00D46E05" w:rsidRDefault="002E3810" w:rsidP="00D97B14">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D</w:t>
            </w:r>
            <w:r w:rsidR="00D97B14" w:rsidRPr="00D46E05">
              <w:rPr>
                <w:rFonts w:asciiTheme="minorHAnsi" w:hAnsiTheme="minorHAnsi" w:cstheme="minorHAnsi"/>
                <w:spacing w:val="-2"/>
                <w:sz w:val="22"/>
                <w:szCs w:val="22"/>
              </w:rPr>
              <w:t>9</w:t>
            </w:r>
            <w:r w:rsidRPr="00D46E05">
              <w:rPr>
                <w:rFonts w:asciiTheme="minorHAnsi" w:hAnsiTheme="minorHAnsi" w:cstheme="minorHAnsi"/>
                <w:spacing w:val="-2"/>
                <w:sz w:val="22"/>
                <w:szCs w:val="22"/>
              </w:rPr>
              <w:t>a</w:t>
            </w:r>
          </w:p>
        </w:tc>
        <w:tc>
          <w:tcPr>
            <w:tcW w:w="4920" w:type="dxa"/>
            <w:tcBorders>
              <w:left w:val="single" w:sz="4" w:space="0" w:color="auto"/>
            </w:tcBorders>
            <w:shd w:val="clear" w:color="auto" w:fill="C6D9F1"/>
            <w:vAlign w:val="center"/>
          </w:tcPr>
          <w:p w14:paraId="5B382CCC" w14:textId="77777777" w:rsidR="002E3810" w:rsidRPr="00D46E05" w:rsidRDefault="00A977D8" w:rsidP="006F51AE">
            <w:pPr>
              <w:rPr>
                <w:rFonts w:asciiTheme="minorHAnsi" w:hAnsiTheme="minorHAnsi" w:cstheme="minorHAnsi"/>
                <w:sz w:val="22"/>
                <w:szCs w:val="22"/>
              </w:rPr>
            </w:pPr>
            <w:r w:rsidRPr="00D46E05">
              <w:rPr>
                <w:rFonts w:asciiTheme="minorHAnsi" w:hAnsiTheme="minorHAnsi" w:cstheme="minorHAnsi"/>
                <w:bCs/>
                <w:sz w:val="22"/>
                <w:szCs w:val="22"/>
              </w:rPr>
              <w:t>Will</w:t>
            </w:r>
            <w:r w:rsidR="002E3810" w:rsidRPr="00D46E05">
              <w:rPr>
                <w:rFonts w:asciiTheme="minorHAnsi" w:hAnsiTheme="minorHAnsi" w:cstheme="minorHAnsi"/>
                <w:bCs/>
                <w:sz w:val="22"/>
                <w:szCs w:val="22"/>
              </w:rPr>
              <w:t xml:space="preserve"> prior warning </w:t>
            </w:r>
            <w:r w:rsidRPr="00D46E05">
              <w:rPr>
                <w:rFonts w:asciiTheme="minorHAnsi" w:hAnsiTheme="minorHAnsi" w:cstheme="minorHAnsi"/>
                <w:bCs/>
                <w:sz w:val="22"/>
                <w:szCs w:val="22"/>
              </w:rPr>
              <w:t xml:space="preserve">be </w:t>
            </w:r>
            <w:r w:rsidR="002E3810" w:rsidRPr="00D46E05">
              <w:rPr>
                <w:rFonts w:asciiTheme="minorHAnsi" w:hAnsiTheme="minorHAnsi" w:cstheme="minorHAnsi"/>
                <w:bCs/>
                <w:sz w:val="22"/>
                <w:szCs w:val="22"/>
              </w:rPr>
              <w:t>given to potential participants?</w:t>
            </w:r>
          </w:p>
        </w:tc>
        <w:tc>
          <w:tcPr>
            <w:tcW w:w="245" w:type="dxa"/>
            <w:tcBorders>
              <w:top w:val="nil"/>
              <w:bottom w:val="nil"/>
            </w:tcBorders>
            <w:shd w:val="clear" w:color="auto" w:fill="auto"/>
          </w:tcPr>
          <w:p w14:paraId="151B6F4B" w14:textId="77777777" w:rsidR="002E3810" w:rsidRPr="00D46E05" w:rsidRDefault="002E3810"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shd w:val="clear" w:color="auto" w:fill="C6D9F1"/>
            <w:vAlign w:val="center"/>
          </w:tcPr>
          <w:p w14:paraId="58895A46" w14:textId="77777777" w:rsidR="002E3810" w:rsidRPr="00D46E05" w:rsidRDefault="002E3810"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p w14:paraId="28591AF4" w14:textId="77777777" w:rsidR="002E3810" w:rsidRPr="00D46E05" w:rsidRDefault="002E3810"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Go to D</w:t>
            </w:r>
            <w:r w:rsidR="00BC2EB4" w:rsidRPr="00D46E05">
              <w:rPr>
                <w:rFonts w:asciiTheme="minorHAnsi" w:hAnsiTheme="minorHAnsi" w:cstheme="minorHAnsi"/>
                <w:sz w:val="22"/>
                <w:szCs w:val="22"/>
              </w:rPr>
              <w:t>9</w:t>
            </w:r>
            <w:r w:rsidRPr="00D46E05">
              <w:rPr>
                <w:rFonts w:asciiTheme="minorHAnsi" w:hAnsiTheme="minorHAnsi" w:cstheme="minorHAnsi"/>
                <w:sz w:val="22"/>
                <w:szCs w:val="22"/>
              </w:rPr>
              <w:t>b</w:t>
            </w:r>
          </w:p>
        </w:tc>
        <w:tc>
          <w:tcPr>
            <w:tcW w:w="360" w:type="dxa"/>
            <w:shd w:val="clear" w:color="auto" w:fill="C6D9F1"/>
            <w:vAlign w:val="center"/>
          </w:tcPr>
          <w:p w14:paraId="7D6BCF37" w14:textId="68B906D0" w:rsidR="002E3810" w:rsidRPr="00D46E05" w:rsidRDefault="0009447F"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Pr>
                <w:rFonts w:asciiTheme="minorHAnsi" w:hAnsiTheme="minorHAnsi" w:cstheme="minorHAnsi"/>
                <w:spacing w:val="-2"/>
                <w:sz w:val="22"/>
                <w:szCs w:val="22"/>
              </w:rPr>
              <w:t>X</w:t>
            </w:r>
          </w:p>
        </w:tc>
        <w:tc>
          <w:tcPr>
            <w:tcW w:w="236" w:type="dxa"/>
            <w:tcBorders>
              <w:top w:val="nil"/>
              <w:bottom w:val="nil"/>
            </w:tcBorders>
            <w:shd w:val="clear" w:color="auto" w:fill="auto"/>
            <w:vAlign w:val="center"/>
          </w:tcPr>
          <w:p w14:paraId="2BF9633F" w14:textId="77777777" w:rsidR="002E3810" w:rsidRPr="00D46E05" w:rsidRDefault="002E3810"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shd w:val="clear" w:color="auto" w:fill="C6D9F1"/>
            <w:vAlign w:val="center"/>
          </w:tcPr>
          <w:p w14:paraId="196141E1" w14:textId="77777777" w:rsidR="002E3810" w:rsidRPr="00D46E05" w:rsidRDefault="002E3810"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p w14:paraId="43290DFC" w14:textId="77777777" w:rsidR="002E3810" w:rsidRPr="00D46E05" w:rsidRDefault="002E3810" w:rsidP="00BC2EB4">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D19" w:history="1">
              <w:r w:rsidR="00220A70" w:rsidRPr="00D46E05">
                <w:rPr>
                  <w:rStyle w:val="Hyperlink"/>
                  <w:rFonts w:asciiTheme="minorHAnsi" w:hAnsiTheme="minorHAnsi" w:cstheme="minorHAnsi"/>
                  <w:b/>
                  <w:sz w:val="22"/>
                  <w:szCs w:val="22"/>
                </w:rPr>
                <w:t>D</w:t>
              </w:r>
              <w:r w:rsidR="008C15DB" w:rsidRPr="00D46E05">
                <w:rPr>
                  <w:rStyle w:val="Hyperlink"/>
                  <w:rFonts w:asciiTheme="minorHAnsi" w:hAnsiTheme="minorHAnsi" w:cstheme="minorHAnsi"/>
                  <w:b/>
                  <w:sz w:val="22"/>
                  <w:szCs w:val="22"/>
                </w:rPr>
                <w:t>1</w:t>
              </w:r>
              <w:r w:rsidR="00BC2EB4" w:rsidRPr="00D46E05">
                <w:rPr>
                  <w:rStyle w:val="Hyperlink"/>
                  <w:rFonts w:asciiTheme="minorHAnsi" w:hAnsiTheme="minorHAnsi" w:cstheme="minorHAnsi"/>
                  <w:b/>
                  <w:sz w:val="22"/>
                  <w:szCs w:val="22"/>
                </w:rPr>
                <w:t>9</w:t>
              </w:r>
            </w:hyperlink>
          </w:p>
        </w:tc>
        <w:tc>
          <w:tcPr>
            <w:tcW w:w="360" w:type="dxa"/>
            <w:shd w:val="clear" w:color="auto" w:fill="C6D9F1"/>
            <w:vAlign w:val="center"/>
          </w:tcPr>
          <w:p w14:paraId="190A4DB2" w14:textId="77777777" w:rsidR="002E3810" w:rsidRPr="00D46E05" w:rsidRDefault="002E3810"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r>
    </w:tbl>
    <w:p w14:paraId="0BAE7C4A" w14:textId="77777777" w:rsidR="00680DB8" w:rsidRPr="00D46E05" w:rsidRDefault="00680DB8" w:rsidP="00E44E8C">
      <w:pPr>
        <w:tabs>
          <w:tab w:val="left" w:pos="1080"/>
        </w:tabs>
        <w:ind w:left="851"/>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Is information about the risk – in plain language – included in the Information/Consent materials)?</w:t>
      </w:r>
    </w:p>
    <w:p w14:paraId="3FE2EC03" w14:textId="77777777" w:rsidR="00D14B5A" w:rsidRPr="00D46E05" w:rsidRDefault="00D14B5A" w:rsidP="00D60B72">
      <w:pPr>
        <w:tabs>
          <w:tab w:val="left" w:pos="1080"/>
          <w:tab w:val="left" w:pos="1620"/>
        </w:tabs>
        <w:ind w:left="1620"/>
        <w:rPr>
          <w:rFonts w:asciiTheme="minorHAnsi" w:hAnsiTheme="minorHAnsi" w:cstheme="minorHAnsi"/>
          <w:vanish/>
          <w:color w:val="0000FF"/>
          <w:sz w:val="22"/>
          <w:szCs w:val="22"/>
        </w:rPr>
      </w:pPr>
    </w:p>
    <w:tbl>
      <w:tblPr>
        <w:tblW w:w="98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ayout w:type="fixed"/>
        <w:tblLook w:val="0000" w:firstRow="0" w:lastRow="0" w:firstColumn="0" w:lastColumn="0" w:noHBand="0" w:noVBand="0"/>
      </w:tblPr>
      <w:tblGrid>
        <w:gridCol w:w="709"/>
        <w:gridCol w:w="851"/>
        <w:gridCol w:w="4913"/>
        <w:gridCol w:w="249"/>
        <w:gridCol w:w="1080"/>
        <w:gridCol w:w="360"/>
        <w:gridCol w:w="245"/>
        <w:gridCol w:w="1080"/>
        <w:gridCol w:w="360"/>
      </w:tblGrid>
      <w:tr w:rsidR="0091447D" w:rsidRPr="00D46E05" w14:paraId="42EDB0F0" w14:textId="77777777" w:rsidTr="00DB2173">
        <w:trPr>
          <w:cantSplit/>
          <w:trHeight w:val="340"/>
        </w:trPr>
        <w:tc>
          <w:tcPr>
            <w:tcW w:w="709" w:type="dxa"/>
            <w:tcBorders>
              <w:top w:val="nil"/>
              <w:left w:val="nil"/>
              <w:bottom w:val="nil"/>
            </w:tcBorders>
            <w:shd w:val="clear" w:color="auto" w:fill="auto"/>
            <w:vAlign w:val="center"/>
          </w:tcPr>
          <w:p w14:paraId="7F8513B7" w14:textId="77777777" w:rsidR="0091447D" w:rsidRPr="00D46E05" w:rsidRDefault="0091447D" w:rsidP="006F51AE">
            <w:pPr>
              <w:tabs>
                <w:tab w:val="left" w:pos="5103"/>
                <w:tab w:val="left" w:pos="7117"/>
              </w:tabs>
              <w:suppressAutoHyphens/>
              <w:rPr>
                <w:rFonts w:asciiTheme="minorHAnsi" w:hAnsiTheme="minorHAnsi" w:cstheme="minorHAnsi"/>
                <w:spacing w:val="-2"/>
                <w:sz w:val="22"/>
                <w:szCs w:val="22"/>
              </w:rPr>
            </w:pPr>
          </w:p>
        </w:tc>
        <w:tc>
          <w:tcPr>
            <w:tcW w:w="851" w:type="dxa"/>
            <w:tcBorders>
              <w:top w:val="nil"/>
            </w:tcBorders>
            <w:shd w:val="clear" w:color="auto" w:fill="C6D9F1"/>
            <w:vAlign w:val="center"/>
          </w:tcPr>
          <w:p w14:paraId="2F525183" w14:textId="77777777" w:rsidR="0091447D" w:rsidRPr="00D46E05" w:rsidRDefault="0091447D" w:rsidP="00D97B14">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D</w:t>
            </w:r>
            <w:r w:rsidR="00D97B14" w:rsidRPr="00D46E05">
              <w:rPr>
                <w:rFonts w:asciiTheme="minorHAnsi" w:hAnsiTheme="minorHAnsi" w:cstheme="minorHAnsi"/>
                <w:spacing w:val="-2"/>
                <w:sz w:val="22"/>
                <w:szCs w:val="22"/>
              </w:rPr>
              <w:t>9</w:t>
            </w:r>
            <w:r w:rsidRPr="00D46E05">
              <w:rPr>
                <w:rFonts w:asciiTheme="minorHAnsi" w:hAnsiTheme="minorHAnsi" w:cstheme="minorHAnsi"/>
                <w:spacing w:val="-2"/>
                <w:sz w:val="22"/>
                <w:szCs w:val="22"/>
              </w:rPr>
              <w:t>b</w:t>
            </w:r>
          </w:p>
        </w:tc>
        <w:tc>
          <w:tcPr>
            <w:tcW w:w="4913" w:type="dxa"/>
            <w:tcBorders>
              <w:top w:val="nil"/>
            </w:tcBorders>
            <w:shd w:val="clear" w:color="auto" w:fill="C6D9F1"/>
            <w:vAlign w:val="center"/>
          </w:tcPr>
          <w:p w14:paraId="040DD600" w14:textId="77777777" w:rsidR="0091447D" w:rsidRPr="00D46E05" w:rsidRDefault="0091447D" w:rsidP="006F51AE">
            <w:pPr>
              <w:rPr>
                <w:rFonts w:asciiTheme="minorHAnsi" w:hAnsiTheme="minorHAnsi" w:cstheme="minorHAnsi"/>
                <w:bCs/>
                <w:sz w:val="22"/>
                <w:szCs w:val="22"/>
              </w:rPr>
            </w:pPr>
            <w:r w:rsidRPr="00D46E05">
              <w:rPr>
                <w:rFonts w:asciiTheme="minorHAnsi" w:hAnsiTheme="minorHAnsi" w:cstheme="minorHAnsi"/>
                <w:bCs/>
                <w:sz w:val="22"/>
                <w:szCs w:val="22"/>
              </w:rPr>
              <w:t>Is there a reasonable possibility that exposure will have a significant adverse impact on the participants?</w:t>
            </w:r>
          </w:p>
        </w:tc>
        <w:tc>
          <w:tcPr>
            <w:tcW w:w="249" w:type="dxa"/>
            <w:tcBorders>
              <w:top w:val="nil"/>
              <w:bottom w:val="nil"/>
            </w:tcBorders>
            <w:shd w:val="clear" w:color="auto" w:fill="auto"/>
          </w:tcPr>
          <w:p w14:paraId="21D77573" w14:textId="77777777" w:rsidR="0091447D" w:rsidRPr="00D46E05" w:rsidRDefault="0091447D"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tcBorders>
              <w:top w:val="nil"/>
            </w:tcBorders>
            <w:shd w:val="clear" w:color="auto" w:fill="C6D9F1"/>
            <w:vAlign w:val="center"/>
          </w:tcPr>
          <w:p w14:paraId="61C18023" w14:textId="77777777" w:rsidR="0091447D" w:rsidRPr="00D46E05" w:rsidRDefault="0091447D"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 xml:space="preserve">Yes </w:t>
            </w:r>
          </w:p>
          <w:p w14:paraId="575DA3DE" w14:textId="77777777" w:rsidR="0091447D" w:rsidRPr="00D46E05" w:rsidRDefault="00BC2EB4"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Go to D9</w:t>
            </w:r>
            <w:r w:rsidR="0091447D" w:rsidRPr="00D46E05">
              <w:rPr>
                <w:rFonts w:asciiTheme="minorHAnsi" w:hAnsiTheme="minorHAnsi" w:cstheme="minorHAnsi"/>
                <w:spacing w:val="-2"/>
                <w:sz w:val="22"/>
                <w:szCs w:val="22"/>
              </w:rPr>
              <w:t>c</w:t>
            </w:r>
          </w:p>
        </w:tc>
        <w:tc>
          <w:tcPr>
            <w:tcW w:w="360" w:type="dxa"/>
            <w:tcBorders>
              <w:top w:val="nil"/>
            </w:tcBorders>
            <w:shd w:val="clear" w:color="auto" w:fill="C6D9F1"/>
            <w:vAlign w:val="center"/>
          </w:tcPr>
          <w:p w14:paraId="3E645DBB" w14:textId="77777777" w:rsidR="0091447D" w:rsidRPr="00D46E05" w:rsidRDefault="0091447D"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245" w:type="dxa"/>
            <w:tcBorders>
              <w:top w:val="nil"/>
              <w:bottom w:val="nil"/>
            </w:tcBorders>
            <w:shd w:val="clear" w:color="auto" w:fill="auto"/>
            <w:vAlign w:val="center"/>
          </w:tcPr>
          <w:p w14:paraId="2B6C9FDC" w14:textId="77777777" w:rsidR="0091447D" w:rsidRPr="00D46E05" w:rsidRDefault="0091447D"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tcBorders>
              <w:top w:val="nil"/>
            </w:tcBorders>
            <w:shd w:val="clear" w:color="auto" w:fill="C6D9F1"/>
            <w:vAlign w:val="center"/>
          </w:tcPr>
          <w:p w14:paraId="013D74FF" w14:textId="77777777" w:rsidR="0091447D" w:rsidRPr="00D46E05" w:rsidRDefault="0091447D"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p w14:paraId="2DBE0559" w14:textId="77777777" w:rsidR="0091447D" w:rsidRPr="00D46E05" w:rsidRDefault="0091447D" w:rsidP="00BC2EB4">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 xml:space="preserve">Go to </w:t>
            </w:r>
            <w:hyperlink w:anchor="D17" w:history="1">
              <w:r w:rsidR="0076612E" w:rsidRPr="00D46E05">
                <w:rPr>
                  <w:rStyle w:val="Hyperlink"/>
                  <w:rFonts w:asciiTheme="minorHAnsi" w:hAnsiTheme="minorHAnsi" w:cstheme="minorHAnsi"/>
                  <w:b/>
                  <w:sz w:val="22"/>
                  <w:szCs w:val="22"/>
                </w:rPr>
                <w:t>D17</w:t>
              </w:r>
            </w:hyperlink>
            <w:r w:rsidR="0076612E" w:rsidRPr="00D46E05">
              <w:rPr>
                <w:rFonts w:asciiTheme="minorHAnsi" w:hAnsiTheme="minorHAnsi" w:cstheme="minorHAnsi"/>
                <w:sz w:val="22"/>
                <w:szCs w:val="22"/>
              </w:rPr>
              <w:t xml:space="preserve"> then </w:t>
            </w:r>
            <w:hyperlink w:anchor="C12" w:history="1">
              <w:r w:rsidRPr="00D46E05">
                <w:rPr>
                  <w:rStyle w:val="Hyperlink"/>
                  <w:rFonts w:asciiTheme="minorHAnsi" w:hAnsiTheme="minorHAnsi" w:cstheme="minorHAnsi"/>
                  <w:b/>
                  <w:sz w:val="22"/>
                  <w:szCs w:val="22"/>
                </w:rPr>
                <w:t>C1</w:t>
              </w:r>
              <w:r w:rsidR="00BC2EB4" w:rsidRPr="00D46E05">
                <w:rPr>
                  <w:rStyle w:val="Hyperlink"/>
                  <w:rFonts w:asciiTheme="minorHAnsi" w:hAnsiTheme="minorHAnsi" w:cstheme="minorHAnsi"/>
                  <w:b/>
                  <w:sz w:val="22"/>
                  <w:szCs w:val="22"/>
                </w:rPr>
                <w:t>2</w:t>
              </w:r>
            </w:hyperlink>
          </w:p>
        </w:tc>
        <w:tc>
          <w:tcPr>
            <w:tcW w:w="360" w:type="dxa"/>
            <w:tcBorders>
              <w:top w:val="nil"/>
            </w:tcBorders>
            <w:shd w:val="clear" w:color="auto" w:fill="C6D9F1"/>
            <w:vAlign w:val="center"/>
          </w:tcPr>
          <w:p w14:paraId="6DDFEF56" w14:textId="1D47422A" w:rsidR="0091447D" w:rsidRPr="00D46E05" w:rsidRDefault="0009447F"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Pr>
                <w:rFonts w:asciiTheme="minorHAnsi" w:hAnsiTheme="minorHAnsi" w:cstheme="minorHAnsi"/>
                <w:spacing w:val="-2"/>
                <w:sz w:val="22"/>
                <w:szCs w:val="22"/>
              </w:rPr>
              <w:t>X</w:t>
            </w:r>
          </w:p>
        </w:tc>
      </w:tr>
      <w:tr w:rsidR="00680DB8" w:rsidRPr="00D46E05" w14:paraId="5487645D" w14:textId="77777777" w:rsidTr="00DB2173">
        <w:trPr>
          <w:cantSplit/>
          <w:trHeight w:val="340"/>
        </w:trPr>
        <w:tc>
          <w:tcPr>
            <w:tcW w:w="709" w:type="dxa"/>
            <w:tcBorders>
              <w:top w:val="nil"/>
              <w:left w:val="nil"/>
              <w:bottom w:val="nil"/>
            </w:tcBorders>
            <w:shd w:val="clear" w:color="auto" w:fill="auto"/>
            <w:vAlign w:val="center"/>
          </w:tcPr>
          <w:p w14:paraId="33A9BEA1" w14:textId="77777777" w:rsidR="00680DB8" w:rsidRPr="00D46E05" w:rsidRDefault="00680DB8" w:rsidP="006F51AE">
            <w:pPr>
              <w:tabs>
                <w:tab w:val="left" w:pos="5103"/>
                <w:tab w:val="left" w:pos="7117"/>
              </w:tabs>
              <w:suppressAutoHyphens/>
              <w:rPr>
                <w:rFonts w:asciiTheme="minorHAnsi" w:hAnsiTheme="minorHAnsi" w:cstheme="minorHAnsi"/>
                <w:spacing w:val="-2"/>
                <w:sz w:val="22"/>
                <w:szCs w:val="22"/>
              </w:rPr>
            </w:pPr>
          </w:p>
        </w:tc>
        <w:tc>
          <w:tcPr>
            <w:tcW w:w="851" w:type="dxa"/>
            <w:tcBorders>
              <w:top w:val="nil"/>
            </w:tcBorders>
            <w:shd w:val="clear" w:color="auto" w:fill="C6D9F1"/>
            <w:vAlign w:val="center"/>
          </w:tcPr>
          <w:p w14:paraId="1202FF5B" w14:textId="77777777" w:rsidR="00680DB8" w:rsidRPr="00D46E05" w:rsidRDefault="00680DB8" w:rsidP="00D97B14">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D</w:t>
            </w:r>
            <w:r w:rsidR="00D97B14" w:rsidRPr="00D46E05">
              <w:rPr>
                <w:rFonts w:asciiTheme="minorHAnsi" w:hAnsiTheme="minorHAnsi" w:cstheme="minorHAnsi"/>
                <w:spacing w:val="-2"/>
                <w:sz w:val="22"/>
                <w:szCs w:val="22"/>
              </w:rPr>
              <w:t>9</w:t>
            </w:r>
            <w:r w:rsidR="0091447D" w:rsidRPr="00D46E05">
              <w:rPr>
                <w:rFonts w:asciiTheme="minorHAnsi" w:hAnsiTheme="minorHAnsi" w:cstheme="minorHAnsi"/>
                <w:spacing w:val="-2"/>
                <w:sz w:val="22"/>
                <w:szCs w:val="22"/>
              </w:rPr>
              <w:t>c</w:t>
            </w:r>
          </w:p>
        </w:tc>
        <w:tc>
          <w:tcPr>
            <w:tcW w:w="4913" w:type="dxa"/>
            <w:tcBorders>
              <w:top w:val="nil"/>
            </w:tcBorders>
            <w:shd w:val="clear" w:color="auto" w:fill="C6D9F1"/>
            <w:vAlign w:val="center"/>
          </w:tcPr>
          <w:p w14:paraId="180B09DF" w14:textId="77777777" w:rsidR="00680DB8" w:rsidRPr="00D46E05" w:rsidRDefault="0008654B" w:rsidP="006F51AE">
            <w:pPr>
              <w:rPr>
                <w:rFonts w:asciiTheme="minorHAnsi" w:hAnsiTheme="minorHAnsi" w:cstheme="minorHAnsi"/>
                <w:sz w:val="22"/>
                <w:szCs w:val="22"/>
              </w:rPr>
            </w:pPr>
            <w:r w:rsidRPr="00D46E05">
              <w:rPr>
                <w:rFonts w:asciiTheme="minorHAnsi" w:hAnsiTheme="minorHAnsi" w:cstheme="minorHAnsi"/>
                <w:bCs/>
                <w:sz w:val="22"/>
                <w:szCs w:val="22"/>
              </w:rPr>
              <w:t>Will there be an appropriate screening process of the potential participants to identify those at a higher risk?</w:t>
            </w:r>
          </w:p>
        </w:tc>
        <w:tc>
          <w:tcPr>
            <w:tcW w:w="249" w:type="dxa"/>
            <w:tcBorders>
              <w:top w:val="nil"/>
              <w:bottom w:val="nil"/>
            </w:tcBorders>
            <w:shd w:val="clear" w:color="auto" w:fill="auto"/>
          </w:tcPr>
          <w:p w14:paraId="7A86723F" w14:textId="77777777" w:rsidR="00680DB8" w:rsidRPr="00D46E05" w:rsidRDefault="00680DB8"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tcBorders>
              <w:top w:val="nil"/>
            </w:tcBorders>
            <w:shd w:val="clear" w:color="auto" w:fill="C6D9F1"/>
            <w:vAlign w:val="center"/>
          </w:tcPr>
          <w:p w14:paraId="12D9CA9C" w14:textId="77777777" w:rsidR="00680DB8" w:rsidRPr="00D46E05" w:rsidRDefault="00680DB8"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p w14:paraId="483E6F8E" w14:textId="77777777" w:rsidR="00680DB8" w:rsidRPr="00D46E05" w:rsidRDefault="00E71E5C" w:rsidP="00BC2EB4">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D17" w:history="1">
              <w:r w:rsidRPr="00D46E05">
                <w:rPr>
                  <w:rStyle w:val="Hyperlink"/>
                  <w:rFonts w:asciiTheme="minorHAnsi" w:hAnsiTheme="minorHAnsi" w:cstheme="minorHAnsi"/>
                  <w:b/>
                  <w:sz w:val="22"/>
                  <w:szCs w:val="22"/>
                </w:rPr>
                <w:t>D1</w:t>
              </w:r>
              <w:r w:rsidR="00BC2EB4" w:rsidRPr="00D46E05">
                <w:rPr>
                  <w:rStyle w:val="Hyperlink"/>
                  <w:rFonts w:asciiTheme="minorHAnsi" w:hAnsiTheme="minorHAnsi" w:cstheme="minorHAnsi"/>
                  <w:b/>
                  <w:sz w:val="22"/>
                  <w:szCs w:val="22"/>
                </w:rPr>
                <w:t>7</w:t>
              </w:r>
            </w:hyperlink>
            <w:r w:rsidRPr="00D46E05">
              <w:rPr>
                <w:rFonts w:asciiTheme="minorHAnsi" w:hAnsiTheme="minorHAnsi" w:cstheme="minorHAnsi"/>
                <w:sz w:val="22"/>
                <w:szCs w:val="22"/>
              </w:rPr>
              <w:t xml:space="preserve"> then </w:t>
            </w:r>
            <w:r w:rsidR="00073241" w:rsidRPr="00D46E05">
              <w:rPr>
                <w:rFonts w:asciiTheme="minorHAnsi" w:hAnsiTheme="minorHAnsi" w:cstheme="minorHAnsi"/>
                <w:sz w:val="22"/>
                <w:szCs w:val="22"/>
              </w:rPr>
              <w:t>D</w:t>
            </w:r>
            <w:r w:rsidR="00B82BF6" w:rsidRPr="00D46E05">
              <w:rPr>
                <w:rFonts w:asciiTheme="minorHAnsi" w:hAnsiTheme="minorHAnsi" w:cstheme="minorHAnsi"/>
                <w:sz w:val="22"/>
                <w:szCs w:val="22"/>
              </w:rPr>
              <w:t>9</w:t>
            </w:r>
            <w:r w:rsidR="0091447D" w:rsidRPr="00D46E05">
              <w:rPr>
                <w:rFonts w:asciiTheme="minorHAnsi" w:hAnsiTheme="minorHAnsi" w:cstheme="minorHAnsi"/>
                <w:sz w:val="22"/>
                <w:szCs w:val="22"/>
              </w:rPr>
              <w:t>d</w:t>
            </w:r>
          </w:p>
        </w:tc>
        <w:tc>
          <w:tcPr>
            <w:tcW w:w="360" w:type="dxa"/>
            <w:tcBorders>
              <w:top w:val="nil"/>
            </w:tcBorders>
            <w:shd w:val="clear" w:color="auto" w:fill="C6D9F1"/>
            <w:vAlign w:val="center"/>
          </w:tcPr>
          <w:p w14:paraId="1E4A6CDC" w14:textId="77777777" w:rsidR="00680DB8" w:rsidRPr="00D46E05" w:rsidRDefault="00680DB8"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245" w:type="dxa"/>
            <w:tcBorders>
              <w:top w:val="nil"/>
              <w:bottom w:val="nil"/>
            </w:tcBorders>
            <w:shd w:val="clear" w:color="auto" w:fill="auto"/>
            <w:vAlign w:val="center"/>
          </w:tcPr>
          <w:p w14:paraId="283EF855" w14:textId="77777777" w:rsidR="00680DB8" w:rsidRPr="00D46E05" w:rsidRDefault="00680DB8"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tcBorders>
              <w:top w:val="nil"/>
            </w:tcBorders>
            <w:shd w:val="clear" w:color="auto" w:fill="C6D9F1"/>
            <w:vAlign w:val="center"/>
          </w:tcPr>
          <w:p w14:paraId="12C9A881" w14:textId="77777777" w:rsidR="00680DB8" w:rsidRPr="00D46E05" w:rsidRDefault="00680DB8"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p w14:paraId="5D520540" w14:textId="77777777" w:rsidR="00680DB8" w:rsidRPr="00D46E05" w:rsidRDefault="00680DB8" w:rsidP="00BC2EB4">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D19" w:history="1">
              <w:r w:rsidR="00220A70" w:rsidRPr="00D46E05">
                <w:rPr>
                  <w:rStyle w:val="Hyperlink"/>
                  <w:rFonts w:asciiTheme="minorHAnsi" w:hAnsiTheme="minorHAnsi" w:cstheme="minorHAnsi"/>
                  <w:b/>
                  <w:sz w:val="22"/>
                  <w:szCs w:val="22"/>
                </w:rPr>
                <w:t>D</w:t>
              </w:r>
              <w:r w:rsidR="008C15DB" w:rsidRPr="00D46E05">
                <w:rPr>
                  <w:rStyle w:val="Hyperlink"/>
                  <w:rFonts w:asciiTheme="minorHAnsi" w:hAnsiTheme="minorHAnsi" w:cstheme="minorHAnsi"/>
                  <w:b/>
                  <w:sz w:val="22"/>
                  <w:szCs w:val="22"/>
                </w:rPr>
                <w:t>1</w:t>
              </w:r>
              <w:r w:rsidR="00BC2EB4" w:rsidRPr="00D46E05">
                <w:rPr>
                  <w:rStyle w:val="Hyperlink"/>
                  <w:rFonts w:asciiTheme="minorHAnsi" w:hAnsiTheme="minorHAnsi" w:cstheme="minorHAnsi"/>
                  <w:b/>
                  <w:sz w:val="22"/>
                  <w:szCs w:val="22"/>
                </w:rPr>
                <w:t>9</w:t>
              </w:r>
            </w:hyperlink>
          </w:p>
        </w:tc>
        <w:tc>
          <w:tcPr>
            <w:tcW w:w="360" w:type="dxa"/>
            <w:tcBorders>
              <w:top w:val="nil"/>
            </w:tcBorders>
            <w:shd w:val="clear" w:color="auto" w:fill="C6D9F1"/>
            <w:vAlign w:val="center"/>
          </w:tcPr>
          <w:p w14:paraId="2EA03E6B" w14:textId="77777777" w:rsidR="00680DB8" w:rsidRPr="00D46E05" w:rsidRDefault="00680DB8"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r>
    </w:tbl>
    <w:p w14:paraId="6922274A" w14:textId="77777777" w:rsidR="00680DB8" w:rsidRPr="00D46E05" w:rsidRDefault="00680DB8" w:rsidP="00E44E8C">
      <w:pPr>
        <w:tabs>
          <w:tab w:val="left" w:pos="1080"/>
        </w:tabs>
        <w:ind w:left="851"/>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 xml:space="preserve">If appropriate, will potential participants be screened </w:t>
      </w:r>
      <w:r w:rsidR="007155CC" w:rsidRPr="00D46E05">
        <w:rPr>
          <w:rFonts w:asciiTheme="minorHAnsi" w:hAnsiTheme="minorHAnsi" w:cstheme="minorHAnsi"/>
          <w:vanish/>
          <w:color w:val="0000FF"/>
          <w:sz w:val="22"/>
          <w:szCs w:val="22"/>
        </w:rPr>
        <w:t xml:space="preserve">for possible </w:t>
      </w:r>
      <w:r w:rsidRPr="00D46E05">
        <w:rPr>
          <w:rFonts w:asciiTheme="minorHAnsi" w:hAnsiTheme="minorHAnsi" w:cstheme="minorHAnsi"/>
          <w:vanish/>
          <w:color w:val="0000FF"/>
          <w:sz w:val="22"/>
          <w:szCs w:val="22"/>
        </w:rPr>
        <w:t xml:space="preserve">complicating </w:t>
      </w:r>
      <w:r w:rsidR="00B94485" w:rsidRPr="00D46E05">
        <w:rPr>
          <w:rFonts w:asciiTheme="minorHAnsi" w:hAnsiTheme="minorHAnsi" w:cstheme="minorHAnsi"/>
          <w:vanish/>
          <w:color w:val="0000FF"/>
          <w:sz w:val="22"/>
          <w:szCs w:val="22"/>
        </w:rPr>
        <w:t xml:space="preserve">mental </w:t>
      </w:r>
      <w:r w:rsidRPr="00D46E05">
        <w:rPr>
          <w:rFonts w:asciiTheme="minorHAnsi" w:hAnsiTheme="minorHAnsi" w:cstheme="minorHAnsi"/>
          <w:vanish/>
          <w:color w:val="0000FF"/>
          <w:sz w:val="22"/>
          <w:szCs w:val="22"/>
        </w:rPr>
        <w:t>health factors?</w:t>
      </w:r>
      <w:r w:rsidR="00E44E8C" w:rsidRPr="00D46E05">
        <w:rPr>
          <w:rFonts w:asciiTheme="minorHAnsi" w:hAnsiTheme="minorHAnsi" w:cstheme="minorHAnsi"/>
          <w:vanish/>
          <w:color w:val="0000FF"/>
          <w:sz w:val="22"/>
          <w:szCs w:val="22"/>
        </w:rPr>
        <w:t xml:space="preserve"> If Yes, ensure you provide a copy of the screening document.</w:t>
      </w:r>
    </w:p>
    <w:p w14:paraId="5E4A241D" w14:textId="77777777" w:rsidR="00D14B5A" w:rsidRPr="00D46E05" w:rsidRDefault="00D14B5A" w:rsidP="00D60B72">
      <w:pPr>
        <w:tabs>
          <w:tab w:val="left" w:pos="1080"/>
          <w:tab w:val="left" w:pos="1620"/>
        </w:tabs>
        <w:ind w:left="1620"/>
        <w:rPr>
          <w:rFonts w:asciiTheme="minorHAnsi" w:hAnsiTheme="minorHAnsi" w:cstheme="minorHAnsi"/>
          <w:vanish/>
          <w:color w:val="0000FF"/>
          <w:sz w:val="22"/>
          <w:szCs w:val="22"/>
        </w:rPr>
      </w:pPr>
    </w:p>
    <w:tbl>
      <w:tblPr>
        <w:tblW w:w="98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ayout w:type="fixed"/>
        <w:tblLook w:val="0000" w:firstRow="0" w:lastRow="0" w:firstColumn="0" w:lastColumn="0" w:noHBand="0" w:noVBand="0"/>
      </w:tblPr>
      <w:tblGrid>
        <w:gridCol w:w="709"/>
        <w:gridCol w:w="851"/>
        <w:gridCol w:w="4913"/>
        <w:gridCol w:w="249"/>
        <w:gridCol w:w="1080"/>
        <w:gridCol w:w="360"/>
        <w:gridCol w:w="245"/>
        <w:gridCol w:w="1080"/>
        <w:gridCol w:w="360"/>
      </w:tblGrid>
      <w:tr w:rsidR="00B94485" w:rsidRPr="00D46E05" w14:paraId="02CD277D" w14:textId="77777777" w:rsidTr="00DB2173">
        <w:trPr>
          <w:cantSplit/>
          <w:trHeight w:val="340"/>
        </w:trPr>
        <w:tc>
          <w:tcPr>
            <w:tcW w:w="709" w:type="dxa"/>
            <w:tcBorders>
              <w:top w:val="nil"/>
              <w:left w:val="nil"/>
              <w:bottom w:val="nil"/>
            </w:tcBorders>
            <w:shd w:val="clear" w:color="auto" w:fill="auto"/>
            <w:vAlign w:val="center"/>
          </w:tcPr>
          <w:p w14:paraId="5D584B65" w14:textId="77777777" w:rsidR="00B94485" w:rsidRPr="00D46E05" w:rsidRDefault="00B94485" w:rsidP="006F51AE">
            <w:pPr>
              <w:tabs>
                <w:tab w:val="left" w:pos="5103"/>
                <w:tab w:val="left" w:pos="7117"/>
              </w:tabs>
              <w:suppressAutoHyphens/>
              <w:rPr>
                <w:rFonts w:asciiTheme="minorHAnsi" w:hAnsiTheme="minorHAnsi" w:cstheme="minorHAnsi"/>
                <w:spacing w:val="-2"/>
                <w:sz w:val="22"/>
                <w:szCs w:val="22"/>
              </w:rPr>
            </w:pPr>
          </w:p>
        </w:tc>
        <w:tc>
          <w:tcPr>
            <w:tcW w:w="851" w:type="dxa"/>
            <w:tcBorders>
              <w:top w:val="nil"/>
            </w:tcBorders>
            <w:shd w:val="clear" w:color="auto" w:fill="C6D9F1"/>
            <w:vAlign w:val="center"/>
          </w:tcPr>
          <w:p w14:paraId="1F5139E2" w14:textId="77777777" w:rsidR="00B94485" w:rsidRPr="00D46E05" w:rsidRDefault="00B94485" w:rsidP="00D97B14">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D</w:t>
            </w:r>
            <w:r w:rsidR="00D97B14" w:rsidRPr="00D46E05">
              <w:rPr>
                <w:rFonts w:asciiTheme="minorHAnsi" w:hAnsiTheme="minorHAnsi" w:cstheme="minorHAnsi"/>
                <w:spacing w:val="-2"/>
                <w:sz w:val="22"/>
                <w:szCs w:val="22"/>
              </w:rPr>
              <w:t>9</w:t>
            </w:r>
            <w:r w:rsidR="0091447D" w:rsidRPr="00D46E05">
              <w:rPr>
                <w:rFonts w:asciiTheme="minorHAnsi" w:hAnsiTheme="minorHAnsi" w:cstheme="minorHAnsi"/>
                <w:spacing w:val="-2"/>
                <w:sz w:val="22"/>
                <w:szCs w:val="22"/>
              </w:rPr>
              <w:t>d</w:t>
            </w:r>
          </w:p>
        </w:tc>
        <w:tc>
          <w:tcPr>
            <w:tcW w:w="4913" w:type="dxa"/>
            <w:tcBorders>
              <w:top w:val="nil"/>
            </w:tcBorders>
            <w:shd w:val="clear" w:color="auto" w:fill="C6D9F1"/>
            <w:vAlign w:val="center"/>
          </w:tcPr>
          <w:p w14:paraId="0A2664ED" w14:textId="77777777" w:rsidR="00B94485" w:rsidRPr="00D46E05" w:rsidRDefault="00051B53" w:rsidP="0091447D">
            <w:pPr>
              <w:rPr>
                <w:rFonts w:asciiTheme="minorHAnsi" w:hAnsiTheme="minorHAnsi" w:cstheme="minorHAnsi"/>
                <w:sz w:val="22"/>
                <w:szCs w:val="22"/>
              </w:rPr>
            </w:pPr>
            <w:r w:rsidRPr="00D46E05">
              <w:rPr>
                <w:rFonts w:asciiTheme="minorHAnsi" w:hAnsiTheme="minorHAnsi" w:cstheme="minorHAnsi"/>
                <w:bCs/>
                <w:sz w:val="22"/>
                <w:szCs w:val="22"/>
              </w:rPr>
              <w:t xml:space="preserve">Is the exposure likely to </w:t>
            </w:r>
            <w:r w:rsidR="0091447D" w:rsidRPr="00D46E05">
              <w:rPr>
                <w:rFonts w:asciiTheme="minorHAnsi" w:hAnsiTheme="minorHAnsi" w:cstheme="minorHAnsi"/>
                <w:bCs/>
                <w:sz w:val="22"/>
                <w:szCs w:val="22"/>
              </w:rPr>
              <w:t>be</w:t>
            </w:r>
            <w:r w:rsidR="009457B8" w:rsidRPr="00D46E05">
              <w:rPr>
                <w:rFonts w:asciiTheme="minorHAnsi" w:hAnsiTheme="minorHAnsi" w:cstheme="minorHAnsi"/>
                <w:bCs/>
                <w:sz w:val="22"/>
                <w:szCs w:val="22"/>
              </w:rPr>
              <w:t xml:space="preserve"> life threatening?</w:t>
            </w:r>
            <w:r w:rsidR="00B94485" w:rsidRPr="00D46E05">
              <w:rPr>
                <w:rFonts w:asciiTheme="minorHAnsi" w:hAnsiTheme="minorHAnsi" w:cstheme="minorHAnsi"/>
                <w:bCs/>
                <w:sz w:val="22"/>
                <w:szCs w:val="22"/>
              </w:rPr>
              <w:t xml:space="preserve">  </w:t>
            </w:r>
          </w:p>
        </w:tc>
        <w:tc>
          <w:tcPr>
            <w:tcW w:w="249" w:type="dxa"/>
            <w:tcBorders>
              <w:top w:val="nil"/>
              <w:bottom w:val="nil"/>
            </w:tcBorders>
            <w:shd w:val="clear" w:color="auto" w:fill="auto"/>
          </w:tcPr>
          <w:p w14:paraId="7DFA990F" w14:textId="77777777" w:rsidR="00B94485" w:rsidRPr="00D46E05" w:rsidRDefault="00B94485"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tcBorders>
              <w:top w:val="nil"/>
            </w:tcBorders>
            <w:shd w:val="clear" w:color="auto" w:fill="C6D9F1"/>
            <w:vAlign w:val="center"/>
          </w:tcPr>
          <w:p w14:paraId="11CEC0CC" w14:textId="77777777" w:rsidR="00B94485" w:rsidRPr="00D46E05" w:rsidRDefault="00B94485"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p w14:paraId="43C71E9C" w14:textId="77777777" w:rsidR="00B94485" w:rsidRPr="00D46E05" w:rsidRDefault="00B94485" w:rsidP="00BC2EB4">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D19" w:history="1">
              <w:r w:rsidR="008C15DB" w:rsidRPr="00D46E05">
                <w:rPr>
                  <w:rStyle w:val="Hyperlink"/>
                  <w:rFonts w:asciiTheme="minorHAnsi" w:hAnsiTheme="minorHAnsi" w:cstheme="minorHAnsi"/>
                  <w:b/>
                  <w:sz w:val="22"/>
                  <w:szCs w:val="22"/>
                </w:rPr>
                <w:t>D1</w:t>
              </w:r>
              <w:r w:rsidR="00BC2EB4" w:rsidRPr="00D46E05">
                <w:rPr>
                  <w:rStyle w:val="Hyperlink"/>
                  <w:rFonts w:asciiTheme="minorHAnsi" w:hAnsiTheme="minorHAnsi" w:cstheme="minorHAnsi"/>
                  <w:b/>
                  <w:sz w:val="22"/>
                  <w:szCs w:val="22"/>
                </w:rPr>
                <w:t>9</w:t>
              </w:r>
            </w:hyperlink>
          </w:p>
        </w:tc>
        <w:tc>
          <w:tcPr>
            <w:tcW w:w="360" w:type="dxa"/>
            <w:tcBorders>
              <w:top w:val="nil"/>
            </w:tcBorders>
            <w:shd w:val="clear" w:color="auto" w:fill="C6D9F1"/>
            <w:vAlign w:val="center"/>
          </w:tcPr>
          <w:p w14:paraId="48EE31F8" w14:textId="77777777" w:rsidR="00B94485" w:rsidRPr="00D46E05" w:rsidRDefault="00B94485"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245" w:type="dxa"/>
            <w:tcBorders>
              <w:top w:val="nil"/>
              <w:bottom w:val="nil"/>
            </w:tcBorders>
            <w:shd w:val="clear" w:color="auto" w:fill="auto"/>
            <w:vAlign w:val="center"/>
          </w:tcPr>
          <w:p w14:paraId="74FFD520" w14:textId="77777777" w:rsidR="00B94485" w:rsidRPr="00D46E05" w:rsidRDefault="00B94485"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tcBorders>
              <w:top w:val="nil"/>
            </w:tcBorders>
            <w:shd w:val="clear" w:color="auto" w:fill="C6D9F1"/>
            <w:vAlign w:val="center"/>
          </w:tcPr>
          <w:p w14:paraId="15A02B42" w14:textId="77777777" w:rsidR="00B94485" w:rsidRPr="00D46E05" w:rsidRDefault="00B94485"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p w14:paraId="3CA83567" w14:textId="77777777" w:rsidR="00B94485" w:rsidRPr="00D46E05" w:rsidRDefault="00B94485" w:rsidP="00BC2EB4">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D17" w:history="1">
              <w:r w:rsidR="007E6CAD" w:rsidRPr="00D46E05">
                <w:rPr>
                  <w:rStyle w:val="Hyperlink"/>
                  <w:rFonts w:asciiTheme="minorHAnsi" w:hAnsiTheme="minorHAnsi" w:cstheme="minorHAnsi"/>
                  <w:b/>
                  <w:sz w:val="22"/>
                  <w:szCs w:val="22"/>
                </w:rPr>
                <w:t>D1</w:t>
              </w:r>
              <w:r w:rsidR="00BC2EB4" w:rsidRPr="00D46E05">
                <w:rPr>
                  <w:rStyle w:val="Hyperlink"/>
                  <w:rFonts w:asciiTheme="minorHAnsi" w:hAnsiTheme="minorHAnsi" w:cstheme="minorHAnsi"/>
                  <w:b/>
                  <w:sz w:val="22"/>
                  <w:szCs w:val="22"/>
                </w:rPr>
                <w:t>7</w:t>
              </w:r>
            </w:hyperlink>
            <w:r w:rsidRPr="00D46E05">
              <w:rPr>
                <w:rFonts w:asciiTheme="minorHAnsi" w:hAnsiTheme="minorHAnsi" w:cstheme="minorHAnsi"/>
                <w:sz w:val="22"/>
                <w:szCs w:val="22"/>
              </w:rPr>
              <w:t xml:space="preserve"> then </w:t>
            </w:r>
            <w:hyperlink w:anchor="C12" w:history="1">
              <w:r w:rsidRPr="00D46E05">
                <w:rPr>
                  <w:rStyle w:val="Hyperlink"/>
                  <w:rFonts w:asciiTheme="minorHAnsi" w:hAnsiTheme="minorHAnsi" w:cstheme="minorHAnsi"/>
                  <w:b/>
                  <w:sz w:val="22"/>
                  <w:szCs w:val="22"/>
                </w:rPr>
                <w:t>C1</w:t>
              </w:r>
              <w:r w:rsidR="00BC2EB4" w:rsidRPr="00D46E05">
                <w:rPr>
                  <w:rStyle w:val="Hyperlink"/>
                  <w:rFonts w:asciiTheme="minorHAnsi" w:hAnsiTheme="minorHAnsi" w:cstheme="minorHAnsi"/>
                  <w:b/>
                  <w:sz w:val="22"/>
                  <w:szCs w:val="22"/>
                </w:rPr>
                <w:t>2</w:t>
              </w:r>
            </w:hyperlink>
          </w:p>
        </w:tc>
        <w:tc>
          <w:tcPr>
            <w:tcW w:w="360" w:type="dxa"/>
            <w:tcBorders>
              <w:top w:val="nil"/>
            </w:tcBorders>
            <w:shd w:val="clear" w:color="auto" w:fill="C6D9F1"/>
            <w:vAlign w:val="center"/>
          </w:tcPr>
          <w:p w14:paraId="1C1593A0" w14:textId="77777777" w:rsidR="00B94485" w:rsidRPr="00D46E05" w:rsidRDefault="00B94485"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r>
    </w:tbl>
    <w:p w14:paraId="13708908" w14:textId="77777777" w:rsidR="00C2556D" w:rsidRPr="00D46E05" w:rsidRDefault="00A757A6" w:rsidP="00E44E8C">
      <w:pPr>
        <w:tabs>
          <w:tab w:val="left" w:pos="1080"/>
        </w:tabs>
        <w:ind w:left="851"/>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Would a reasonable person attach significance to exposure to the stress?</w:t>
      </w:r>
    </w:p>
    <w:p w14:paraId="5F45A83C" w14:textId="77777777" w:rsidR="00A757A6" w:rsidRPr="00D46E05" w:rsidRDefault="00A757A6" w:rsidP="00E44E8C">
      <w:pPr>
        <w:tabs>
          <w:tab w:val="left" w:pos="1080"/>
        </w:tabs>
        <w:ind w:left="851"/>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 xml:space="preserve">The question of significance should be based upon </w:t>
      </w:r>
      <w:r w:rsidR="00C2556D" w:rsidRPr="00D46E05">
        <w:rPr>
          <w:rFonts w:asciiTheme="minorHAnsi" w:hAnsiTheme="minorHAnsi" w:cstheme="minorHAnsi"/>
          <w:vanish/>
          <w:color w:val="0000FF"/>
          <w:sz w:val="22"/>
          <w:szCs w:val="22"/>
        </w:rPr>
        <w:t xml:space="preserve">severity, probability of it occurring, duration, </w:t>
      </w:r>
      <w:r w:rsidR="00BA087F" w:rsidRPr="00D46E05">
        <w:rPr>
          <w:rFonts w:asciiTheme="minorHAnsi" w:hAnsiTheme="minorHAnsi" w:cstheme="minorHAnsi"/>
          <w:vanish/>
          <w:color w:val="0000FF"/>
          <w:sz w:val="22"/>
          <w:szCs w:val="22"/>
        </w:rPr>
        <w:t>impact upon quality of life, enduring implications and stigma</w:t>
      </w:r>
      <w:r w:rsidRPr="00D46E05">
        <w:rPr>
          <w:rFonts w:asciiTheme="minorHAnsi" w:hAnsiTheme="minorHAnsi" w:cstheme="minorHAnsi"/>
          <w:vanish/>
          <w:color w:val="0000FF"/>
          <w:sz w:val="22"/>
          <w:szCs w:val="22"/>
        </w:rPr>
        <w:t>.</w:t>
      </w:r>
      <w:r w:rsidR="00C2556D" w:rsidRPr="00D46E05">
        <w:rPr>
          <w:rFonts w:asciiTheme="minorHAnsi" w:hAnsiTheme="minorHAnsi" w:cstheme="minorHAnsi"/>
          <w:vanish/>
          <w:color w:val="0000FF"/>
          <w:sz w:val="22"/>
          <w:szCs w:val="22"/>
        </w:rPr>
        <w:t xml:space="preserve">  </w:t>
      </w:r>
    </w:p>
    <w:p w14:paraId="0E53FCB6" w14:textId="77777777" w:rsidR="00ED5EFE" w:rsidRPr="00D46E05" w:rsidRDefault="00ED5EFE" w:rsidP="00ED5EFE">
      <w:pPr>
        <w:tabs>
          <w:tab w:val="left" w:pos="1800"/>
        </w:tabs>
        <w:rPr>
          <w:rFonts w:asciiTheme="minorHAnsi" w:hAnsiTheme="minorHAnsi" w:cstheme="minorHAnsi"/>
          <w:sz w:val="22"/>
          <w:szCs w:val="22"/>
        </w:rPr>
      </w:pPr>
    </w:p>
    <w:tbl>
      <w:tblPr>
        <w:tblW w:w="984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ayout w:type="fixed"/>
        <w:tblLook w:val="0000" w:firstRow="0" w:lastRow="0" w:firstColumn="0" w:lastColumn="0" w:noHBand="0" w:noVBand="0"/>
      </w:tblPr>
      <w:tblGrid>
        <w:gridCol w:w="709"/>
        <w:gridCol w:w="851"/>
        <w:gridCol w:w="4920"/>
        <w:gridCol w:w="245"/>
        <w:gridCol w:w="1080"/>
        <w:gridCol w:w="360"/>
        <w:gridCol w:w="236"/>
        <w:gridCol w:w="1080"/>
        <w:gridCol w:w="360"/>
      </w:tblGrid>
      <w:tr w:rsidR="00C84380" w:rsidRPr="00D46E05" w14:paraId="69436C05" w14:textId="77777777" w:rsidTr="006D4684">
        <w:trPr>
          <w:cantSplit/>
          <w:trHeight w:val="340"/>
        </w:trPr>
        <w:tc>
          <w:tcPr>
            <w:tcW w:w="709" w:type="dxa"/>
            <w:tcBorders>
              <w:right w:val="single" w:sz="4" w:space="0" w:color="auto"/>
            </w:tcBorders>
            <w:shd w:val="clear" w:color="auto" w:fill="CCC0D9"/>
            <w:vAlign w:val="center"/>
          </w:tcPr>
          <w:p w14:paraId="47128FB5" w14:textId="77777777" w:rsidR="00C84380" w:rsidRPr="00D46E05" w:rsidRDefault="00C84380" w:rsidP="00D97B14">
            <w:pPr>
              <w:tabs>
                <w:tab w:val="left" w:pos="5103"/>
                <w:tab w:val="left" w:pos="7117"/>
              </w:tabs>
              <w:suppressAutoHyphens/>
              <w:rPr>
                <w:rFonts w:asciiTheme="minorHAnsi" w:hAnsiTheme="minorHAnsi" w:cstheme="minorHAnsi"/>
                <w:spacing w:val="-2"/>
                <w:sz w:val="22"/>
                <w:szCs w:val="22"/>
              </w:rPr>
            </w:pPr>
            <w:bookmarkStart w:id="39" w:name="D10"/>
            <w:r w:rsidRPr="00D46E05">
              <w:rPr>
                <w:rFonts w:asciiTheme="minorHAnsi" w:hAnsiTheme="minorHAnsi" w:cstheme="minorHAnsi"/>
                <w:spacing w:val="-2"/>
                <w:sz w:val="22"/>
                <w:szCs w:val="22"/>
              </w:rPr>
              <w:t>D</w:t>
            </w:r>
            <w:r w:rsidR="00D97B14" w:rsidRPr="00D46E05">
              <w:rPr>
                <w:rFonts w:asciiTheme="minorHAnsi" w:hAnsiTheme="minorHAnsi" w:cstheme="minorHAnsi"/>
                <w:spacing w:val="-2"/>
                <w:sz w:val="22"/>
                <w:szCs w:val="22"/>
              </w:rPr>
              <w:t>10</w:t>
            </w:r>
            <w:bookmarkEnd w:id="39"/>
          </w:p>
        </w:tc>
        <w:tc>
          <w:tcPr>
            <w:tcW w:w="851" w:type="dxa"/>
            <w:tcBorders>
              <w:right w:val="single" w:sz="4" w:space="0" w:color="auto"/>
            </w:tcBorders>
            <w:shd w:val="clear" w:color="auto" w:fill="CCC0D9"/>
            <w:vAlign w:val="center"/>
          </w:tcPr>
          <w:p w14:paraId="2E1FF86F" w14:textId="77777777" w:rsidR="00C84380" w:rsidRPr="00D46E05" w:rsidRDefault="00C84380" w:rsidP="00D97B14">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D</w:t>
            </w:r>
            <w:r w:rsidR="00D97B14" w:rsidRPr="00D46E05">
              <w:rPr>
                <w:rFonts w:asciiTheme="minorHAnsi" w:hAnsiTheme="minorHAnsi" w:cstheme="minorHAnsi"/>
                <w:spacing w:val="-2"/>
                <w:sz w:val="22"/>
                <w:szCs w:val="22"/>
              </w:rPr>
              <w:t>10</w:t>
            </w:r>
            <w:r w:rsidRPr="00D46E05">
              <w:rPr>
                <w:rFonts w:asciiTheme="minorHAnsi" w:hAnsiTheme="minorHAnsi" w:cstheme="minorHAnsi"/>
                <w:spacing w:val="-2"/>
                <w:sz w:val="22"/>
                <w:szCs w:val="22"/>
              </w:rPr>
              <w:t>a</w:t>
            </w:r>
          </w:p>
        </w:tc>
        <w:tc>
          <w:tcPr>
            <w:tcW w:w="4920" w:type="dxa"/>
            <w:tcBorders>
              <w:left w:val="single" w:sz="4" w:space="0" w:color="auto"/>
            </w:tcBorders>
            <w:shd w:val="clear" w:color="auto" w:fill="CCC0D9"/>
            <w:vAlign w:val="center"/>
          </w:tcPr>
          <w:p w14:paraId="1B8A8076" w14:textId="77777777" w:rsidR="00C84380" w:rsidRPr="00D46E05" w:rsidRDefault="00A977D8" w:rsidP="006F51AE">
            <w:pPr>
              <w:rPr>
                <w:rFonts w:asciiTheme="minorHAnsi" w:hAnsiTheme="minorHAnsi" w:cstheme="minorHAnsi"/>
                <w:sz w:val="22"/>
                <w:szCs w:val="22"/>
              </w:rPr>
            </w:pPr>
            <w:r w:rsidRPr="00D46E05">
              <w:rPr>
                <w:rFonts w:asciiTheme="minorHAnsi" w:hAnsiTheme="minorHAnsi" w:cstheme="minorHAnsi"/>
                <w:bCs/>
                <w:sz w:val="22"/>
                <w:szCs w:val="22"/>
              </w:rPr>
              <w:t>Will</w:t>
            </w:r>
            <w:r w:rsidR="00C84380" w:rsidRPr="00D46E05">
              <w:rPr>
                <w:rFonts w:asciiTheme="minorHAnsi" w:hAnsiTheme="minorHAnsi" w:cstheme="minorHAnsi"/>
                <w:bCs/>
                <w:sz w:val="22"/>
                <w:szCs w:val="22"/>
              </w:rPr>
              <w:t xml:space="preserve"> prior warning</w:t>
            </w:r>
            <w:r w:rsidRPr="00D46E05">
              <w:rPr>
                <w:rFonts w:asciiTheme="minorHAnsi" w:hAnsiTheme="minorHAnsi" w:cstheme="minorHAnsi"/>
                <w:bCs/>
                <w:sz w:val="22"/>
                <w:szCs w:val="22"/>
              </w:rPr>
              <w:t xml:space="preserve"> be</w:t>
            </w:r>
            <w:r w:rsidR="00C84380" w:rsidRPr="00D46E05">
              <w:rPr>
                <w:rFonts w:asciiTheme="minorHAnsi" w:hAnsiTheme="minorHAnsi" w:cstheme="minorHAnsi"/>
                <w:bCs/>
                <w:sz w:val="22"/>
                <w:szCs w:val="22"/>
              </w:rPr>
              <w:t xml:space="preserve"> given to potential participants?</w:t>
            </w:r>
          </w:p>
        </w:tc>
        <w:tc>
          <w:tcPr>
            <w:tcW w:w="245" w:type="dxa"/>
            <w:tcBorders>
              <w:top w:val="nil"/>
              <w:bottom w:val="nil"/>
            </w:tcBorders>
            <w:shd w:val="clear" w:color="auto" w:fill="auto"/>
          </w:tcPr>
          <w:p w14:paraId="2B6EE2F2" w14:textId="77777777" w:rsidR="00C84380" w:rsidRPr="00D46E05" w:rsidRDefault="00C84380"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shd w:val="clear" w:color="auto" w:fill="CCC0D9"/>
            <w:vAlign w:val="center"/>
          </w:tcPr>
          <w:p w14:paraId="58051A9B" w14:textId="77777777" w:rsidR="00C84380" w:rsidRPr="00D46E05" w:rsidRDefault="00C84380"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p w14:paraId="56DA8B18" w14:textId="77777777" w:rsidR="00C84380" w:rsidRPr="00D46E05" w:rsidRDefault="00C84380"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Go to D</w:t>
            </w:r>
            <w:r w:rsidR="00E22BA0" w:rsidRPr="00D46E05">
              <w:rPr>
                <w:rFonts w:asciiTheme="minorHAnsi" w:hAnsiTheme="minorHAnsi" w:cstheme="minorHAnsi"/>
                <w:sz w:val="22"/>
                <w:szCs w:val="22"/>
              </w:rPr>
              <w:t>10</w:t>
            </w:r>
            <w:r w:rsidRPr="00D46E05">
              <w:rPr>
                <w:rFonts w:asciiTheme="minorHAnsi" w:hAnsiTheme="minorHAnsi" w:cstheme="minorHAnsi"/>
                <w:sz w:val="22"/>
                <w:szCs w:val="22"/>
              </w:rPr>
              <w:t>b</w:t>
            </w:r>
          </w:p>
        </w:tc>
        <w:tc>
          <w:tcPr>
            <w:tcW w:w="360" w:type="dxa"/>
            <w:shd w:val="clear" w:color="auto" w:fill="CCC0D9"/>
            <w:vAlign w:val="center"/>
          </w:tcPr>
          <w:p w14:paraId="1916E8F2" w14:textId="77777777" w:rsidR="00C84380" w:rsidRPr="00D46E05" w:rsidRDefault="00C84380"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236" w:type="dxa"/>
            <w:tcBorders>
              <w:top w:val="nil"/>
              <w:bottom w:val="nil"/>
            </w:tcBorders>
            <w:shd w:val="clear" w:color="auto" w:fill="auto"/>
            <w:vAlign w:val="center"/>
          </w:tcPr>
          <w:p w14:paraId="1EF33B7F" w14:textId="77777777" w:rsidR="00C84380" w:rsidRPr="00D46E05" w:rsidRDefault="00C84380"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shd w:val="clear" w:color="auto" w:fill="CCC0D9"/>
            <w:vAlign w:val="center"/>
          </w:tcPr>
          <w:p w14:paraId="743E37B9" w14:textId="77777777" w:rsidR="00C84380" w:rsidRPr="00D46E05" w:rsidRDefault="00C84380"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p w14:paraId="11ECA414" w14:textId="77777777" w:rsidR="00C84380" w:rsidRPr="00D46E05" w:rsidRDefault="00C84380" w:rsidP="00E22BA0">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D19" w:history="1">
              <w:r w:rsidR="00220A70" w:rsidRPr="00D46E05">
                <w:rPr>
                  <w:rStyle w:val="Hyperlink"/>
                  <w:rFonts w:asciiTheme="minorHAnsi" w:hAnsiTheme="minorHAnsi" w:cstheme="minorHAnsi"/>
                  <w:b/>
                  <w:sz w:val="22"/>
                  <w:szCs w:val="22"/>
                </w:rPr>
                <w:t>D</w:t>
              </w:r>
              <w:r w:rsidR="008C15DB" w:rsidRPr="00D46E05">
                <w:rPr>
                  <w:rStyle w:val="Hyperlink"/>
                  <w:rFonts w:asciiTheme="minorHAnsi" w:hAnsiTheme="minorHAnsi" w:cstheme="minorHAnsi"/>
                  <w:b/>
                  <w:sz w:val="22"/>
                  <w:szCs w:val="22"/>
                </w:rPr>
                <w:t>1</w:t>
              </w:r>
              <w:r w:rsidR="00E22BA0" w:rsidRPr="00D46E05">
                <w:rPr>
                  <w:rStyle w:val="Hyperlink"/>
                  <w:rFonts w:asciiTheme="minorHAnsi" w:hAnsiTheme="minorHAnsi" w:cstheme="minorHAnsi"/>
                  <w:b/>
                  <w:sz w:val="22"/>
                  <w:szCs w:val="22"/>
                </w:rPr>
                <w:t>9</w:t>
              </w:r>
            </w:hyperlink>
          </w:p>
        </w:tc>
        <w:tc>
          <w:tcPr>
            <w:tcW w:w="360" w:type="dxa"/>
            <w:shd w:val="clear" w:color="auto" w:fill="CCC0D9"/>
            <w:vAlign w:val="center"/>
          </w:tcPr>
          <w:p w14:paraId="3E5F4E16" w14:textId="77777777" w:rsidR="00C84380" w:rsidRPr="00D46E05" w:rsidRDefault="00C84380"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r>
    </w:tbl>
    <w:p w14:paraId="5A93E756" w14:textId="77777777" w:rsidR="00BA087F" w:rsidRPr="00D46E05" w:rsidRDefault="00BA087F" w:rsidP="00E44E8C">
      <w:pPr>
        <w:tabs>
          <w:tab w:val="left" w:pos="1080"/>
        </w:tabs>
        <w:ind w:left="851"/>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 xml:space="preserve">Is </w:t>
      </w:r>
      <w:r w:rsidR="009670FB" w:rsidRPr="00D46E05">
        <w:rPr>
          <w:rFonts w:asciiTheme="minorHAnsi" w:hAnsiTheme="minorHAnsi" w:cstheme="minorHAnsi"/>
          <w:vanish/>
          <w:color w:val="0000FF"/>
          <w:sz w:val="22"/>
          <w:szCs w:val="22"/>
        </w:rPr>
        <w:t>i</w:t>
      </w:r>
      <w:r w:rsidRPr="00D46E05">
        <w:rPr>
          <w:rFonts w:asciiTheme="minorHAnsi" w:hAnsiTheme="minorHAnsi" w:cstheme="minorHAnsi"/>
          <w:vanish/>
          <w:color w:val="0000FF"/>
          <w:sz w:val="22"/>
          <w:szCs w:val="22"/>
        </w:rPr>
        <w:t xml:space="preserve">nformation about </w:t>
      </w:r>
      <w:r w:rsidR="00793CAA" w:rsidRPr="00D46E05">
        <w:rPr>
          <w:rFonts w:asciiTheme="minorHAnsi" w:hAnsiTheme="minorHAnsi" w:cstheme="minorHAnsi"/>
          <w:vanish/>
          <w:color w:val="0000FF"/>
          <w:sz w:val="22"/>
          <w:szCs w:val="22"/>
        </w:rPr>
        <w:t>any risks</w:t>
      </w:r>
      <w:r w:rsidRPr="00D46E05">
        <w:rPr>
          <w:rFonts w:asciiTheme="minorHAnsi" w:hAnsiTheme="minorHAnsi" w:cstheme="minorHAnsi"/>
          <w:vanish/>
          <w:color w:val="0000FF"/>
          <w:sz w:val="22"/>
          <w:szCs w:val="22"/>
        </w:rPr>
        <w:t xml:space="preserve"> – in plain language – included in the </w:t>
      </w:r>
      <w:r w:rsidR="00AA53D3" w:rsidRPr="00D46E05">
        <w:rPr>
          <w:rFonts w:asciiTheme="minorHAnsi" w:hAnsiTheme="minorHAnsi" w:cstheme="minorHAnsi"/>
          <w:vanish/>
          <w:color w:val="0000FF"/>
          <w:sz w:val="22"/>
          <w:szCs w:val="22"/>
        </w:rPr>
        <w:t xml:space="preserve">Information/Consent </w:t>
      </w:r>
      <w:r w:rsidRPr="00D46E05">
        <w:rPr>
          <w:rFonts w:asciiTheme="minorHAnsi" w:hAnsiTheme="minorHAnsi" w:cstheme="minorHAnsi"/>
          <w:vanish/>
          <w:color w:val="0000FF"/>
          <w:sz w:val="22"/>
          <w:szCs w:val="22"/>
        </w:rPr>
        <w:t>materials)?</w:t>
      </w:r>
      <w:r w:rsidR="009B73C5" w:rsidRPr="00D46E05">
        <w:rPr>
          <w:rFonts w:asciiTheme="minorHAnsi" w:hAnsiTheme="minorHAnsi" w:cstheme="minorHAnsi"/>
          <w:vanish/>
          <w:color w:val="0000FF"/>
          <w:sz w:val="22"/>
          <w:szCs w:val="22"/>
        </w:rPr>
        <w:t xml:space="preserve"> </w:t>
      </w:r>
    </w:p>
    <w:p w14:paraId="771EC12E" w14:textId="77777777" w:rsidR="00D14B5A" w:rsidRPr="00D46E05" w:rsidRDefault="00D14B5A" w:rsidP="00D60B72">
      <w:pPr>
        <w:tabs>
          <w:tab w:val="left" w:pos="1080"/>
          <w:tab w:val="left" w:pos="1620"/>
        </w:tabs>
        <w:ind w:left="1620"/>
        <w:rPr>
          <w:rFonts w:asciiTheme="minorHAnsi" w:hAnsiTheme="minorHAnsi" w:cstheme="minorHAnsi"/>
          <w:vanish/>
          <w:color w:val="0000FF"/>
          <w:sz w:val="22"/>
          <w:szCs w:val="22"/>
        </w:rPr>
      </w:pPr>
    </w:p>
    <w:tbl>
      <w:tblPr>
        <w:tblW w:w="98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ayout w:type="fixed"/>
        <w:tblLook w:val="0000" w:firstRow="0" w:lastRow="0" w:firstColumn="0" w:lastColumn="0" w:noHBand="0" w:noVBand="0"/>
      </w:tblPr>
      <w:tblGrid>
        <w:gridCol w:w="709"/>
        <w:gridCol w:w="851"/>
        <w:gridCol w:w="4913"/>
        <w:gridCol w:w="240"/>
        <w:gridCol w:w="1080"/>
        <w:gridCol w:w="360"/>
        <w:gridCol w:w="244"/>
        <w:gridCol w:w="1080"/>
        <w:gridCol w:w="360"/>
      </w:tblGrid>
      <w:tr w:rsidR="00C84380" w:rsidRPr="00D46E05" w14:paraId="0A8668A5" w14:textId="77777777" w:rsidTr="006D4684">
        <w:trPr>
          <w:cantSplit/>
          <w:trHeight w:val="340"/>
        </w:trPr>
        <w:tc>
          <w:tcPr>
            <w:tcW w:w="709" w:type="dxa"/>
            <w:tcBorders>
              <w:top w:val="nil"/>
              <w:left w:val="nil"/>
              <w:bottom w:val="nil"/>
            </w:tcBorders>
            <w:shd w:val="clear" w:color="auto" w:fill="auto"/>
            <w:vAlign w:val="center"/>
          </w:tcPr>
          <w:p w14:paraId="71E5F3F9" w14:textId="77777777" w:rsidR="00C84380" w:rsidRPr="00D46E05" w:rsidRDefault="00C84380" w:rsidP="006F51AE">
            <w:pPr>
              <w:tabs>
                <w:tab w:val="left" w:pos="5103"/>
                <w:tab w:val="left" w:pos="7117"/>
              </w:tabs>
              <w:suppressAutoHyphens/>
              <w:rPr>
                <w:rFonts w:asciiTheme="minorHAnsi" w:hAnsiTheme="minorHAnsi" w:cstheme="minorHAnsi"/>
                <w:spacing w:val="-2"/>
                <w:sz w:val="22"/>
                <w:szCs w:val="22"/>
              </w:rPr>
            </w:pPr>
          </w:p>
        </w:tc>
        <w:tc>
          <w:tcPr>
            <w:tcW w:w="851" w:type="dxa"/>
            <w:tcBorders>
              <w:top w:val="nil"/>
            </w:tcBorders>
            <w:shd w:val="clear" w:color="auto" w:fill="CCC0D9"/>
            <w:vAlign w:val="center"/>
          </w:tcPr>
          <w:p w14:paraId="1DCD97D0" w14:textId="77777777" w:rsidR="00C84380" w:rsidRPr="00D46E05" w:rsidRDefault="00C84380" w:rsidP="00D97B14">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D</w:t>
            </w:r>
            <w:r w:rsidR="00D97B14" w:rsidRPr="00D46E05">
              <w:rPr>
                <w:rFonts w:asciiTheme="minorHAnsi" w:hAnsiTheme="minorHAnsi" w:cstheme="minorHAnsi"/>
                <w:spacing w:val="-2"/>
                <w:sz w:val="22"/>
                <w:szCs w:val="22"/>
              </w:rPr>
              <w:t>10</w:t>
            </w:r>
            <w:r w:rsidRPr="00D46E05">
              <w:rPr>
                <w:rFonts w:asciiTheme="minorHAnsi" w:hAnsiTheme="minorHAnsi" w:cstheme="minorHAnsi"/>
                <w:spacing w:val="-2"/>
                <w:sz w:val="22"/>
                <w:szCs w:val="22"/>
              </w:rPr>
              <w:t>b</w:t>
            </w:r>
          </w:p>
        </w:tc>
        <w:tc>
          <w:tcPr>
            <w:tcW w:w="4913" w:type="dxa"/>
            <w:tcBorders>
              <w:top w:val="nil"/>
            </w:tcBorders>
            <w:shd w:val="clear" w:color="auto" w:fill="CCC0D9"/>
            <w:vAlign w:val="center"/>
          </w:tcPr>
          <w:p w14:paraId="7345BFE1" w14:textId="77777777" w:rsidR="00C84380" w:rsidRPr="00D46E05" w:rsidRDefault="00A977D8" w:rsidP="006F51AE">
            <w:pPr>
              <w:rPr>
                <w:rFonts w:asciiTheme="minorHAnsi" w:hAnsiTheme="minorHAnsi" w:cstheme="minorHAnsi"/>
                <w:sz w:val="22"/>
                <w:szCs w:val="22"/>
              </w:rPr>
            </w:pPr>
            <w:r w:rsidRPr="00D46E05">
              <w:rPr>
                <w:rFonts w:asciiTheme="minorHAnsi" w:hAnsiTheme="minorHAnsi" w:cstheme="minorHAnsi"/>
                <w:bCs/>
                <w:sz w:val="22"/>
                <w:szCs w:val="22"/>
              </w:rPr>
              <w:t>Do</w:t>
            </w:r>
            <w:r w:rsidR="00B171C1" w:rsidRPr="00D46E05">
              <w:rPr>
                <w:rFonts w:asciiTheme="minorHAnsi" w:hAnsiTheme="minorHAnsi" w:cstheme="minorHAnsi"/>
                <w:bCs/>
                <w:sz w:val="22"/>
                <w:szCs w:val="22"/>
              </w:rPr>
              <w:t xml:space="preserve"> researchers have a</w:t>
            </w:r>
            <w:r w:rsidR="00051B53" w:rsidRPr="00D46E05">
              <w:rPr>
                <w:rFonts w:asciiTheme="minorHAnsi" w:hAnsiTheme="minorHAnsi" w:cstheme="minorHAnsi"/>
                <w:bCs/>
                <w:sz w:val="22"/>
                <w:szCs w:val="22"/>
              </w:rPr>
              <w:t xml:space="preserve"> duty of care or a</w:t>
            </w:r>
            <w:r w:rsidR="00B171C1" w:rsidRPr="00D46E05">
              <w:rPr>
                <w:rFonts w:asciiTheme="minorHAnsi" w:hAnsiTheme="minorHAnsi" w:cstheme="minorHAnsi"/>
                <w:bCs/>
                <w:sz w:val="22"/>
                <w:szCs w:val="22"/>
              </w:rPr>
              <w:t xml:space="preserve"> duty of disclosure?</w:t>
            </w:r>
          </w:p>
        </w:tc>
        <w:tc>
          <w:tcPr>
            <w:tcW w:w="240" w:type="dxa"/>
            <w:tcBorders>
              <w:top w:val="nil"/>
              <w:bottom w:val="nil"/>
            </w:tcBorders>
            <w:shd w:val="clear" w:color="auto" w:fill="auto"/>
          </w:tcPr>
          <w:p w14:paraId="55DF1937" w14:textId="77777777" w:rsidR="00C84380" w:rsidRPr="00D46E05" w:rsidRDefault="00C84380"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tcBorders>
              <w:top w:val="nil"/>
            </w:tcBorders>
            <w:shd w:val="clear" w:color="auto" w:fill="CCC0D9"/>
            <w:vAlign w:val="center"/>
          </w:tcPr>
          <w:p w14:paraId="6AD74432" w14:textId="77777777" w:rsidR="00C84380" w:rsidRPr="00D46E05" w:rsidRDefault="00C84380"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p w14:paraId="5F601D9C" w14:textId="77777777" w:rsidR="00C84380" w:rsidRPr="00D46E05" w:rsidRDefault="00B171C1" w:rsidP="00E22BA0">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D17" w:history="1">
              <w:r w:rsidR="007E6CAD" w:rsidRPr="00D46E05">
                <w:rPr>
                  <w:rStyle w:val="Hyperlink"/>
                  <w:rFonts w:asciiTheme="minorHAnsi" w:hAnsiTheme="minorHAnsi" w:cstheme="minorHAnsi"/>
                  <w:b/>
                  <w:sz w:val="22"/>
                  <w:szCs w:val="22"/>
                </w:rPr>
                <w:t>D1</w:t>
              </w:r>
              <w:r w:rsidR="00E22BA0" w:rsidRPr="00D46E05">
                <w:rPr>
                  <w:rStyle w:val="Hyperlink"/>
                  <w:rFonts w:asciiTheme="minorHAnsi" w:hAnsiTheme="minorHAnsi" w:cstheme="minorHAnsi"/>
                  <w:b/>
                  <w:sz w:val="22"/>
                  <w:szCs w:val="22"/>
                </w:rPr>
                <w:t>7</w:t>
              </w:r>
            </w:hyperlink>
            <w:r w:rsidRPr="00D46E05">
              <w:rPr>
                <w:rFonts w:asciiTheme="minorHAnsi" w:hAnsiTheme="minorHAnsi" w:cstheme="minorHAnsi"/>
                <w:sz w:val="22"/>
                <w:szCs w:val="22"/>
              </w:rPr>
              <w:t xml:space="preserve"> then </w:t>
            </w:r>
            <w:hyperlink w:anchor="C13" w:history="1">
              <w:r w:rsidR="00427BF8" w:rsidRPr="00D46E05">
                <w:rPr>
                  <w:rStyle w:val="Hyperlink"/>
                  <w:rFonts w:asciiTheme="minorHAnsi" w:hAnsiTheme="minorHAnsi" w:cstheme="minorHAnsi"/>
                  <w:b/>
                  <w:sz w:val="22"/>
                  <w:szCs w:val="22"/>
                </w:rPr>
                <w:t>C1</w:t>
              </w:r>
              <w:r w:rsidR="00E22BA0" w:rsidRPr="00D46E05">
                <w:rPr>
                  <w:rStyle w:val="Hyperlink"/>
                  <w:rFonts w:asciiTheme="minorHAnsi" w:hAnsiTheme="minorHAnsi" w:cstheme="minorHAnsi"/>
                  <w:b/>
                  <w:sz w:val="22"/>
                  <w:szCs w:val="22"/>
                </w:rPr>
                <w:t>3</w:t>
              </w:r>
            </w:hyperlink>
          </w:p>
        </w:tc>
        <w:tc>
          <w:tcPr>
            <w:tcW w:w="360" w:type="dxa"/>
            <w:tcBorders>
              <w:top w:val="nil"/>
            </w:tcBorders>
            <w:shd w:val="clear" w:color="auto" w:fill="CCC0D9"/>
            <w:vAlign w:val="center"/>
          </w:tcPr>
          <w:p w14:paraId="055CD5A6" w14:textId="77777777" w:rsidR="00C84380" w:rsidRPr="00D46E05" w:rsidRDefault="00C84380"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244" w:type="dxa"/>
            <w:tcBorders>
              <w:top w:val="nil"/>
              <w:bottom w:val="nil"/>
            </w:tcBorders>
            <w:shd w:val="clear" w:color="auto" w:fill="auto"/>
            <w:vAlign w:val="center"/>
          </w:tcPr>
          <w:p w14:paraId="557CEAF7" w14:textId="77777777" w:rsidR="00C84380" w:rsidRPr="00D46E05" w:rsidRDefault="00C84380"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tcBorders>
              <w:top w:val="nil"/>
            </w:tcBorders>
            <w:shd w:val="clear" w:color="auto" w:fill="CCC0D9"/>
            <w:vAlign w:val="center"/>
          </w:tcPr>
          <w:p w14:paraId="344EDF45" w14:textId="77777777" w:rsidR="00C84380" w:rsidRPr="00D46E05" w:rsidRDefault="00C84380"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p w14:paraId="50D8363A" w14:textId="77777777" w:rsidR="00C84380" w:rsidRPr="00D46E05" w:rsidRDefault="00B171C1" w:rsidP="00E22BA0">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C13" w:history="1">
              <w:r w:rsidRPr="00D46E05">
                <w:rPr>
                  <w:rStyle w:val="Hyperlink"/>
                  <w:rFonts w:asciiTheme="minorHAnsi" w:hAnsiTheme="minorHAnsi" w:cstheme="minorHAnsi"/>
                  <w:b/>
                  <w:sz w:val="22"/>
                  <w:szCs w:val="22"/>
                </w:rPr>
                <w:t>C1</w:t>
              </w:r>
              <w:r w:rsidR="00E22BA0" w:rsidRPr="00D46E05">
                <w:rPr>
                  <w:rStyle w:val="Hyperlink"/>
                  <w:rFonts w:asciiTheme="minorHAnsi" w:hAnsiTheme="minorHAnsi" w:cstheme="minorHAnsi"/>
                  <w:b/>
                  <w:sz w:val="22"/>
                  <w:szCs w:val="22"/>
                </w:rPr>
                <w:t>3</w:t>
              </w:r>
            </w:hyperlink>
          </w:p>
        </w:tc>
        <w:tc>
          <w:tcPr>
            <w:tcW w:w="360" w:type="dxa"/>
            <w:tcBorders>
              <w:top w:val="nil"/>
            </w:tcBorders>
            <w:shd w:val="clear" w:color="auto" w:fill="CCC0D9"/>
            <w:vAlign w:val="center"/>
          </w:tcPr>
          <w:p w14:paraId="11A538F2" w14:textId="77777777" w:rsidR="00C84380" w:rsidRPr="00D46E05" w:rsidRDefault="00C84380"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r>
    </w:tbl>
    <w:p w14:paraId="6169356A" w14:textId="77777777" w:rsidR="00981E83" w:rsidRPr="00D46E05" w:rsidRDefault="00981E83" w:rsidP="00E44E8C">
      <w:pPr>
        <w:tabs>
          <w:tab w:val="left" w:pos="1080"/>
        </w:tabs>
        <w:ind w:left="851"/>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Are there any duty of disclosure issues</w:t>
      </w:r>
      <w:r w:rsidR="00D534EA" w:rsidRPr="00D46E05">
        <w:rPr>
          <w:rFonts w:asciiTheme="minorHAnsi" w:hAnsiTheme="minorHAnsi" w:cstheme="minorHAnsi"/>
          <w:vanish/>
          <w:color w:val="0000FF"/>
          <w:sz w:val="22"/>
          <w:szCs w:val="22"/>
        </w:rPr>
        <w:t xml:space="preserve">, or mandatory reporting requirements, </w:t>
      </w:r>
      <w:r w:rsidRPr="00D46E05">
        <w:rPr>
          <w:rFonts w:asciiTheme="minorHAnsi" w:hAnsiTheme="minorHAnsi" w:cstheme="minorHAnsi"/>
          <w:vanish/>
          <w:color w:val="0000FF"/>
          <w:sz w:val="22"/>
          <w:szCs w:val="22"/>
        </w:rPr>
        <w:t xml:space="preserve">which might </w:t>
      </w:r>
      <w:r w:rsidR="00121BB9" w:rsidRPr="00D46E05">
        <w:rPr>
          <w:rFonts w:asciiTheme="minorHAnsi" w:hAnsiTheme="minorHAnsi" w:cstheme="minorHAnsi"/>
          <w:vanish/>
          <w:color w:val="0000FF"/>
          <w:sz w:val="22"/>
          <w:szCs w:val="22"/>
        </w:rPr>
        <w:t xml:space="preserve">necessitate </w:t>
      </w:r>
      <w:r w:rsidRPr="00D46E05">
        <w:rPr>
          <w:rFonts w:asciiTheme="minorHAnsi" w:hAnsiTheme="minorHAnsi" w:cstheme="minorHAnsi"/>
          <w:vanish/>
          <w:color w:val="0000FF"/>
          <w:sz w:val="22"/>
          <w:szCs w:val="22"/>
        </w:rPr>
        <w:t xml:space="preserve">reporting identified data to </w:t>
      </w:r>
      <w:r w:rsidR="000C0E94" w:rsidRPr="00D46E05">
        <w:rPr>
          <w:rFonts w:asciiTheme="minorHAnsi" w:hAnsiTheme="minorHAnsi" w:cstheme="minorHAnsi"/>
          <w:vanish/>
          <w:color w:val="0000FF"/>
          <w:sz w:val="22"/>
          <w:szCs w:val="22"/>
        </w:rPr>
        <w:t>the authorities</w:t>
      </w:r>
      <w:r w:rsidRPr="00D46E05">
        <w:rPr>
          <w:rFonts w:asciiTheme="minorHAnsi" w:hAnsiTheme="minorHAnsi" w:cstheme="minorHAnsi"/>
          <w:vanish/>
          <w:color w:val="0000FF"/>
          <w:sz w:val="22"/>
          <w:szCs w:val="22"/>
        </w:rPr>
        <w:t>?</w:t>
      </w:r>
      <w:r w:rsidR="00D534EA" w:rsidRPr="00D46E05">
        <w:rPr>
          <w:rFonts w:asciiTheme="minorHAnsi" w:hAnsiTheme="minorHAnsi" w:cstheme="minorHAnsi"/>
          <w:vanish/>
          <w:color w:val="0000FF"/>
          <w:sz w:val="22"/>
          <w:szCs w:val="22"/>
        </w:rPr>
        <w:t xml:space="preserve">  </w:t>
      </w:r>
    </w:p>
    <w:p w14:paraId="1C331B8C" w14:textId="77777777" w:rsidR="00B171C1" w:rsidRPr="00D46E05" w:rsidRDefault="00B171C1" w:rsidP="00D233EC">
      <w:pPr>
        <w:tabs>
          <w:tab w:val="left" w:pos="1800"/>
        </w:tabs>
        <w:ind w:left="1800" w:hanging="1800"/>
        <w:rPr>
          <w:rFonts w:asciiTheme="minorHAnsi" w:hAnsiTheme="minorHAnsi" w:cstheme="minorHAnsi"/>
          <w:sz w:val="22"/>
          <w:szCs w:val="22"/>
        </w:rPr>
      </w:pPr>
    </w:p>
    <w:tbl>
      <w:tblPr>
        <w:tblW w:w="98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ayout w:type="fixed"/>
        <w:tblLook w:val="0000" w:firstRow="0" w:lastRow="0" w:firstColumn="0" w:lastColumn="0" w:noHBand="0" w:noVBand="0"/>
      </w:tblPr>
      <w:tblGrid>
        <w:gridCol w:w="709"/>
        <w:gridCol w:w="851"/>
        <w:gridCol w:w="4920"/>
        <w:gridCol w:w="240"/>
        <w:gridCol w:w="1080"/>
        <w:gridCol w:w="360"/>
        <w:gridCol w:w="240"/>
        <w:gridCol w:w="1080"/>
        <w:gridCol w:w="360"/>
      </w:tblGrid>
      <w:tr w:rsidR="00B171C1" w:rsidRPr="00D46E05" w14:paraId="6D5C23D6" w14:textId="77777777" w:rsidTr="006D4684">
        <w:trPr>
          <w:cantSplit/>
          <w:trHeight w:val="340"/>
        </w:trPr>
        <w:tc>
          <w:tcPr>
            <w:tcW w:w="709" w:type="dxa"/>
            <w:tcBorders>
              <w:right w:val="single" w:sz="4" w:space="0" w:color="auto"/>
            </w:tcBorders>
            <w:shd w:val="clear" w:color="auto" w:fill="C6D9F1"/>
            <w:vAlign w:val="center"/>
          </w:tcPr>
          <w:p w14:paraId="6FB47CE2" w14:textId="77777777" w:rsidR="00B171C1" w:rsidRPr="00D46E05" w:rsidRDefault="00B171C1" w:rsidP="00D97B14">
            <w:pPr>
              <w:tabs>
                <w:tab w:val="left" w:pos="5103"/>
                <w:tab w:val="left" w:pos="7117"/>
              </w:tabs>
              <w:suppressAutoHyphens/>
              <w:rPr>
                <w:rFonts w:asciiTheme="minorHAnsi" w:hAnsiTheme="minorHAnsi" w:cstheme="minorHAnsi"/>
                <w:spacing w:val="-2"/>
                <w:sz w:val="22"/>
                <w:szCs w:val="22"/>
              </w:rPr>
            </w:pPr>
            <w:bookmarkStart w:id="40" w:name="D11"/>
            <w:r w:rsidRPr="00D46E05">
              <w:rPr>
                <w:rFonts w:asciiTheme="minorHAnsi" w:hAnsiTheme="minorHAnsi" w:cstheme="minorHAnsi"/>
                <w:spacing w:val="-2"/>
                <w:sz w:val="22"/>
                <w:szCs w:val="22"/>
              </w:rPr>
              <w:t>D1</w:t>
            </w:r>
            <w:r w:rsidR="00D97B14" w:rsidRPr="00D46E05">
              <w:rPr>
                <w:rFonts w:asciiTheme="minorHAnsi" w:hAnsiTheme="minorHAnsi" w:cstheme="minorHAnsi"/>
                <w:spacing w:val="-2"/>
                <w:sz w:val="22"/>
                <w:szCs w:val="22"/>
              </w:rPr>
              <w:t>1</w:t>
            </w:r>
            <w:bookmarkEnd w:id="40"/>
          </w:p>
        </w:tc>
        <w:tc>
          <w:tcPr>
            <w:tcW w:w="851" w:type="dxa"/>
            <w:tcBorders>
              <w:right w:val="single" w:sz="4" w:space="0" w:color="auto"/>
            </w:tcBorders>
            <w:shd w:val="clear" w:color="auto" w:fill="C6D9F1"/>
            <w:vAlign w:val="center"/>
          </w:tcPr>
          <w:p w14:paraId="7A27DEB0" w14:textId="77777777" w:rsidR="00B171C1" w:rsidRPr="00D46E05" w:rsidRDefault="00E72AB4" w:rsidP="00D97B14">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D1</w:t>
            </w:r>
            <w:r w:rsidR="00D97B14" w:rsidRPr="00D46E05">
              <w:rPr>
                <w:rFonts w:asciiTheme="minorHAnsi" w:hAnsiTheme="minorHAnsi" w:cstheme="minorHAnsi"/>
                <w:spacing w:val="-2"/>
                <w:sz w:val="22"/>
                <w:szCs w:val="22"/>
              </w:rPr>
              <w:t>1</w:t>
            </w:r>
            <w:r w:rsidR="00B171C1" w:rsidRPr="00D46E05">
              <w:rPr>
                <w:rFonts w:asciiTheme="minorHAnsi" w:hAnsiTheme="minorHAnsi" w:cstheme="minorHAnsi"/>
                <w:spacing w:val="-2"/>
                <w:sz w:val="22"/>
                <w:szCs w:val="22"/>
              </w:rPr>
              <w:t>a</w:t>
            </w:r>
          </w:p>
        </w:tc>
        <w:tc>
          <w:tcPr>
            <w:tcW w:w="4920" w:type="dxa"/>
            <w:tcBorders>
              <w:left w:val="single" w:sz="4" w:space="0" w:color="auto"/>
            </w:tcBorders>
            <w:shd w:val="clear" w:color="auto" w:fill="C6D9F1"/>
            <w:vAlign w:val="center"/>
          </w:tcPr>
          <w:p w14:paraId="6696F80D" w14:textId="77777777" w:rsidR="00B171C1" w:rsidRPr="00D46E05" w:rsidRDefault="00A977D8" w:rsidP="006F51AE">
            <w:pPr>
              <w:rPr>
                <w:rFonts w:asciiTheme="minorHAnsi" w:hAnsiTheme="minorHAnsi" w:cstheme="minorHAnsi"/>
                <w:sz w:val="22"/>
                <w:szCs w:val="22"/>
              </w:rPr>
            </w:pPr>
            <w:r w:rsidRPr="00D46E05">
              <w:rPr>
                <w:rFonts w:asciiTheme="minorHAnsi" w:hAnsiTheme="minorHAnsi" w:cstheme="minorHAnsi"/>
                <w:bCs/>
                <w:sz w:val="22"/>
                <w:szCs w:val="22"/>
              </w:rPr>
              <w:t>Will</w:t>
            </w:r>
            <w:r w:rsidR="00B171C1" w:rsidRPr="00D46E05">
              <w:rPr>
                <w:rFonts w:asciiTheme="minorHAnsi" w:hAnsiTheme="minorHAnsi" w:cstheme="minorHAnsi"/>
                <w:bCs/>
                <w:sz w:val="22"/>
                <w:szCs w:val="22"/>
              </w:rPr>
              <w:t xml:space="preserve"> prior warning</w:t>
            </w:r>
            <w:r w:rsidRPr="00D46E05">
              <w:rPr>
                <w:rFonts w:asciiTheme="minorHAnsi" w:hAnsiTheme="minorHAnsi" w:cstheme="minorHAnsi"/>
                <w:bCs/>
                <w:sz w:val="22"/>
                <w:szCs w:val="22"/>
              </w:rPr>
              <w:t xml:space="preserve"> be </w:t>
            </w:r>
            <w:r w:rsidR="00B171C1" w:rsidRPr="00D46E05">
              <w:rPr>
                <w:rFonts w:asciiTheme="minorHAnsi" w:hAnsiTheme="minorHAnsi" w:cstheme="minorHAnsi"/>
                <w:bCs/>
                <w:sz w:val="22"/>
                <w:szCs w:val="22"/>
              </w:rPr>
              <w:t>given to potential participants?</w:t>
            </w:r>
          </w:p>
        </w:tc>
        <w:tc>
          <w:tcPr>
            <w:tcW w:w="240" w:type="dxa"/>
            <w:tcBorders>
              <w:top w:val="nil"/>
              <w:bottom w:val="nil"/>
            </w:tcBorders>
            <w:shd w:val="clear" w:color="auto" w:fill="auto"/>
          </w:tcPr>
          <w:p w14:paraId="48B6FD23" w14:textId="77777777" w:rsidR="00B171C1" w:rsidRPr="00D46E05" w:rsidRDefault="00B171C1"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shd w:val="clear" w:color="auto" w:fill="C6D9F1"/>
            <w:vAlign w:val="center"/>
          </w:tcPr>
          <w:p w14:paraId="2F1A0F91" w14:textId="77777777" w:rsidR="00B171C1" w:rsidRPr="00D46E05" w:rsidRDefault="00B171C1"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p w14:paraId="15D3FE14" w14:textId="77777777" w:rsidR="00B171C1" w:rsidRPr="00D46E05" w:rsidRDefault="00B171C1"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Go to D</w:t>
            </w:r>
            <w:r w:rsidR="00271C05" w:rsidRPr="00D46E05">
              <w:rPr>
                <w:rFonts w:asciiTheme="minorHAnsi" w:hAnsiTheme="minorHAnsi" w:cstheme="minorHAnsi"/>
                <w:sz w:val="22"/>
                <w:szCs w:val="22"/>
              </w:rPr>
              <w:t>11</w:t>
            </w:r>
            <w:r w:rsidRPr="00D46E05">
              <w:rPr>
                <w:rFonts w:asciiTheme="minorHAnsi" w:hAnsiTheme="minorHAnsi" w:cstheme="minorHAnsi"/>
                <w:sz w:val="22"/>
                <w:szCs w:val="22"/>
              </w:rPr>
              <w:t>b</w:t>
            </w:r>
          </w:p>
        </w:tc>
        <w:tc>
          <w:tcPr>
            <w:tcW w:w="360" w:type="dxa"/>
            <w:shd w:val="clear" w:color="auto" w:fill="C6D9F1"/>
            <w:vAlign w:val="center"/>
          </w:tcPr>
          <w:p w14:paraId="00C6F4ED" w14:textId="77777777" w:rsidR="00B171C1" w:rsidRPr="00D46E05" w:rsidRDefault="00B171C1"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240" w:type="dxa"/>
            <w:tcBorders>
              <w:top w:val="nil"/>
              <w:bottom w:val="nil"/>
            </w:tcBorders>
            <w:shd w:val="clear" w:color="auto" w:fill="auto"/>
            <w:vAlign w:val="center"/>
          </w:tcPr>
          <w:p w14:paraId="6BAEC94A" w14:textId="77777777" w:rsidR="00B171C1" w:rsidRPr="00D46E05" w:rsidRDefault="00B171C1"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shd w:val="clear" w:color="auto" w:fill="C6D9F1"/>
            <w:vAlign w:val="center"/>
          </w:tcPr>
          <w:p w14:paraId="2B6D07A2" w14:textId="77777777" w:rsidR="00B171C1" w:rsidRPr="00D46E05" w:rsidRDefault="00B171C1"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p w14:paraId="10CA9883" w14:textId="77777777" w:rsidR="00B171C1" w:rsidRPr="00D46E05" w:rsidRDefault="00B171C1" w:rsidP="00271C05">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D19" w:history="1">
              <w:r w:rsidR="00220A70" w:rsidRPr="00D46E05">
                <w:rPr>
                  <w:rStyle w:val="Hyperlink"/>
                  <w:rFonts w:asciiTheme="minorHAnsi" w:hAnsiTheme="minorHAnsi" w:cstheme="minorHAnsi"/>
                  <w:b/>
                  <w:sz w:val="22"/>
                  <w:szCs w:val="22"/>
                </w:rPr>
                <w:t>D</w:t>
              </w:r>
              <w:r w:rsidR="008C15DB" w:rsidRPr="00D46E05">
                <w:rPr>
                  <w:rStyle w:val="Hyperlink"/>
                  <w:rFonts w:asciiTheme="minorHAnsi" w:hAnsiTheme="minorHAnsi" w:cstheme="minorHAnsi"/>
                  <w:b/>
                  <w:sz w:val="22"/>
                  <w:szCs w:val="22"/>
                </w:rPr>
                <w:t>1</w:t>
              </w:r>
              <w:r w:rsidR="00271C05" w:rsidRPr="00D46E05">
                <w:rPr>
                  <w:rStyle w:val="Hyperlink"/>
                  <w:rFonts w:asciiTheme="minorHAnsi" w:hAnsiTheme="minorHAnsi" w:cstheme="minorHAnsi"/>
                  <w:b/>
                  <w:sz w:val="22"/>
                  <w:szCs w:val="22"/>
                </w:rPr>
                <w:t>9</w:t>
              </w:r>
            </w:hyperlink>
          </w:p>
        </w:tc>
        <w:tc>
          <w:tcPr>
            <w:tcW w:w="360" w:type="dxa"/>
            <w:shd w:val="clear" w:color="auto" w:fill="C6D9F1"/>
            <w:vAlign w:val="center"/>
          </w:tcPr>
          <w:p w14:paraId="47499814" w14:textId="77777777" w:rsidR="00B171C1" w:rsidRPr="00D46E05" w:rsidRDefault="00B171C1"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r>
    </w:tbl>
    <w:p w14:paraId="02D7AA27" w14:textId="77777777" w:rsidR="00F52248" w:rsidRPr="00D46E05" w:rsidRDefault="007A7B20" w:rsidP="00E44E8C">
      <w:pPr>
        <w:tabs>
          <w:tab w:val="left" w:pos="1080"/>
        </w:tabs>
        <w:ind w:left="851"/>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 xml:space="preserve">Is information about </w:t>
      </w:r>
      <w:r w:rsidR="00793CAA" w:rsidRPr="00D46E05">
        <w:rPr>
          <w:rFonts w:asciiTheme="minorHAnsi" w:hAnsiTheme="minorHAnsi" w:cstheme="minorHAnsi"/>
          <w:vanish/>
          <w:color w:val="0000FF"/>
          <w:sz w:val="22"/>
          <w:szCs w:val="22"/>
        </w:rPr>
        <w:t>any risks</w:t>
      </w:r>
      <w:r w:rsidRPr="00D46E05">
        <w:rPr>
          <w:rFonts w:asciiTheme="minorHAnsi" w:hAnsiTheme="minorHAnsi" w:cstheme="minorHAnsi"/>
          <w:vanish/>
          <w:color w:val="0000FF"/>
          <w:sz w:val="22"/>
          <w:szCs w:val="22"/>
        </w:rPr>
        <w:t xml:space="preserve"> – in plain language – included in the Information/Consent materials)?</w:t>
      </w:r>
      <w:r w:rsidR="009B73C5" w:rsidRPr="00D46E05">
        <w:rPr>
          <w:rFonts w:asciiTheme="minorHAnsi" w:hAnsiTheme="minorHAnsi" w:cstheme="minorHAnsi"/>
          <w:vanish/>
          <w:color w:val="0000FF"/>
          <w:sz w:val="22"/>
          <w:szCs w:val="22"/>
        </w:rPr>
        <w:t xml:space="preserve"> </w:t>
      </w:r>
      <w:r w:rsidR="009C1FB5" w:rsidRPr="00D46E05">
        <w:rPr>
          <w:rFonts w:asciiTheme="minorHAnsi" w:hAnsiTheme="minorHAnsi" w:cstheme="minorHAnsi"/>
          <w:vanish/>
          <w:color w:val="0000FF"/>
          <w:sz w:val="22"/>
          <w:szCs w:val="22"/>
        </w:rPr>
        <w:t xml:space="preserve"> </w:t>
      </w:r>
    </w:p>
    <w:p w14:paraId="26A752BE" w14:textId="77777777" w:rsidR="00D14B5A" w:rsidRPr="00D46E05" w:rsidRDefault="00D14B5A" w:rsidP="00D60B72">
      <w:pPr>
        <w:tabs>
          <w:tab w:val="left" w:pos="1080"/>
          <w:tab w:val="left" w:pos="1620"/>
        </w:tabs>
        <w:ind w:left="1620"/>
        <w:rPr>
          <w:rFonts w:asciiTheme="minorHAnsi" w:hAnsiTheme="minorHAnsi" w:cstheme="minorHAnsi"/>
          <w:vanish/>
          <w:color w:val="0000FF"/>
          <w:sz w:val="22"/>
          <w:szCs w:val="22"/>
        </w:rPr>
      </w:pPr>
    </w:p>
    <w:tbl>
      <w:tblPr>
        <w:tblW w:w="983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ayout w:type="fixed"/>
        <w:tblLook w:val="0000" w:firstRow="0" w:lastRow="0" w:firstColumn="0" w:lastColumn="0" w:noHBand="0" w:noVBand="0"/>
      </w:tblPr>
      <w:tblGrid>
        <w:gridCol w:w="709"/>
        <w:gridCol w:w="851"/>
        <w:gridCol w:w="4913"/>
        <w:gridCol w:w="240"/>
        <w:gridCol w:w="1080"/>
        <w:gridCol w:w="360"/>
        <w:gridCol w:w="240"/>
        <w:gridCol w:w="1080"/>
        <w:gridCol w:w="360"/>
      </w:tblGrid>
      <w:tr w:rsidR="00B171C1" w:rsidRPr="00D46E05" w14:paraId="6DCEBE6A" w14:textId="77777777" w:rsidTr="006D4684">
        <w:trPr>
          <w:cantSplit/>
          <w:trHeight w:val="340"/>
        </w:trPr>
        <w:tc>
          <w:tcPr>
            <w:tcW w:w="709" w:type="dxa"/>
            <w:tcBorders>
              <w:top w:val="nil"/>
              <w:left w:val="nil"/>
              <w:bottom w:val="nil"/>
            </w:tcBorders>
            <w:shd w:val="clear" w:color="auto" w:fill="auto"/>
            <w:vAlign w:val="center"/>
          </w:tcPr>
          <w:p w14:paraId="7C1DFBD1" w14:textId="77777777" w:rsidR="00B171C1" w:rsidRPr="00D46E05" w:rsidRDefault="00B171C1" w:rsidP="006F51AE">
            <w:pPr>
              <w:tabs>
                <w:tab w:val="left" w:pos="5103"/>
                <w:tab w:val="left" w:pos="7117"/>
              </w:tabs>
              <w:suppressAutoHyphens/>
              <w:rPr>
                <w:rFonts w:asciiTheme="minorHAnsi" w:hAnsiTheme="minorHAnsi" w:cstheme="minorHAnsi"/>
                <w:spacing w:val="-2"/>
                <w:sz w:val="22"/>
                <w:szCs w:val="22"/>
              </w:rPr>
            </w:pPr>
          </w:p>
        </w:tc>
        <w:tc>
          <w:tcPr>
            <w:tcW w:w="851" w:type="dxa"/>
            <w:tcBorders>
              <w:top w:val="nil"/>
            </w:tcBorders>
            <w:shd w:val="clear" w:color="auto" w:fill="C6D9F1"/>
            <w:vAlign w:val="center"/>
          </w:tcPr>
          <w:p w14:paraId="25528BFF" w14:textId="77777777" w:rsidR="00B171C1" w:rsidRPr="00D46E05" w:rsidRDefault="00E72AB4" w:rsidP="00D97B14">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D1</w:t>
            </w:r>
            <w:r w:rsidR="00D97B14" w:rsidRPr="00D46E05">
              <w:rPr>
                <w:rFonts w:asciiTheme="minorHAnsi" w:hAnsiTheme="minorHAnsi" w:cstheme="minorHAnsi"/>
                <w:spacing w:val="-2"/>
                <w:sz w:val="22"/>
                <w:szCs w:val="22"/>
              </w:rPr>
              <w:t>1</w:t>
            </w:r>
            <w:r w:rsidR="00B171C1" w:rsidRPr="00D46E05">
              <w:rPr>
                <w:rFonts w:asciiTheme="minorHAnsi" w:hAnsiTheme="minorHAnsi" w:cstheme="minorHAnsi"/>
                <w:spacing w:val="-2"/>
                <w:sz w:val="22"/>
                <w:szCs w:val="22"/>
              </w:rPr>
              <w:t>b</w:t>
            </w:r>
          </w:p>
        </w:tc>
        <w:tc>
          <w:tcPr>
            <w:tcW w:w="4913" w:type="dxa"/>
            <w:tcBorders>
              <w:top w:val="nil"/>
            </w:tcBorders>
            <w:shd w:val="clear" w:color="auto" w:fill="C6D9F1"/>
            <w:vAlign w:val="center"/>
          </w:tcPr>
          <w:p w14:paraId="6AD16DE8" w14:textId="77777777" w:rsidR="00B171C1" w:rsidRPr="00D46E05" w:rsidRDefault="00B171C1" w:rsidP="006F51AE">
            <w:pPr>
              <w:rPr>
                <w:rFonts w:asciiTheme="minorHAnsi" w:hAnsiTheme="minorHAnsi" w:cstheme="minorHAnsi"/>
                <w:sz w:val="22"/>
                <w:szCs w:val="22"/>
              </w:rPr>
            </w:pPr>
            <w:r w:rsidRPr="00D46E05">
              <w:rPr>
                <w:rFonts w:asciiTheme="minorHAnsi" w:hAnsiTheme="minorHAnsi" w:cstheme="minorHAnsi"/>
                <w:bCs/>
                <w:sz w:val="22"/>
                <w:szCs w:val="22"/>
              </w:rPr>
              <w:t>Will the information be identified or re-identifiable?</w:t>
            </w:r>
          </w:p>
        </w:tc>
        <w:tc>
          <w:tcPr>
            <w:tcW w:w="240" w:type="dxa"/>
            <w:tcBorders>
              <w:top w:val="nil"/>
              <w:bottom w:val="nil"/>
            </w:tcBorders>
            <w:shd w:val="clear" w:color="auto" w:fill="auto"/>
          </w:tcPr>
          <w:p w14:paraId="7F7246ED" w14:textId="77777777" w:rsidR="00B171C1" w:rsidRPr="00D46E05" w:rsidRDefault="00B171C1"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tcBorders>
              <w:top w:val="nil"/>
            </w:tcBorders>
            <w:shd w:val="clear" w:color="auto" w:fill="C6D9F1"/>
            <w:vAlign w:val="center"/>
          </w:tcPr>
          <w:p w14:paraId="5E17F6A5" w14:textId="77777777" w:rsidR="00B171C1" w:rsidRPr="00D46E05" w:rsidRDefault="00B171C1"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p w14:paraId="585DFE38" w14:textId="77777777" w:rsidR="00B171C1" w:rsidRPr="00D46E05" w:rsidRDefault="00B171C1" w:rsidP="00271C05">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D17" w:history="1">
              <w:r w:rsidR="007E6CAD" w:rsidRPr="00D46E05">
                <w:rPr>
                  <w:rStyle w:val="Hyperlink"/>
                  <w:rFonts w:asciiTheme="minorHAnsi" w:hAnsiTheme="minorHAnsi" w:cstheme="minorHAnsi"/>
                  <w:b/>
                  <w:sz w:val="22"/>
                  <w:szCs w:val="22"/>
                </w:rPr>
                <w:t>D1</w:t>
              </w:r>
              <w:r w:rsidR="00271C05" w:rsidRPr="00D46E05">
                <w:rPr>
                  <w:rStyle w:val="Hyperlink"/>
                  <w:rFonts w:asciiTheme="minorHAnsi" w:hAnsiTheme="minorHAnsi" w:cstheme="minorHAnsi"/>
                  <w:b/>
                  <w:sz w:val="22"/>
                  <w:szCs w:val="22"/>
                </w:rPr>
                <w:t>7</w:t>
              </w:r>
            </w:hyperlink>
            <w:r w:rsidRPr="00D46E05">
              <w:rPr>
                <w:rFonts w:asciiTheme="minorHAnsi" w:hAnsiTheme="minorHAnsi" w:cstheme="minorHAnsi"/>
                <w:sz w:val="22"/>
                <w:szCs w:val="22"/>
              </w:rPr>
              <w:t xml:space="preserve"> then</w:t>
            </w:r>
            <w:r w:rsidR="00501942" w:rsidRPr="00D46E05">
              <w:rPr>
                <w:rFonts w:asciiTheme="minorHAnsi" w:hAnsiTheme="minorHAnsi" w:cstheme="minorHAnsi"/>
                <w:sz w:val="22"/>
                <w:szCs w:val="22"/>
              </w:rPr>
              <w:t xml:space="preserve"> </w:t>
            </w:r>
            <w:hyperlink w:anchor="C14" w:history="1">
              <w:r w:rsidR="00427BF8" w:rsidRPr="00D46E05">
                <w:rPr>
                  <w:rStyle w:val="Hyperlink"/>
                  <w:rFonts w:asciiTheme="minorHAnsi" w:hAnsiTheme="minorHAnsi" w:cstheme="minorHAnsi"/>
                  <w:b/>
                  <w:sz w:val="22"/>
                  <w:szCs w:val="22"/>
                </w:rPr>
                <w:t>C1</w:t>
              </w:r>
              <w:r w:rsidR="00271C05" w:rsidRPr="00D46E05">
                <w:rPr>
                  <w:rStyle w:val="Hyperlink"/>
                  <w:rFonts w:asciiTheme="minorHAnsi" w:hAnsiTheme="minorHAnsi" w:cstheme="minorHAnsi"/>
                  <w:b/>
                  <w:sz w:val="22"/>
                  <w:szCs w:val="22"/>
                </w:rPr>
                <w:t>4</w:t>
              </w:r>
            </w:hyperlink>
          </w:p>
        </w:tc>
        <w:tc>
          <w:tcPr>
            <w:tcW w:w="360" w:type="dxa"/>
            <w:tcBorders>
              <w:top w:val="nil"/>
            </w:tcBorders>
            <w:shd w:val="clear" w:color="auto" w:fill="C6D9F1"/>
            <w:vAlign w:val="center"/>
          </w:tcPr>
          <w:p w14:paraId="28EE81DD" w14:textId="77777777" w:rsidR="00B171C1" w:rsidRPr="00D46E05" w:rsidRDefault="00B171C1"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240" w:type="dxa"/>
            <w:tcBorders>
              <w:top w:val="nil"/>
              <w:bottom w:val="nil"/>
            </w:tcBorders>
            <w:shd w:val="clear" w:color="auto" w:fill="auto"/>
            <w:vAlign w:val="center"/>
          </w:tcPr>
          <w:p w14:paraId="60F8B4C1" w14:textId="77777777" w:rsidR="00B171C1" w:rsidRPr="00D46E05" w:rsidRDefault="00B171C1"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tcBorders>
              <w:top w:val="nil"/>
            </w:tcBorders>
            <w:shd w:val="clear" w:color="auto" w:fill="C6D9F1"/>
            <w:vAlign w:val="center"/>
          </w:tcPr>
          <w:p w14:paraId="403B362A" w14:textId="77777777" w:rsidR="00B171C1" w:rsidRPr="00D46E05" w:rsidRDefault="00B171C1"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p w14:paraId="3A99D23C" w14:textId="77777777" w:rsidR="00B171C1" w:rsidRPr="00D46E05" w:rsidRDefault="004862B4" w:rsidP="00271C05">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C14" w:history="1">
              <w:r w:rsidRPr="00D46E05">
                <w:rPr>
                  <w:rStyle w:val="Hyperlink"/>
                  <w:rFonts w:asciiTheme="minorHAnsi" w:hAnsiTheme="minorHAnsi" w:cstheme="minorHAnsi"/>
                  <w:b/>
                  <w:sz w:val="22"/>
                  <w:szCs w:val="22"/>
                </w:rPr>
                <w:t>C1</w:t>
              </w:r>
              <w:r w:rsidR="00271C05" w:rsidRPr="00D46E05">
                <w:rPr>
                  <w:rStyle w:val="Hyperlink"/>
                  <w:rFonts w:asciiTheme="minorHAnsi" w:hAnsiTheme="minorHAnsi" w:cstheme="minorHAnsi"/>
                  <w:b/>
                  <w:sz w:val="22"/>
                  <w:szCs w:val="22"/>
                </w:rPr>
                <w:t>4</w:t>
              </w:r>
            </w:hyperlink>
          </w:p>
        </w:tc>
        <w:tc>
          <w:tcPr>
            <w:tcW w:w="360" w:type="dxa"/>
            <w:tcBorders>
              <w:top w:val="nil"/>
            </w:tcBorders>
            <w:shd w:val="clear" w:color="auto" w:fill="C6D9F1"/>
            <w:vAlign w:val="center"/>
          </w:tcPr>
          <w:p w14:paraId="3A230DA1" w14:textId="77777777" w:rsidR="00B171C1" w:rsidRPr="00D46E05" w:rsidRDefault="00B171C1"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r>
    </w:tbl>
    <w:p w14:paraId="2F6BDC0C" w14:textId="77777777" w:rsidR="002D042B" w:rsidRPr="00D46E05" w:rsidRDefault="001B6D40" w:rsidP="009C1FB5">
      <w:pPr>
        <w:tabs>
          <w:tab w:val="left" w:pos="1080"/>
        </w:tabs>
        <w:ind w:left="851"/>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 xml:space="preserve">Information should be considered identified </w:t>
      </w:r>
      <w:r w:rsidR="004157A1" w:rsidRPr="00D46E05">
        <w:rPr>
          <w:rFonts w:asciiTheme="minorHAnsi" w:hAnsiTheme="minorHAnsi" w:cstheme="minorHAnsi"/>
          <w:vanish/>
          <w:color w:val="0000FF"/>
          <w:sz w:val="22"/>
          <w:szCs w:val="22"/>
        </w:rPr>
        <w:t xml:space="preserve">or re-identifiable </w:t>
      </w:r>
      <w:r w:rsidRPr="00D46E05">
        <w:rPr>
          <w:rFonts w:asciiTheme="minorHAnsi" w:hAnsiTheme="minorHAnsi" w:cstheme="minorHAnsi"/>
          <w:vanish/>
          <w:color w:val="0000FF"/>
          <w:sz w:val="22"/>
          <w:szCs w:val="22"/>
        </w:rPr>
        <w:t>if the research</w:t>
      </w:r>
      <w:r w:rsidR="00F106CB" w:rsidRPr="00D46E05">
        <w:rPr>
          <w:rFonts w:asciiTheme="minorHAnsi" w:hAnsiTheme="minorHAnsi" w:cstheme="minorHAnsi"/>
          <w:vanish/>
          <w:color w:val="0000FF"/>
          <w:sz w:val="22"/>
          <w:szCs w:val="22"/>
        </w:rPr>
        <w:t xml:space="preserve">er </w:t>
      </w:r>
      <w:r w:rsidRPr="00D46E05">
        <w:rPr>
          <w:rFonts w:asciiTheme="minorHAnsi" w:hAnsiTheme="minorHAnsi" w:cstheme="minorHAnsi"/>
          <w:vanish/>
          <w:color w:val="0000FF"/>
          <w:sz w:val="22"/>
          <w:szCs w:val="22"/>
        </w:rPr>
        <w:t>can identify individual respondents</w:t>
      </w:r>
      <w:r w:rsidR="004157A1" w:rsidRPr="00D46E05">
        <w:rPr>
          <w:rFonts w:asciiTheme="minorHAnsi" w:hAnsiTheme="minorHAnsi" w:cstheme="minorHAnsi"/>
          <w:vanish/>
          <w:color w:val="0000FF"/>
          <w:sz w:val="22"/>
          <w:szCs w:val="22"/>
        </w:rPr>
        <w:t xml:space="preserve"> directly or via a code</w:t>
      </w:r>
      <w:r w:rsidRPr="00D46E05">
        <w:rPr>
          <w:rFonts w:asciiTheme="minorHAnsi" w:hAnsiTheme="minorHAnsi" w:cstheme="minorHAnsi"/>
          <w:vanish/>
          <w:color w:val="0000FF"/>
          <w:sz w:val="22"/>
          <w:szCs w:val="22"/>
        </w:rPr>
        <w:t>.</w:t>
      </w:r>
      <w:r w:rsidR="00DA57C9" w:rsidRPr="00D46E05">
        <w:rPr>
          <w:rFonts w:asciiTheme="minorHAnsi" w:hAnsiTheme="minorHAnsi" w:cstheme="minorHAnsi"/>
          <w:vanish/>
          <w:color w:val="0000FF"/>
          <w:sz w:val="22"/>
          <w:szCs w:val="22"/>
        </w:rPr>
        <w:t xml:space="preserve"> </w:t>
      </w:r>
    </w:p>
    <w:p w14:paraId="57E595A5" w14:textId="77777777" w:rsidR="009C1FB5" w:rsidRPr="00D46E05" w:rsidRDefault="009C1FB5" w:rsidP="009C1FB5">
      <w:pPr>
        <w:tabs>
          <w:tab w:val="left" w:pos="1080"/>
        </w:tabs>
        <w:ind w:left="851"/>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Identifiable:  the data/tissue is held with the individual’s identity which may include name, image, date of birth or address.</w:t>
      </w:r>
    </w:p>
    <w:p w14:paraId="1DAABA41" w14:textId="77777777" w:rsidR="009C1FB5" w:rsidRPr="00D46E05" w:rsidRDefault="009C1FB5" w:rsidP="009C1FB5">
      <w:pPr>
        <w:tabs>
          <w:tab w:val="left" w:pos="1080"/>
        </w:tabs>
        <w:ind w:left="851"/>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Re-identifiable or potentially re-identifiable:  identifiers have been removed and replaced with a code from which it remains possible to re-identify the individual, eg by using the code or linking different data sets.</w:t>
      </w:r>
    </w:p>
    <w:p w14:paraId="39B804E3" w14:textId="77777777" w:rsidR="00603A6A" w:rsidRPr="00D46E05" w:rsidRDefault="00603A6A" w:rsidP="00981E83">
      <w:pPr>
        <w:tabs>
          <w:tab w:val="left" w:pos="1800"/>
        </w:tabs>
        <w:rPr>
          <w:rFonts w:asciiTheme="minorHAnsi" w:hAnsiTheme="minorHAnsi" w:cstheme="minorHAnsi"/>
          <w:sz w:val="22"/>
          <w:szCs w:val="22"/>
        </w:rPr>
      </w:pPr>
    </w:p>
    <w:tbl>
      <w:tblPr>
        <w:tblW w:w="984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ayout w:type="fixed"/>
        <w:tblLook w:val="0000" w:firstRow="0" w:lastRow="0" w:firstColumn="0" w:lastColumn="0" w:noHBand="0" w:noVBand="0"/>
      </w:tblPr>
      <w:tblGrid>
        <w:gridCol w:w="634"/>
        <w:gridCol w:w="784"/>
        <w:gridCol w:w="5062"/>
        <w:gridCol w:w="240"/>
        <w:gridCol w:w="1080"/>
        <w:gridCol w:w="360"/>
        <w:gridCol w:w="245"/>
        <w:gridCol w:w="1080"/>
        <w:gridCol w:w="360"/>
      </w:tblGrid>
      <w:tr w:rsidR="00603A6A" w:rsidRPr="00D46E05" w14:paraId="49C3356B" w14:textId="77777777" w:rsidTr="008B1C55">
        <w:trPr>
          <w:cantSplit/>
          <w:trHeight w:val="340"/>
        </w:trPr>
        <w:tc>
          <w:tcPr>
            <w:tcW w:w="634" w:type="dxa"/>
            <w:tcBorders>
              <w:right w:val="single" w:sz="4" w:space="0" w:color="auto"/>
            </w:tcBorders>
            <w:shd w:val="clear" w:color="auto" w:fill="CCC0D9"/>
            <w:vAlign w:val="center"/>
          </w:tcPr>
          <w:p w14:paraId="63A057EC" w14:textId="77777777" w:rsidR="00603A6A" w:rsidRPr="00D46E05" w:rsidRDefault="00603A6A" w:rsidP="00D97B14">
            <w:pPr>
              <w:tabs>
                <w:tab w:val="left" w:pos="5103"/>
                <w:tab w:val="left" w:pos="7117"/>
              </w:tabs>
              <w:suppressAutoHyphens/>
              <w:rPr>
                <w:rFonts w:asciiTheme="minorHAnsi" w:hAnsiTheme="minorHAnsi" w:cstheme="minorHAnsi"/>
                <w:spacing w:val="-2"/>
                <w:sz w:val="22"/>
                <w:szCs w:val="22"/>
              </w:rPr>
            </w:pPr>
            <w:bookmarkStart w:id="41" w:name="D12"/>
            <w:r w:rsidRPr="00D46E05">
              <w:rPr>
                <w:rFonts w:asciiTheme="minorHAnsi" w:hAnsiTheme="minorHAnsi" w:cstheme="minorHAnsi"/>
                <w:spacing w:val="-2"/>
                <w:sz w:val="22"/>
                <w:szCs w:val="22"/>
              </w:rPr>
              <w:t>D1</w:t>
            </w:r>
            <w:r w:rsidR="00D97B14" w:rsidRPr="00D46E05">
              <w:rPr>
                <w:rFonts w:asciiTheme="minorHAnsi" w:hAnsiTheme="minorHAnsi" w:cstheme="minorHAnsi"/>
                <w:spacing w:val="-2"/>
                <w:sz w:val="22"/>
                <w:szCs w:val="22"/>
              </w:rPr>
              <w:t>2</w:t>
            </w:r>
            <w:bookmarkEnd w:id="41"/>
          </w:p>
        </w:tc>
        <w:tc>
          <w:tcPr>
            <w:tcW w:w="784" w:type="dxa"/>
            <w:tcBorders>
              <w:right w:val="single" w:sz="4" w:space="0" w:color="auto"/>
            </w:tcBorders>
            <w:shd w:val="clear" w:color="auto" w:fill="CCC0D9"/>
            <w:vAlign w:val="center"/>
          </w:tcPr>
          <w:p w14:paraId="1959E250" w14:textId="77777777" w:rsidR="00603A6A" w:rsidRPr="00D46E05" w:rsidRDefault="00E72AB4" w:rsidP="00D97B14">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D1</w:t>
            </w:r>
            <w:r w:rsidR="00D97B14" w:rsidRPr="00D46E05">
              <w:rPr>
                <w:rFonts w:asciiTheme="minorHAnsi" w:hAnsiTheme="minorHAnsi" w:cstheme="minorHAnsi"/>
                <w:spacing w:val="-2"/>
                <w:sz w:val="22"/>
                <w:szCs w:val="22"/>
              </w:rPr>
              <w:t>2</w:t>
            </w:r>
            <w:r w:rsidR="00603A6A" w:rsidRPr="00D46E05">
              <w:rPr>
                <w:rFonts w:asciiTheme="minorHAnsi" w:hAnsiTheme="minorHAnsi" w:cstheme="minorHAnsi"/>
                <w:spacing w:val="-2"/>
                <w:sz w:val="22"/>
                <w:szCs w:val="22"/>
              </w:rPr>
              <w:t>a</w:t>
            </w:r>
          </w:p>
        </w:tc>
        <w:tc>
          <w:tcPr>
            <w:tcW w:w="5062" w:type="dxa"/>
            <w:tcBorders>
              <w:left w:val="single" w:sz="4" w:space="0" w:color="auto"/>
            </w:tcBorders>
            <w:shd w:val="clear" w:color="auto" w:fill="CCC0D9"/>
            <w:vAlign w:val="center"/>
          </w:tcPr>
          <w:p w14:paraId="284BC7EB" w14:textId="77777777" w:rsidR="00603A6A" w:rsidRPr="00D46E05" w:rsidRDefault="00A977D8" w:rsidP="006F51AE">
            <w:pPr>
              <w:rPr>
                <w:rFonts w:asciiTheme="minorHAnsi" w:hAnsiTheme="minorHAnsi" w:cstheme="minorHAnsi"/>
                <w:sz w:val="22"/>
                <w:szCs w:val="22"/>
              </w:rPr>
            </w:pPr>
            <w:r w:rsidRPr="00D46E05">
              <w:rPr>
                <w:rFonts w:asciiTheme="minorHAnsi" w:hAnsiTheme="minorHAnsi" w:cstheme="minorHAnsi"/>
                <w:bCs/>
                <w:sz w:val="22"/>
                <w:szCs w:val="22"/>
              </w:rPr>
              <w:t>Will</w:t>
            </w:r>
            <w:r w:rsidR="00603A6A" w:rsidRPr="00D46E05">
              <w:rPr>
                <w:rFonts w:asciiTheme="minorHAnsi" w:hAnsiTheme="minorHAnsi" w:cstheme="minorHAnsi"/>
                <w:bCs/>
                <w:sz w:val="22"/>
                <w:szCs w:val="22"/>
              </w:rPr>
              <w:t xml:space="preserve"> prior warning </w:t>
            </w:r>
            <w:r w:rsidRPr="00D46E05">
              <w:rPr>
                <w:rFonts w:asciiTheme="minorHAnsi" w:hAnsiTheme="minorHAnsi" w:cstheme="minorHAnsi"/>
                <w:bCs/>
                <w:sz w:val="22"/>
                <w:szCs w:val="22"/>
              </w:rPr>
              <w:t xml:space="preserve">be </w:t>
            </w:r>
            <w:r w:rsidR="00603A6A" w:rsidRPr="00D46E05">
              <w:rPr>
                <w:rFonts w:asciiTheme="minorHAnsi" w:hAnsiTheme="minorHAnsi" w:cstheme="minorHAnsi"/>
                <w:bCs/>
                <w:sz w:val="22"/>
                <w:szCs w:val="22"/>
              </w:rPr>
              <w:t>given to potential participants?</w:t>
            </w:r>
          </w:p>
        </w:tc>
        <w:tc>
          <w:tcPr>
            <w:tcW w:w="240" w:type="dxa"/>
            <w:tcBorders>
              <w:top w:val="nil"/>
              <w:bottom w:val="nil"/>
            </w:tcBorders>
            <w:shd w:val="clear" w:color="auto" w:fill="auto"/>
          </w:tcPr>
          <w:p w14:paraId="7E414654" w14:textId="77777777" w:rsidR="00603A6A" w:rsidRPr="00D46E05" w:rsidRDefault="00603A6A"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shd w:val="clear" w:color="auto" w:fill="CCC0D9"/>
            <w:vAlign w:val="center"/>
          </w:tcPr>
          <w:p w14:paraId="2933FB0E" w14:textId="77777777" w:rsidR="00603A6A" w:rsidRPr="00D46E05" w:rsidRDefault="00603A6A"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p w14:paraId="4A330933" w14:textId="77777777" w:rsidR="00603A6A" w:rsidRPr="00D46E05" w:rsidRDefault="00603A6A" w:rsidP="00271C05">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C15" w:history="1">
              <w:r w:rsidR="00427BF8" w:rsidRPr="00D46E05">
                <w:rPr>
                  <w:rStyle w:val="Hyperlink"/>
                  <w:rFonts w:asciiTheme="minorHAnsi" w:hAnsiTheme="minorHAnsi" w:cstheme="minorHAnsi"/>
                  <w:b/>
                  <w:sz w:val="22"/>
                  <w:szCs w:val="22"/>
                </w:rPr>
                <w:t>C1</w:t>
              </w:r>
              <w:r w:rsidR="00271C05" w:rsidRPr="00D46E05">
                <w:rPr>
                  <w:rStyle w:val="Hyperlink"/>
                  <w:rFonts w:asciiTheme="minorHAnsi" w:hAnsiTheme="minorHAnsi" w:cstheme="minorHAnsi"/>
                  <w:b/>
                  <w:sz w:val="22"/>
                  <w:szCs w:val="22"/>
                </w:rPr>
                <w:t>5</w:t>
              </w:r>
            </w:hyperlink>
          </w:p>
        </w:tc>
        <w:tc>
          <w:tcPr>
            <w:tcW w:w="360" w:type="dxa"/>
            <w:shd w:val="clear" w:color="auto" w:fill="CCC0D9"/>
            <w:vAlign w:val="center"/>
          </w:tcPr>
          <w:p w14:paraId="22F4BD73" w14:textId="77777777" w:rsidR="00603A6A" w:rsidRPr="00D46E05" w:rsidRDefault="00603A6A"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245" w:type="dxa"/>
            <w:tcBorders>
              <w:top w:val="nil"/>
              <w:bottom w:val="nil"/>
            </w:tcBorders>
            <w:shd w:val="clear" w:color="auto" w:fill="auto"/>
            <w:vAlign w:val="center"/>
          </w:tcPr>
          <w:p w14:paraId="2214A90A" w14:textId="77777777" w:rsidR="00603A6A" w:rsidRPr="00D46E05" w:rsidRDefault="00603A6A"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shd w:val="clear" w:color="auto" w:fill="CCC0D9"/>
            <w:vAlign w:val="center"/>
          </w:tcPr>
          <w:p w14:paraId="0DA5AA52" w14:textId="77777777" w:rsidR="00603A6A" w:rsidRPr="00D46E05" w:rsidRDefault="00603A6A"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p w14:paraId="2783BC6B" w14:textId="77777777" w:rsidR="00603A6A" w:rsidRPr="00D46E05" w:rsidRDefault="00603A6A" w:rsidP="00271C05">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D17" w:history="1">
              <w:r w:rsidR="007E6CAD" w:rsidRPr="00D46E05">
                <w:rPr>
                  <w:rStyle w:val="Hyperlink"/>
                  <w:rFonts w:asciiTheme="minorHAnsi" w:hAnsiTheme="minorHAnsi" w:cstheme="minorHAnsi"/>
                  <w:b/>
                  <w:sz w:val="22"/>
                  <w:szCs w:val="22"/>
                </w:rPr>
                <w:t>D1</w:t>
              </w:r>
              <w:r w:rsidR="00271C05" w:rsidRPr="00D46E05">
                <w:rPr>
                  <w:rStyle w:val="Hyperlink"/>
                  <w:rFonts w:asciiTheme="minorHAnsi" w:hAnsiTheme="minorHAnsi" w:cstheme="minorHAnsi"/>
                  <w:b/>
                  <w:sz w:val="22"/>
                  <w:szCs w:val="22"/>
                </w:rPr>
                <w:t>7</w:t>
              </w:r>
            </w:hyperlink>
            <w:r w:rsidRPr="00D46E05">
              <w:rPr>
                <w:rFonts w:asciiTheme="minorHAnsi" w:hAnsiTheme="minorHAnsi" w:cstheme="minorHAnsi"/>
                <w:sz w:val="22"/>
                <w:szCs w:val="22"/>
              </w:rPr>
              <w:t xml:space="preserve"> then </w:t>
            </w:r>
            <w:hyperlink w:anchor="C15" w:history="1">
              <w:r w:rsidRPr="00D46E05">
                <w:rPr>
                  <w:rStyle w:val="Hyperlink"/>
                  <w:rFonts w:asciiTheme="minorHAnsi" w:hAnsiTheme="minorHAnsi" w:cstheme="minorHAnsi"/>
                  <w:b/>
                  <w:sz w:val="22"/>
                  <w:szCs w:val="22"/>
                </w:rPr>
                <w:t>C1</w:t>
              </w:r>
              <w:r w:rsidR="00271C05" w:rsidRPr="00D46E05">
                <w:rPr>
                  <w:rStyle w:val="Hyperlink"/>
                  <w:rFonts w:asciiTheme="minorHAnsi" w:hAnsiTheme="minorHAnsi" w:cstheme="minorHAnsi"/>
                  <w:b/>
                  <w:sz w:val="22"/>
                  <w:szCs w:val="22"/>
                </w:rPr>
                <w:t>5</w:t>
              </w:r>
            </w:hyperlink>
          </w:p>
        </w:tc>
        <w:tc>
          <w:tcPr>
            <w:tcW w:w="360" w:type="dxa"/>
            <w:shd w:val="clear" w:color="auto" w:fill="CCC0D9"/>
            <w:vAlign w:val="center"/>
          </w:tcPr>
          <w:p w14:paraId="03E02A4B" w14:textId="77777777" w:rsidR="00603A6A" w:rsidRPr="00D46E05" w:rsidRDefault="00603A6A"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r>
    </w:tbl>
    <w:p w14:paraId="60E53039" w14:textId="77777777" w:rsidR="00C32B16" w:rsidRPr="00D46E05" w:rsidRDefault="00B95276" w:rsidP="009C1FB5">
      <w:pPr>
        <w:tabs>
          <w:tab w:val="left" w:pos="1080"/>
        </w:tabs>
        <w:ind w:left="851"/>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 xml:space="preserve">Is information about </w:t>
      </w:r>
      <w:r w:rsidR="00793CAA" w:rsidRPr="00D46E05">
        <w:rPr>
          <w:rFonts w:asciiTheme="minorHAnsi" w:hAnsiTheme="minorHAnsi" w:cstheme="minorHAnsi"/>
          <w:vanish/>
          <w:color w:val="0000FF"/>
          <w:sz w:val="22"/>
          <w:szCs w:val="22"/>
        </w:rPr>
        <w:t>any risks</w:t>
      </w:r>
      <w:r w:rsidRPr="00D46E05">
        <w:rPr>
          <w:rFonts w:asciiTheme="minorHAnsi" w:hAnsiTheme="minorHAnsi" w:cstheme="minorHAnsi"/>
          <w:vanish/>
          <w:color w:val="0000FF"/>
          <w:sz w:val="22"/>
          <w:szCs w:val="22"/>
        </w:rPr>
        <w:t xml:space="preserve"> – in plain language – included in the </w:t>
      </w:r>
      <w:r w:rsidR="00817C24" w:rsidRPr="00D46E05">
        <w:rPr>
          <w:rFonts w:asciiTheme="minorHAnsi" w:hAnsiTheme="minorHAnsi" w:cstheme="minorHAnsi"/>
          <w:vanish/>
          <w:color w:val="0000FF"/>
          <w:sz w:val="22"/>
          <w:szCs w:val="22"/>
        </w:rPr>
        <w:t xml:space="preserve">Information/Consent </w:t>
      </w:r>
      <w:r w:rsidRPr="00D46E05">
        <w:rPr>
          <w:rFonts w:asciiTheme="minorHAnsi" w:hAnsiTheme="minorHAnsi" w:cstheme="minorHAnsi"/>
          <w:vanish/>
          <w:color w:val="0000FF"/>
          <w:sz w:val="22"/>
          <w:szCs w:val="22"/>
        </w:rPr>
        <w:t>materials)?</w:t>
      </w:r>
      <w:r w:rsidR="009B73C5" w:rsidRPr="00D46E05">
        <w:rPr>
          <w:rFonts w:asciiTheme="minorHAnsi" w:hAnsiTheme="minorHAnsi" w:cstheme="minorHAnsi"/>
          <w:vanish/>
          <w:color w:val="0000FF"/>
          <w:sz w:val="22"/>
          <w:szCs w:val="22"/>
        </w:rPr>
        <w:t xml:space="preserve"> </w:t>
      </w:r>
    </w:p>
    <w:p w14:paraId="5377D931" w14:textId="77777777" w:rsidR="00603A6A" w:rsidRPr="00D46E05" w:rsidRDefault="00603A6A" w:rsidP="00981E83">
      <w:pPr>
        <w:tabs>
          <w:tab w:val="left" w:pos="1800"/>
        </w:tabs>
        <w:rPr>
          <w:rFonts w:asciiTheme="minorHAnsi" w:hAnsiTheme="minorHAnsi" w:cstheme="minorHAnsi"/>
          <w:sz w:val="22"/>
          <w:szCs w:val="22"/>
        </w:rPr>
      </w:pPr>
    </w:p>
    <w:tbl>
      <w:tblPr>
        <w:tblW w:w="98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ayout w:type="fixed"/>
        <w:tblLook w:val="0000" w:firstRow="0" w:lastRow="0" w:firstColumn="0" w:lastColumn="0" w:noHBand="0" w:noVBand="0"/>
      </w:tblPr>
      <w:tblGrid>
        <w:gridCol w:w="634"/>
        <w:gridCol w:w="784"/>
        <w:gridCol w:w="5062"/>
        <w:gridCol w:w="240"/>
        <w:gridCol w:w="1080"/>
        <w:gridCol w:w="360"/>
        <w:gridCol w:w="240"/>
        <w:gridCol w:w="1080"/>
        <w:gridCol w:w="360"/>
      </w:tblGrid>
      <w:tr w:rsidR="00603A6A" w:rsidRPr="00D46E05" w14:paraId="14E1C5DC" w14:textId="77777777" w:rsidTr="008B1C55">
        <w:trPr>
          <w:cantSplit/>
          <w:trHeight w:val="340"/>
        </w:trPr>
        <w:tc>
          <w:tcPr>
            <w:tcW w:w="634" w:type="dxa"/>
            <w:tcBorders>
              <w:right w:val="single" w:sz="4" w:space="0" w:color="auto"/>
            </w:tcBorders>
            <w:shd w:val="clear" w:color="auto" w:fill="C6D9F1"/>
            <w:vAlign w:val="center"/>
          </w:tcPr>
          <w:p w14:paraId="37D40884" w14:textId="77777777" w:rsidR="00603A6A" w:rsidRPr="00D46E05" w:rsidRDefault="00603A6A" w:rsidP="00D97B14">
            <w:pPr>
              <w:tabs>
                <w:tab w:val="left" w:pos="5103"/>
                <w:tab w:val="left" w:pos="7117"/>
              </w:tabs>
              <w:suppressAutoHyphens/>
              <w:rPr>
                <w:rFonts w:asciiTheme="minorHAnsi" w:hAnsiTheme="minorHAnsi" w:cstheme="minorHAnsi"/>
                <w:spacing w:val="-2"/>
                <w:sz w:val="22"/>
                <w:szCs w:val="22"/>
              </w:rPr>
            </w:pPr>
            <w:bookmarkStart w:id="42" w:name="D13"/>
            <w:r w:rsidRPr="00D46E05">
              <w:rPr>
                <w:rFonts w:asciiTheme="minorHAnsi" w:hAnsiTheme="minorHAnsi" w:cstheme="minorHAnsi"/>
                <w:spacing w:val="-2"/>
                <w:sz w:val="22"/>
                <w:szCs w:val="22"/>
              </w:rPr>
              <w:t>D1</w:t>
            </w:r>
            <w:r w:rsidR="00D97B14" w:rsidRPr="00D46E05">
              <w:rPr>
                <w:rFonts w:asciiTheme="minorHAnsi" w:hAnsiTheme="minorHAnsi" w:cstheme="minorHAnsi"/>
                <w:spacing w:val="-2"/>
                <w:sz w:val="22"/>
                <w:szCs w:val="22"/>
              </w:rPr>
              <w:t>3</w:t>
            </w:r>
            <w:bookmarkEnd w:id="42"/>
          </w:p>
        </w:tc>
        <w:tc>
          <w:tcPr>
            <w:tcW w:w="784" w:type="dxa"/>
            <w:tcBorders>
              <w:right w:val="single" w:sz="4" w:space="0" w:color="auto"/>
            </w:tcBorders>
            <w:shd w:val="clear" w:color="auto" w:fill="C6D9F1"/>
            <w:vAlign w:val="center"/>
          </w:tcPr>
          <w:p w14:paraId="5C577004" w14:textId="77777777" w:rsidR="00603A6A" w:rsidRPr="00D46E05" w:rsidRDefault="00E72AB4" w:rsidP="00D97B14">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D1</w:t>
            </w:r>
            <w:r w:rsidR="00D97B14" w:rsidRPr="00D46E05">
              <w:rPr>
                <w:rFonts w:asciiTheme="minorHAnsi" w:hAnsiTheme="minorHAnsi" w:cstheme="minorHAnsi"/>
                <w:spacing w:val="-2"/>
                <w:sz w:val="22"/>
                <w:szCs w:val="22"/>
              </w:rPr>
              <w:t>3</w:t>
            </w:r>
            <w:r w:rsidR="00603A6A" w:rsidRPr="00D46E05">
              <w:rPr>
                <w:rFonts w:asciiTheme="minorHAnsi" w:hAnsiTheme="minorHAnsi" w:cstheme="minorHAnsi"/>
                <w:spacing w:val="-2"/>
                <w:sz w:val="22"/>
                <w:szCs w:val="22"/>
              </w:rPr>
              <w:t>a</w:t>
            </w:r>
          </w:p>
        </w:tc>
        <w:tc>
          <w:tcPr>
            <w:tcW w:w="5062" w:type="dxa"/>
            <w:tcBorders>
              <w:left w:val="single" w:sz="4" w:space="0" w:color="auto"/>
            </w:tcBorders>
            <w:shd w:val="clear" w:color="auto" w:fill="C6D9F1"/>
            <w:vAlign w:val="center"/>
          </w:tcPr>
          <w:p w14:paraId="21712EE9" w14:textId="77777777" w:rsidR="00603A6A" w:rsidRPr="00D46E05" w:rsidRDefault="00A977D8" w:rsidP="006F51AE">
            <w:pPr>
              <w:rPr>
                <w:rFonts w:asciiTheme="minorHAnsi" w:hAnsiTheme="minorHAnsi" w:cstheme="minorHAnsi"/>
                <w:sz w:val="22"/>
                <w:szCs w:val="22"/>
              </w:rPr>
            </w:pPr>
            <w:r w:rsidRPr="00D46E05">
              <w:rPr>
                <w:rFonts w:asciiTheme="minorHAnsi" w:hAnsiTheme="minorHAnsi" w:cstheme="minorHAnsi"/>
                <w:bCs/>
                <w:sz w:val="22"/>
                <w:szCs w:val="22"/>
              </w:rPr>
              <w:t>Will</w:t>
            </w:r>
            <w:r w:rsidR="00603A6A" w:rsidRPr="00D46E05">
              <w:rPr>
                <w:rFonts w:asciiTheme="minorHAnsi" w:hAnsiTheme="minorHAnsi" w:cstheme="minorHAnsi"/>
                <w:bCs/>
                <w:sz w:val="22"/>
                <w:szCs w:val="22"/>
              </w:rPr>
              <w:t xml:space="preserve"> prior warning </w:t>
            </w:r>
            <w:r w:rsidRPr="00D46E05">
              <w:rPr>
                <w:rFonts w:asciiTheme="minorHAnsi" w:hAnsiTheme="minorHAnsi" w:cstheme="minorHAnsi"/>
                <w:bCs/>
                <w:sz w:val="22"/>
                <w:szCs w:val="22"/>
              </w:rPr>
              <w:t xml:space="preserve">be </w:t>
            </w:r>
            <w:r w:rsidR="00603A6A" w:rsidRPr="00D46E05">
              <w:rPr>
                <w:rFonts w:asciiTheme="minorHAnsi" w:hAnsiTheme="minorHAnsi" w:cstheme="minorHAnsi"/>
                <w:bCs/>
                <w:sz w:val="22"/>
                <w:szCs w:val="22"/>
              </w:rPr>
              <w:t>given to potential participants?</w:t>
            </w:r>
          </w:p>
        </w:tc>
        <w:tc>
          <w:tcPr>
            <w:tcW w:w="240" w:type="dxa"/>
            <w:tcBorders>
              <w:top w:val="nil"/>
              <w:bottom w:val="nil"/>
            </w:tcBorders>
            <w:shd w:val="clear" w:color="auto" w:fill="auto"/>
          </w:tcPr>
          <w:p w14:paraId="0E2151E0" w14:textId="77777777" w:rsidR="00603A6A" w:rsidRPr="00D46E05" w:rsidRDefault="00603A6A"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shd w:val="clear" w:color="auto" w:fill="C6D9F1"/>
            <w:vAlign w:val="center"/>
          </w:tcPr>
          <w:p w14:paraId="2F4EBED1" w14:textId="77777777" w:rsidR="00603A6A" w:rsidRPr="00D46E05" w:rsidRDefault="00603A6A"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p w14:paraId="7AFB137E" w14:textId="77777777" w:rsidR="00603A6A" w:rsidRPr="00D46E05" w:rsidRDefault="007D1141" w:rsidP="00271C05">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C16" w:history="1">
              <w:r w:rsidR="00427BF8" w:rsidRPr="00D46E05">
                <w:rPr>
                  <w:rStyle w:val="Hyperlink"/>
                  <w:rFonts w:asciiTheme="minorHAnsi" w:hAnsiTheme="minorHAnsi" w:cstheme="minorHAnsi"/>
                  <w:b/>
                  <w:sz w:val="22"/>
                  <w:szCs w:val="22"/>
                </w:rPr>
                <w:t>C1</w:t>
              </w:r>
              <w:r w:rsidR="00271C05" w:rsidRPr="00D46E05">
                <w:rPr>
                  <w:rStyle w:val="Hyperlink"/>
                  <w:rFonts w:asciiTheme="minorHAnsi" w:hAnsiTheme="minorHAnsi" w:cstheme="minorHAnsi"/>
                  <w:b/>
                  <w:sz w:val="22"/>
                  <w:szCs w:val="22"/>
                </w:rPr>
                <w:t>6</w:t>
              </w:r>
            </w:hyperlink>
          </w:p>
        </w:tc>
        <w:tc>
          <w:tcPr>
            <w:tcW w:w="360" w:type="dxa"/>
            <w:shd w:val="clear" w:color="auto" w:fill="C6D9F1"/>
            <w:vAlign w:val="center"/>
          </w:tcPr>
          <w:p w14:paraId="0D27B220" w14:textId="77777777" w:rsidR="00603A6A" w:rsidRPr="00D46E05" w:rsidRDefault="00603A6A"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240" w:type="dxa"/>
            <w:tcBorders>
              <w:top w:val="nil"/>
              <w:bottom w:val="nil"/>
            </w:tcBorders>
            <w:shd w:val="clear" w:color="auto" w:fill="auto"/>
            <w:vAlign w:val="center"/>
          </w:tcPr>
          <w:p w14:paraId="46E937F0" w14:textId="77777777" w:rsidR="00603A6A" w:rsidRPr="00D46E05" w:rsidRDefault="00603A6A"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shd w:val="clear" w:color="auto" w:fill="C6D9F1"/>
            <w:vAlign w:val="center"/>
          </w:tcPr>
          <w:p w14:paraId="7C13C282" w14:textId="77777777" w:rsidR="00603A6A" w:rsidRPr="00D46E05" w:rsidRDefault="00603A6A"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p w14:paraId="1D19EAA4" w14:textId="77777777" w:rsidR="00603A6A" w:rsidRPr="00D46E05" w:rsidRDefault="007D1141" w:rsidP="00271C05">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D17" w:history="1">
              <w:r w:rsidR="007E6CAD" w:rsidRPr="00D46E05">
                <w:rPr>
                  <w:rStyle w:val="Hyperlink"/>
                  <w:rFonts w:asciiTheme="minorHAnsi" w:hAnsiTheme="minorHAnsi" w:cstheme="minorHAnsi"/>
                  <w:b/>
                  <w:sz w:val="22"/>
                  <w:szCs w:val="22"/>
                </w:rPr>
                <w:t>D1</w:t>
              </w:r>
              <w:r w:rsidR="00271C05" w:rsidRPr="00D46E05">
                <w:rPr>
                  <w:rStyle w:val="Hyperlink"/>
                  <w:rFonts w:asciiTheme="minorHAnsi" w:hAnsiTheme="minorHAnsi" w:cstheme="minorHAnsi"/>
                  <w:b/>
                  <w:sz w:val="22"/>
                  <w:szCs w:val="22"/>
                </w:rPr>
                <w:t>7</w:t>
              </w:r>
            </w:hyperlink>
            <w:r w:rsidRPr="00D46E05">
              <w:rPr>
                <w:rFonts w:asciiTheme="minorHAnsi" w:hAnsiTheme="minorHAnsi" w:cstheme="minorHAnsi"/>
                <w:sz w:val="22"/>
                <w:szCs w:val="22"/>
              </w:rPr>
              <w:t xml:space="preserve"> then </w:t>
            </w:r>
            <w:hyperlink w:anchor="C16" w:history="1">
              <w:r w:rsidRPr="00D46E05">
                <w:rPr>
                  <w:rStyle w:val="Hyperlink"/>
                  <w:rFonts w:asciiTheme="minorHAnsi" w:hAnsiTheme="minorHAnsi" w:cstheme="minorHAnsi"/>
                  <w:b/>
                  <w:sz w:val="22"/>
                  <w:szCs w:val="22"/>
                </w:rPr>
                <w:t>C1</w:t>
              </w:r>
              <w:r w:rsidR="00271C05" w:rsidRPr="00D46E05">
                <w:rPr>
                  <w:rStyle w:val="Hyperlink"/>
                  <w:rFonts w:asciiTheme="minorHAnsi" w:hAnsiTheme="minorHAnsi" w:cstheme="minorHAnsi"/>
                  <w:b/>
                  <w:sz w:val="22"/>
                  <w:szCs w:val="22"/>
                </w:rPr>
                <w:t>6</w:t>
              </w:r>
            </w:hyperlink>
          </w:p>
        </w:tc>
        <w:tc>
          <w:tcPr>
            <w:tcW w:w="360" w:type="dxa"/>
            <w:shd w:val="clear" w:color="auto" w:fill="C6D9F1"/>
            <w:vAlign w:val="center"/>
          </w:tcPr>
          <w:p w14:paraId="064B6156" w14:textId="77777777" w:rsidR="00603A6A" w:rsidRPr="00D46E05" w:rsidRDefault="00603A6A"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r>
    </w:tbl>
    <w:p w14:paraId="34704371" w14:textId="77777777" w:rsidR="00EB5CC1" w:rsidRPr="00D46E05" w:rsidRDefault="00393B05" w:rsidP="009C1FB5">
      <w:pPr>
        <w:tabs>
          <w:tab w:val="left" w:pos="1080"/>
        </w:tabs>
        <w:ind w:left="851"/>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 xml:space="preserve">Is information about </w:t>
      </w:r>
      <w:r w:rsidR="00793CAA" w:rsidRPr="00D46E05">
        <w:rPr>
          <w:rFonts w:asciiTheme="minorHAnsi" w:hAnsiTheme="minorHAnsi" w:cstheme="minorHAnsi"/>
          <w:vanish/>
          <w:color w:val="0000FF"/>
          <w:sz w:val="22"/>
          <w:szCs w:val="22"/>
        </w:rPr>
        <w:t>any risks</w:t>
      </w:r>
      <w:r w:rsidRPr="00D46E05">
        <w:rPr>
          <w:rFonts w:asciiTheme="minorHAnsi" w:hAnsiTheme="minorHAnsi" w:cstheme="minorHAnsi"/>
          <w:vanish/>
          <w:color w:val="0000FF"/>
          <w:sz w:val="22"/>
          <w:szCs w:val="22"/>
        </w:rPr>
        <w:t xml:space="preserve"> – in plain language – included in the </w:t>
      </w:r>
      <w:r w:rsidR="00F10932" w:rsidRPr="00D46E05">
        <w:rPr>
          <w:rFonts w:asciiTheme="minorHAnsi" w:hAnsiTheme="minorHAnsi" w:cstheme="minorHAnsi"/>
          <w:vanish/>
          <w:color w:val="0000FF"/>
          <w:sz w:val="22"/>
          <w:szCs w:val="22"/>
        </w:rPr>
        <w:t xml:space="preserve">Information/Consent </w:t>
      </w:r>
      <w:r w:rsidRPr="00D46E05">
        <w:rPr>
          <w:rFonts w:asciiTheme="minorHAnsi" w:hAnsiTheme="minorHAnsi" w:cstheme="minorHAnsi"/>
          <w:vanish/>
          <w:color w:val="0000FF"/>
          <w:sz w:val="22"/>
          <w:szCs w:val="22"/>
        </w:rPr>
        <w:t>materials)?</w:t>
      </w:r>
      <w:r w:rsidR="00E87C8E" w:rsidRPr="00D46E05">
        <w:rPr>
          <w:rFonts w:asciiTheme="minorHAnsi" w:hAnsiTheme="minorHAnsi" w:cstheme="minorHAnsi"/>
          <w:vanish/>
          <w:color w:val="0000FF"/>
          <w:sz w:val="22"/>
          <w:szCs w:val="22"/>
        </w:rPr>
        <w:t xml:space="preserve"> </w:t>
      </w:r>
    </w:p>
    <w:p w14:paraId="51D81A92" w14:textId="77777777" w:rsidR="00F17F2A" w:rsidRPr="00D46E05" w:rsidRDefault="00F17F2A">
      <w:pPr>
        <w:rPr>
          <w:rFonts w:asciiTheme="minorHAnsi" w:hAnsiTheme="minorHAnsi" w:cstheme="minorHAnsi"/>
          <w:sz w:val="22"/>
          <w:szCs w:val="22"/>
        </w:rPr>
      </w:pPr>
    </w:p>
    <w:tbl>
      <w:tblPr>
        <w:tblW w:w="984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ayout w:type="fixed"/>
        <w:tblLook w:val="0000" w:firstRow="0" w:lastRow="0" w:firstColumn="0" w:lastColumn="0" w:noHBand="0" w:noVBand="0"/>
      </w:tblPr>
      <w:tblGrid>
        <w:gridCol w:w="634"/>
        <w:gridCol w:w="784"/>
        <w:gridCol w:w="5062"/>
        <w:gridCol w:w="240"/>
        <w:gridCol w:w="1080"/>
        <w:gridCol w:w="360"/>
        <w:gridCol w:w="245"/>
        <w:gridCol w:w="1080"/>
        <w:gridCol w:w="360"/>
      </w:tblGrid>
      <w:tr w:rsidR="00DA07CD" w:rsidRPr="00D46E05" w14:paraId="6E82291A" w14:textId="77777777" w:rsidTr="008B1C55">
        <w:trPr>
          <w:cantSplit/>
          <w:trHeight w:val="340"/>
        </w:trPr>
        <w:tc>
          <w:tcPr>
            <w:tcW w:w="634" w:type="dxa"/>
            <w:tcBorders>
              <w:right w:val="single" w:sz="4" w:space="0" w:color="auto"/>
            </w:tcBorders>
            <w:shd w:val="clear" w:color="auto" w:fill="CCC0D9"/>
            <w:vAlign w:val="center"/>
          </w:tcPr>
          <w:p w14:paraId="6A8028AE" w14:textId="77777777" w:rsidR="00DA07CD" w:rsidRPr="00D46E05" w:rsidRDefault="00DA07CD" w:rsidP="00D97B14">
            <w:pPr>
              <w:tabs>
                <w:tab w:val="left" w:pos="5103"/>
                <w:tab w:val="left" w:pos="7117"/>
              </w:tabs>
              <w:suppressAutoHyphens/>
              <w:rPr>
                <w:rFonts w:asciiTheme="minorHAnsi" w:hAnsiTheme="minorHAnsi" w:cstheme="minorHAnsi"/>
                <w:spacing w:val="-2"/>
                <w:sz w:val="22"/>
                <w:szCs w:val="22"/>
              </w:rPr>
            </w:pPr>
            <w:bookmarkStart w:id="43" w:name="D14"/>
            <w:r w:rsidRPr="00D46E05">
              <w:rPr>
                <w:rFonts w:asciiTheme="minorHAnsi" w:hAnsiTheme="minorHAnsi" w:cstheme="minorHAnsi"/>
                <w:spacing w:val="-2"/>
                <w:sz w:val="22"/>
                <w:szCs w:val="22"/>
              </w:rPr>
              <w:t>D1</w:t>
            </w:r>
            <w:r w:rsidR="00D97B14" w:rsidRPr="00D46E05">
              <w:rPr>
                <w:rFonts w:asciiTheme="minorHAnsi" w:hAnsiTheme="minorHAnsi" w:cstheme="minorHAnsi"/>
                <w:spacing w:val="-2"/>
                <w:sz w:val="22"/>
                <w:szCs w:val="22"/>
              </w:rPr>
              <w:t>4</w:t>
            </w:r>
            <w:bookmarkEnd w:id="43"/>
          </w:p>
        </w:tc>
        <w:tc>
          <w:tcPr>
            <w:tcW w:w="784" w:type="dxa"/>
            <w:tcBorders>
              <w:right w:val="single" w:sz="4" w:space="0" w:color="auto"/>
            </w:tcBorders>
            <w:shd w:val="clear" w:color="auto" w:fill="CCC0D9"/>
            <w:vAlign w:val="center"/>
          </w:tcPr>
          <w:p w14:paraId="51A58CA7" w14:textId="77777777" w:rsidR="00DA07CD" w:rsidRPr="00D46E05" w:rsidRDefault="00E72AB4" w:rsidP="00D97B14">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D1</w:t>
            </w:r>
            <w:r w:rsidR="00D97B14" w:rsidRPr="00D46E05">
              <w:rPr>
                <w:rFonts w:asciiTheme="minorHAnsi" w:hAnsiTheme="minorHAnsi" w:cstheme="minorHAnsi"/>
                <w:spacing w:val="-2"/>
                <w:sz w:val="22"/>
                <w:szCs w:val="22"/>
              </w:rPr>
              <w:t>4</w:t>
            </w:r>
            <w:r w:rsidR="00DA07CD" w:rsidRPr="00D46E05">
              <w:rPr>
                <w:rFonts w:asciiTheme="minorHAnsi" w:hAnsiTheme="minorHAnsi" w:cstheme="minorHAnsi"/>
                <w:spacing w:val="-2"/>
                <w:sz w:val="22"/>
                <w:szCs w:val="22"/>
              </w:rPr>
              <w:t>a</w:t>
            </w:r>
          </w:p>
        </w:tc>
        <w:tc>
          <w:tcPr>
            <w:tcW w:w="5062" w:type="dxa"/>
            <w:tcBorders>
              <w:left w:val="single" w:sz="4" w:space="0" w:color="auto"/>
            </w:tcBorders>
            <w:shd w:val="clear" w:color="auto" w:fill="CCC0D9"/>
            <w:vAlign w:val="center"/>
          </w:tcPr>
          <w:p w14:paraId="5711BCA8" w14:textId="77777777" w:rsidR="00DA07CD" w:rsidRPr="00D46E05" w:rsidRDefault="00DA07CD" w:rsidP="006F51AE">
            <w:pPr>
              <w:rPr>
                <w:rFonts w:asciiTheme="minorHAnsi" w:hAnsiTheme="minorHAnsi" w:cstheme="minorHAnsi"/>
                <w:sz w:val="22"/>
                <w:szCs w:val="22"/>
              </w:rPr>
            </w:pPr>
            <w:r w:rsidRPr="00D46E05">
              <w:rPr>
                <w:rFonts w:asciiTheme="minorHAnsi" w:hAnsiTheme="minorHAnsi" w:cstheme="minorHAnsi"/>
                <w:bCs/>
                <w:sz w:val="22"/>
                <w:szCs w:val="22"/>
              </w:rPr>
              <w:t xml:space="preserve">Is the observed activity something which </w:t>
            </w:r>
            <w:r w:rsidR="00051B53" w:rsidRPr="00D46E05">
              <w:rPr>
                <w:rFonts w:asciiTheme="minorHAnsi" w:hAnsiTheme="minorHAnsi" w:cstheme="minorHAnsi"/>
                <w:bCs/>
                <w:sz w:val="22"/>
                <w:szCs w:val="22"/>
              </w:rPr>
              <w:t>would generally occur</w:t>
            </w:r>
            <w:r w:rsidRPr="00D46E05">
              <w:rPr>
                <w:rFonts w:asciiTheme="minorHAnsi" w:hAnsiTheme="minorHAnsi" w:cstheme="minorHAnsi"/>
                <w:bCs/>
                <w:sz w:val="22"/>
                <w:szCs w:val="22"/>
              </w:rPr>
              <w:t xml:space="preserve"> in public?</w:t>
            </w:r>
          </w:p>
        </w:tc>
        <w:tc>
          <w:tcPr>
            <w:tcW w:w="240" w:type="dxa"/>
            <w:tcBorders>
              <w:top w:val="nil"/>
              <w:bottom w:val="nil"/>
            </w:tcBorders>
            <w:shd w:val="clear" w:color="auto" w:fill="auto"/>
          </w:tcPr>
          <w:p w14:paraId="5E7F58A3" w14:textId="77777777" w:rsidR="00DA07CD" w:rsidRPr="00D46E05" w:rsidRDefault="00DA07CD"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shd w:val="clear" w:color="auto" w:fill="CCC0D9"/>
            <w:vAlign w:val="center"/>
          </w:tcPr>
          <w:p w14:paraId="56785CB9" w14:textId="77777777" w:rsidR="00DA07CD" w:rsidRPr="00D46E05" w:rsidRDefault="00DA07CD"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p w14:paraId="628A1A8B" w14:textId="77777777" w:rsidR="00DA07CD" w:rsidRPr="00D46E05" w:rsidRDefault="00DA07CD"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Go to D</w:t>
            </w:r>
            <w:r w:rsidR="00271C05" w:rsidRPr="00D46E05">
              <w:rPr>
                <w:rFonts w:asciiTheme="minorHAnsi" w:hAnsiTheme="minorHAnsi" w:cstheme="minorHAnsi"/>
                <w:sz w:val="22"/>
                <w:szCs w:val="22"/>
              </w:rPr>
              <w:t>14</w:t>
            </w:r>
            <w:r w:rsidRPr="00D46E05">
              <w:rPr>
                <w:rFonts w:asciiTheme="minorHAnsi" w:hAnsiTheme="minorHAnsi" w:cstheme="minorHAnsi"/>
                <w:sz w:val="22"/>
                <w:szCs w:val="22"/>
              </w:rPr>
              <w:t>b</w:t>
            </w:r>
          </w:p>
        </w:tc>
        <w:tc>
          <w:tcPr>
            <w:tcW w:w="360" w:type="dxa"/>
            <w:shd w:val="clear" w:color="auto" w:fill="CCC0D9"/>
            <w:vAlign w:val="center"/>
          </w:tcPr>
          <w:p w14:paraId="67293191" w14:textId="77777777" w:rsidR="00DA07CD" w:rsidRPr="00D46E05" w:rsidRDefault="00DA07CD"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245" w:type="dxa"/>
            <w:tcBorders>
              <w:top w:val="nil"/>
              <w:bottom w:val="nil"/>
            </w:tcBorders>
            <w:shd w:val="clear" w:color="auto" w:fill="auto"/>
            <w:vAlign w:val="center"/>
          </w:tcPr>
          <w:p w14:paraId="325F772C" w14:textId="77777777" w:rsidR="00DA07CD" w:rsidRPr="00D46E05" w:rsidRDefault="00DA07CD"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shd w:val="clear" w:color="auto" w:fill="CCC0D9"/>
            <w:vAlign w:val="center"/>
          </w:tcPr>
          <w:p w14:paraId="136B9141" w14:textId="77777777" w:rsidR="00DA07CD" w:rsidRPr="00D46E05" w:rsidRDefault="00DA07CD"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p w14:paraId="20B01BEB" w14:textId="77777777" w:rsidR="00DA07CD" w:rsidRPr="00D46E05" w:rsidRDefault="00DA07CD" w:rsidP="0076612E">
            <w:pPr>
              <w:rPr>
                <w:rFonts w:asciiTheme="minorHAnsi" w:hAnsiTheme="minorHAnsi" w:cstheme="minorHAnsi"/>
                <w:sz w:val="22"/>
                <w:szCs w:val="22"/>
              </w:rPr>
            </w:pPr>
            <w:r w:rsidRPr="00D46E05">
              <w:rPr>
                <w:rFonts w:asciiTheme="minorHAnsi" w:hAnsiTheme="minorHAnsi" w:cstheme="minorHAnsi"/>
                <w:sz w:val="22"/>
                <w:szCs w:val="22"/>
              </w:rPr>
              <w:t xml:space="preserve">Go to </w:t>
            </w:r>
            <w:hyperlink w:anchor="D17" w:history="1">
              <w:r w:rsidR="007E6CAD" w:rsidRPr="00D46E05">
                <w:rPr>
                  <w:rStyle w:val="Hyperlink"/>
                  <w:rFonts w:asciiTheme="minorHAnsi" w:hAnsiTheme="minorHAnsi" w:cstheme="minorHAnsi"/>
                  <w:b/>
                  <w:sz w:val="22"/>
                  <w:szCs w:val="22"/>
                </w:rPr>
                <w:t>D1</w:t>
              </w:r>
              <w:r w:rsidR="00271C05" w:rsidRPr="00D46E05">
                <w:rPr>
                  <w:rStyle w:val="Hyperlink"/>
                  <w:rFonts w:asciiTheme="minorHAnsi" w:hAnsiTheme="minorHAnsi" w:cstheme="minorHAnsi"/>
                  <w:b/>
                  <w:sz w:val="22"/>
                  <w:szCs w:val="22"/>
                </w:rPr>
                <w:t>7</w:t>
              </w:r>
            </w:hyperlink>
            <w:r w:rsidR="0076612E" w:rsidRPr="00D46E05">
              <w:rPr>
                <w:rStyle w:val="Hyperlink"/>
                <w:rFonts w:asciiTheme="minorHAnsi" w:hAnsiTheme="minorHAnsi" w:cstheme="minorHAnsi"/>
                <w:b/>
                <w:sz w:val="22"/>
                <w:szCs w:val="22"/>
              </w:rPr>
              <w:t xml:space="preserve"> </w:t>
            </w:r>
            <w:r w:rsidR="00271C05" w:rsidRPr="00D46E05">
              <w:rPr>
                <w:rFonts w:asciiTheme="minorHAnsi" w:hAnsiTheme="minorHAnsi" w:cstheme="minorHAnsi"/>
                <w:sz w:val="22"/>
                <w:szCs w:val="22"/>
              </w:rPr>
              <w:t>then D14</w:t>
            </w:r>
            <w:r w:rsidRPr="00D46E05">
              <w:rPr>
                <w:rFonts w:asciiTheme="minorHAnsi" w:hAnsiTheme="minorHAnsi" w:cstheme="minorHAnsi"/>
                <w:sz w:val="22"/>
                <w:szCs w:val="22"/>
              </w:rPr>
              <w:t>b</w:t>
            </w:r>
          </w:p>
        </w:tc>
        <w:tc>
          <w:tcPr>
            <w:tcW w:w="360" w:type="dxa"/>
            <w:shd w:val="clear" w:color="auto" w:fill="CCC0D9"/>
            <w:vAlign w:val="center"/>
          </w:tcPr>
          <w:p w14:paraId="1F2BCDC8" w14:textId="77777777" w:rsidR="00DA07CD" w:rsidRPr="00D46E05" w:rsidRDefault="00DA07CD"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r>
    </w:tbl>
    <w:p w14:paraId="126FB42C" w14:textId="77777777" w:rsidR="00053962" w:rsidRPr="00D46E05" w:rsidRDefault="00053962" w:rsidP="009C1FB5">
      <w:pPr>
        <w:tabs>
          <w:tab w:val="left" w:pos="1080"/>
        </w:tabs>
        <w:ind w:left="851"/>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 xml:space="preserve">Is the activity something which generally occurs in public </w:t>
      </w:r>
      <w:r w:rsidR="00410236" w:rsidRPr="00D46E05">
        <w:rPr>
          <w:rFonts w:asciiTheme="minorHAnsi" w:hAnsiTheme="minorHAnsi" w:cstheme="minorHAnsi"/>
          <w:vanish/>
          <w:color w:val="0000FF"/>
          <w:sz w:val="22"/>
          <w:szCs w:val="22"/>
        </w:rPr>
        <w:t xml:space="preserve">and </w:t>
      </w:r>
      <w:r w:rsidRPr="00D46E05">
        <w:rPr>
          <w:rFonts w:asciiTheme="minorHAnsi" w:hAnsiTheme="minorHAnsi" w:cstheme="minorHAnsi"/>
          <w:vanish/>
          <w:color w:val="0000FF"/>
          <w:sz w:val="22"/>
          <w:szCs w:val="22"/>
        </w:rPr>
        <w:t>that a reasonable person is unlikely to be concerned about having observed?</w:t>
      </w:r>
      <w:r w:rsidR="00E87C8E" w:rsidRPr="00D46E05">
        <w:rPr>
          <w:rFonts w:asciiTheme="minorHAnsi" w:hAnsiTheme="minorHAnsi" w:cstheme="minorHAnsi"/>
          <w:vanish/>
          <w:color w:val="0000FF"/>
          <w:sz w:val="22"/>
          <w:szCs w:val="22"/>
        </w:rPr>
        <w:t xml:space="preserve"> </w:t>
      </w:r>
    </w:p>
    <w:p w14:paraId="625FBAD9" w14:textId="77777777" w:rsidR="00D14B5A" w:rsidRPr="00D46E05" w:rsidRDefault="00D14B5A" w:rsidP="00D60B72">
      <w:pPr>
        <w:tabs>
          <w:tab w:val="left" w:pos="1080"/>
          <w:tab w:val="left" w:pos="1620"/>
        </w:tabs>
        <w:ind w:left="1620"/>
        <w:rPr>
          <w:rFonts w:asciiTheme="minorHAnsi" w:hAnsiTheme="minorHAnsi" w:cstheme="minorHAnsi"/>
          <w:vanish/>
          <w:color w:val="0000FF"/>
          <w:sz w:val="22"/>
          <w:szCs w:val="22"/>
        </w:rPr>
      </w:pPr>
    </w:p>
    <w:tbl>
      <w:tblPr>
        <w:tblW w:w="983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ayout w:type="fixed"/>
        <w:tblLook w:val="0000" w:firstRow="0" w:lastRow="0" w:firstColumn="0" w:lastColumn="0" w:noHBand="0" w:noVBand="0"/>
      </w:tblPr>
      <w:tblGrid>
        <w:gridCol w:w="627"/>
        <w:gridCol w:w="791"/>
        <w:gridCol w:w="5055"/>
        <w:gridCol w:w="240"/>
        <w:gridCol w:w="1080"/>
        <w:gridCol w:w="360"/>
        <w:gridCol w:w="245"/>
        <w:gridCol w:w="1080"/>
        <w:gridCol w:w="360"/>
      </w:tblGrid>
      <w:tr w:rsidR="00F17F2A" w:rsidRPr="00D46E05" w14:paraId="2864DB9E" w14:textId="77777777" w:rsidTr="008B1C55">
        <w:trPr>
          <w:cantSplit/>
          <w:trHeight w:val="340"/>
        </w:trPr>
        <w:tc>
          <w:tcPr>
            <w:tcW w:w="627" w:type="dxa"/>
            <w:tcBorders>
              <w:top w:val="nil"/>
              <w:left w:val="nil"/>
              <w:bottom w:val="nil"/>
            </w:tcBorders>
            <w:shd w:val="clear" w:color="auto" w:fill="auto"/>
            <w:vAlign w:val="center"/>
          </w:tcPr>
          <w:p w14:paraId="0D8FFFE3" w14:textId="77777777" w:rsidR="00F17F2A" w:rsidRPr="00D46E05" w:rsidRDefault="00F17F2A" w:rsidP="006F51AE">
            <w:pPr>
              <w:tabs>
                <w:tab w:val="left" w:pos="5103"/>
                <w:tab w:val="left" w:pos="7117"/>
              </w:tabs>
              <w:suppressAutoHyphens/>
              <w:rPr>
                <w:rFonts w:asciiTheme="minorHAnsi" w:hAnsiTheme="minorHAnsi" w:cstheme="minorHAnsi"/>
                <w:spacing w:val="-2"/>
                <w:sz w:val="22"/>
                <w:szCs w:val="22"/>
              </w:rPr>
            </w:pPr>
          </w:p>
        </w:tc>
        <w:tc>
          <w:tcPr>
            <w:tcW w:w="791" w:type="dxa"/>
            <w:tcBorders>
              <w:top w:val="nil"/>
            </w:tcBorders>
            <w:shd w:val="clear" w:color="auto" w:fill="CCC0D9"/>
            <w:vAlign w:val="center"/>
          </w:tcPr>
          <w:p w14:paraId="68584DE7" w14:textId="77777777" w:rsidR="00F17F2A" w:rsidRPr="00D46E05" w:rsidRDefault="00E72AB4" w:rsidP="00D97B14">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D1</w:t>
            </w:r>
            <w:r w:rsidR="00D97B14" w:rsidRPr="00D46E05">
              <w:rPr>
                <w:rFonts w:asciiTheme="minorHAnsi" w:hAnsiTheme="minorHAnsi" w:cstheme="minorHAnsi"/>
                <w:spacing w:val="-2"/>
                <w:sz w:val="22"/>
                <w:szCs w:val="22"/>
              </w:rPr>
              <w:t>4</w:t>
            </w:r>
            <w:r w:rsidR="00F17F2A" w:rsidRPr="00D46E05">
              <w:rPr>
                <w:rFonts w:asciiTheme="minorHAnsi" w:hAnsiTheme="minorHAnsi" w:cstheme="minorHAnsi"/>
                <w:spacing w:val="-2"/>
                <w:sz w:val="22"/>
                <w:szCs w:val="22"/>
              </w:rPr>
              <w:t>b</w:t>
            </w:r>
          </w:p>
        </w:tc>
        <w:tc>
          <w:tcPr>
            <w:tcW w:w="5055" w:type="dxa"/>
            <w:tcBorders>
              <w:top w:val="nil"/>
            </w:tcBorders>
            <w:shd w:val="clear" w:color="auto" w:fill="CCC0D9"/>
            <w:vAlign w:val="center"/>
          </w:tcPr>
          <w:p w14:paraId="1EB177BA" w14:textId="77777777" w:rsidR="00F17F2A" w:rsidRPr="00D46E05" w:rsidRDefault="00F17F2A" w:rsidP="006F51AE">
            <w:pPr>
              <w:rPr>
                <w:rFonts w:asciiTheme="minorHAnsi" w:hAnsiTheme="minorHAnsi" w:cstheme="minorHAnsi"/>
                <w:sz w:val="22"/>
                <w:szCs w:val="22"/>
              </w:rPr>
            </w:pPr>
            <w:r w:rsidRPr="00D46E05">
              <w:rPr>
                <w:rFonts w:asciiTheme="minorHAnsi" w:hAnsiTheme="minorHAnsi" w:cstheme="minorHAnsi"/>
                <w:bCs/>
                <w:sz w:val="22"/>
                <w:szCs w:val="22"/>
              </w:rPr>
              <w:t>Will ‘participants’ be identifiable?</w:t>
            </w:r>
          </w:p>
        </w:tc>
        <w:tc>
          <w:tcPr>
            <w:tcW w:w="240" w:type="dxa"/>
            <w:tcBorders>
              <w:top w:val="nil"/>
              <w:bottom w:val="nil"/>
            </w:tcBorders>
            <w:shd w:val="clear" w:color="auto" w:fill="auto"/>
          </w:tcPr>
          <w:p w14:paraId="194AE820" w14:textId="77777777" w:rsidR="00F17F2A" w:rsidRPr="00D46E05" w:rsidRDefault="00F17F2A"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tcBorders>
              <w:top w:val="nil"/>
            </w:tcBorders>
            <w:shd w:val="clear" w:color="auto" w:fill="CCC0D9"/>
            <w:vAlign w:val="center"/>
          </w:tcPr>
          <w:p w14:paraId="69B7C706" w14:textId="77777777" w:rsidR="00F17F2A" w:rsidRPr="00D46E05" w:rsidRDefault="00F17F2A"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p w14:paraId="4A5B223F" w14:textId="77777777" w:rsidR="00F17F2A" w:rsidRPr="00D46E05" w:rsidRDefault="00F17F2A" w:rsidP="00271C05">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D17" w:history="1">
              <w:r w:rsidR="007E6CAD" w:rsidRPr="00D46E05">
                <w:rPr>
                  <w:rStyle w:val="Hyperlink"/>
                  <w:rFonts w:asciiTheme="minorHAnsi" w:hAnsiTheme="minorHAnsi" w:cstheme="minorHAnsi"/>
                  <w:b/>
                  <w:sz w:val="22"/>
                  <w:szCs w:val="22"/>
                </w:rPr>
                <w:t>D1</w:t>
              </w:r>
              <w:r w:rsidR="00271C05" w:rsidRPr="00D46E05">
                <w:rPr>
                  <w:rStyle w:val="Hyperlink"/>
                  <w:rFonts w:asciiTheme="minorHAnsi" w:hAnsiTheme="minorHAnsi" w:cstheme="minorHAnsi"/>
                  <w:b/>
                  <w:sz w:val="22"/>
                  <w:szCs w:val="22"/>
                </w:rPr>
                <w:t>7</w:t>
              </w:r>
            </w:hyperlink>
            <w:r w:rsidR="00501942" w:rsidRPr="00D46E05">
              <w:rPr>
                <w:rFonts w:asciiTheme="minorHAnsi" w:hAnsiTheme="minorHAnsi" w:cstheme="minorHAnsi"/>
                <w:b/>
                <w:sz w:val="22"/>
                <w:szCs w:val="22"/>
              </w:rPr>
              <w:t xml:space="preserve"> </w:t>
            </w:r>
            <w:r w:rsidRPr="00D46E05">
              <w:rPr>
                <w:rFonts w:asciiTheme="minorHAnsi" w:hAnsiTheme="minorHAnsi" w:cstheme="minorHAnsi"/>
                <w:sz w:val="22"/>
                <w:szCs w:val="22"/>
              </w:rPr>
              <w:t xml:space="preserve">then </w:t>
            </w:r>
            <w:hyperlink w:anchor="C18" w:history="1">
              <w:r w:rsidR="00427BF8" w:rsidRPr="00D46E05">
                <w:rPr>
                  <w:rStyle w:val="Hyperlink"/>
                  <w:rFonts w:asciiTheme="minorHAnsi" w:hAnsiTheme="minorHAnsi" w:cstheme="minorHAnsi"/>
                  <w:b/>
                  <w:sz w:val="22"/>
                  <w:szCs w:val="22"/>
                </w:rPr>
                <w:t>C1</w:t>
              </w:r>
              <w:r w:rsidR="00271C05" w:rsidRPr="00D46E05">
                <w:rPr>
                  <w:rStyle w:val="Hyperlink"/>
                  <w:rFonts w:asciiTheme="minorHAnsi" w:hAnsiTheme="minorHAnsi" w:cstheme="minorHAnsi"/>
                  <w:b/>
                  <w:sz w:val="22"/>
                  <w:szCs w:val="22"/>
                </w:rPr>
                <w:t>8</w:t>
              </w:r>
            </w:hyperlink>
          </w:p>
        </w:tc>
        <w:tc>
          <w:tcPr>
            <w:tcW w:w="360" w:type="dxa"/>
            <w:tcBorders>
              <w:top w:val="nil"/>
            </w:tcBorders>
            <w:shd w:val="clear" w:color="auto" w:fill="CCC0D9"/>
            <w:vAlign w:val="center"/>
          </w:tcPr>
          <w:p w14:paraId="253DA866" w14:textId="77777777" w:rsidR="00F17F2A" w:rsidRPr="00D46E05" w:rsidRDefault="00F17F2A"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245" w:type="dxa"/>
            <w:tcBorders>
              <w:top w:val="nil"/>
              <w:bottom w:val="nil"/>
            </w:tcBorders>
            <w:shd w:val="clear" w:color="auto" w:fill="auto"/>
            <w:vAlign w:val="center"/>
          </w:tcPr>
          <w:p w14:paraId="49721EE8" w14:textId="77777777" w:rsidR="00F17F2A" w:rsidRPr="00D46E05" w:rsidRDefault="00F17F2A"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tcBorders>
              <w:top w:val="nil"/>
            </w:tcBorders>
            <w:shd w:val="clear" w:color="auto" w:fill="CCC0D9"/>
            <w:vAlign w:val="center"/>
          </w:tcPr>
          <w:p w14:paraId="3A18798E" w14:textId="77777777" w:rsidR="00F17F2A" w:rsidRPr="00D46E05" w:rsidRDefault="00F17F2A"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p w14:paraId="57FC1D2B" w14:textId="77777777" w:rsidR="00F17F2A" w:rsidRPr="00D46E05" w:rsidRDefault="00F17F2A" w:rsidP="00271C05">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C18" w:history="1">
              <w:r w:rsidRPr="00D46E05">
                <w:rPr>
                  <w:rStyle w:val="Hyperlink"/>
                  <w:rFonts w:asciiTheme="minorHAnsi" w:hAnsiTheme="minorHAnsi" w:cstheme="minorHAnsi"/>
                  <w:b/>
                  <w:sz w:val="22"/>
                  <w:szCs w:val="22"/>
                </w:rPr>
                <w:t>C1</w:t>
              </w:r>
              <w:r w:rsidR="00271C05" w:rsidRPr="00D46E05">
                <w:rPr>
                  <w:rStyle w:val="Hyperlink"/>
                  <w:rFonts w:asciiTheme="minorHAnsi" w:hAnsiTheme="minorHAnsi" w:cstheme="minorHAnsi"/>
                  <w:b/>
                  <w:sz w:val="22"/>
                  <w:szCs w:val="22"/>
                </w:rPr>
                <w:t>8</w:t>
              </w:r>
            </w:hyperlink>
          </w:p>
        </w:tc>
        <w:tc>
          <w:tcPr>
            <w:tcW w:w="360" w:type="dxa"/>
            <w:tcBorders>
              <w:top w:val="nil"/>
            </w:tcBorders>
            <w:shd w:val="clear" w:color="auto" w:fill="CCC0D9"/>
            <w:vAlign w:val="center"/>
          </w:tcPr>
          <w:p w14:paraId="7DF7D9A0" w14:textId="77777777" w:rsidR="00F17F2A" w:rsidRPr="00D46E05" w:rsidRDefault="00F17F2A"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r>
    </w:tbl>
    <w:p w14:paraId="404A060E" w14:textId="77777777" w:rsidR="0068740B" w:rsidRPr="00D46E05" w:rsidRDefault="0068740B" w:rsidP="009C1FB5">
      <w:pPr>
        <w:tabs>
          <w:tab w:val="left" w:pos="1080"/>
        </w:tabs>
        <w:ind w:left="851"/>
        <w:rPr>
          <w:rFonts w:asciiTheme="minorHAnsi" w:hAnsiTheme="minorHAnsi" w:cstheme="minorHAnsi"/>
          <w:color w:val="0000FF"/>
          <w:sz w:val="22"/>
          <w:szCs w:val="22"/>
        </w:rPr>
      </w:pPr>
    </w:p>
    <w:p w14:paraId="72D70FC3" w14:textId="77777777" w:rsidR="006A3152" w:rsidRPr="00D46E05" w:rsidRDefault="00053962" w:rsidP="00240084">
      <w:pPr>
        <w:tabs>
          <w:tab w:val="left" w:pos="1080"/>
        </w:tabs>
        <w:ind w:left="851"/>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 xml:space="preserve">Will the </w:t>
      </w:r>
      <w:r w:rsidR="00E830F3" w:rsidRPr="00D46E05">
        <w:rPr>
          <w:rFonts w:asciiTheme="minorHAnsi" w:hAnsiTheme="minorHAnsi" w:cstheme="minorHAnsi"/>
          <w:vanish/>
          <w:color w:val="0000FF"/>
          <w:sz w:val="22"/>
          <w:szCs w:val="22"/>
        </w:rPr>
        <w:t>information recorded have the potential to identify individuals, eg notes/photographs/recordings of people/places/events</w:t>
      </w:r>
      <w:r w:rsidRPr="00D46E05">
        <w:rPr>
          <w:rFonts w:asciiTheme="minorHAnsi" w:hAnsiTheme="minorHAnsi" w:cstheme="minorHAnsi"/>
          <w:vanish/>
          <w:color w:val="0000FF"/>
          <w:sz w:val="22"/>
          <w:szCs w:val="22"/>
        </w:rPr>
        <w:t>?</w:t>
      </w:r>
      <w:r w:rsidR="00E830F3" w:rsidRPr="00D46E05">
        <w:rPr>
          <w:rFonts w:asciiTheme="minorHAnsi" w:hAnsiTheme="minorHAnsi" w:cstheme="minorHAnsi"/>
          <w:vanish/>
          <w:color w:val="0000FF"/>
          <w:sz w:val="22"/>
          <w:szCs w:val="22"/>
        </w:rPr>
        <w:t xml:space="preserve">  </w:t>
      </w:r>
      <w:r w:rsidR="001B0786" w:rsidRPr="00D46E05">
        <w:rPr>
          <w:rFonts w:asciiTheme="minorHAnsi" w:hAnsiTheme="minorHAnsi" w:cstheme="minorHAnsi"/>
          <w:vanish/>
          <w:color w:val="0000FF"/>
          <w:sz w:val="22"/>
          <w:szCs w:val="22"/>
        </w:rPr>
        <w:t>If so, it represents a breach of the participants’ privacy.</w:t>
      </w:r>
    </w:p>
    <w:tbl>
      <w:tblPr>
        <w:tblW w:w="98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ayout w:type="fixed"/>
        <w:tblLook w:val="0000" w:firstRow="0" w:lastRow="0" w:firstColumn="0" w:lastColumn="0" w:noHBand="0" w:noVBand="0"/>
      </w:tblPr>
      <w:tblGrid>
        <w:gridCol w:w="629"/>
        <w:gridCol w:w="789"/>
        <w:gridCol w:w="5057"/>
        <w:gridCol w:w="239"/>
        <w:gridCol w:w="1083"/>
        <w:gridCol w:w="357"/>
        <w:gridCol w:w="245"/>
        <w:gridCol w:w="1099"/>
        <w:gridCol w:w="341"/>
      </w:tblGrid>
      <w:tr w:rsidR="00CB45CA" w:rsidRPr="00D46E05" w14:paraId="3C66790A" w14:textId="77777777" w:rsidTr="00A37E4A">
        <w:trPr>
          <w:cantSplit/>
          <w:trHeight w:val="340"/>
        </w:trPr>
        <w:tc>
          <w:tcPr>
            <w:tcW w:w="629" w:type="dxa"/>
            <w:tcBorders>
              <w:right w:val="single" w:sz="4" w:space="0" w:color="auto"/>
            </w:tcBorders>
            <w:shd w:val="clear" w:color="auto" w:fill="C6D9F1"/>
            <w:vAlign w:val="center"/>
          </w:tcPr>
          <w:p w14:paraId="3F84B363" w14:textId="77777777" w:rsidR="00CB45CA" w:rsidRPr="00D46E05" w:rsidRDefault="00CB45CA" w:rsidP="00D97B14">
            <w:pPr>
              <w:tabs>
                <w:tab w:val="left" w:pos="5103"/>
                <w:tab w:val="left" w:pos="7117"/>
              </w:tabs>
              <w:suppressAutoHyphens/>
              <w:rPr>
                <w:rFonts w:asciiTheme="minorHAnsi" w:hAnsiTheme="minorHAnsi" w:cstheme="minorHAnsi"/>
                <w:spacing w:val="-2"/>
                <w:sz w:val="22"/>
                <w:szCs w:val="22"/>
              </w:rPr>
            </w:pPr>
            <w:bookmarkStart w:id="44" w:name="D15"/>
            <w:r w:rsidRPr="00D46E05">
              <w:rPr>
                <w:rFonts w:asciiTheme="minorHAnsi" w:hAnsiTheme="minorHAnsi" w:cstheme="minorHAnsi"/>
                <w:spacing w:val="-2"/>
                <w:sz w:val="22"/>
                <w:szCs w:val="22"/>
              </w:rPr>
              <w:lastRenderedPageBreak/>
              <w:t>D1</w:t>
            </w:r>
            <w:r w:rsidR="00D97B14" w:rsidRPr="00D46E05">
              <w:rPr>
                <w:rFonts w:asciiTheme="minorHAnsi" w:hAnsiTheme="minorHAnsi" w:cstheme="minorHAnsi"/>
                <w:spacing w:val="-2"/>
                <w:sz w:val="22"/>
                <w:szCs w:val="22"/>
              </w:rPr>
              <w:t>5</w:t>
            </w:r>
            <w:bookmarkEnd w:id="44"/>
          </w:p>
        </w:tc>
        <w:tc>
          <w:tcPr>
            <w:tcW w:w="789" w:type="dxa"/>
            <w:tcBorders>
              <w:right w:val="single" w:sz="4" w:space="0" w:color="auto"/>
            </w:tcBorders>
            <w:shd w:val="clear" w:color="auto" w:fill="C6D9F1"/>
            <w:vAlign w:val="center"/>
          </w:tcPr>
          <w:p w14:paraId="60E2A711" w14:textId="77777777" w:rsidR="00CB45CA" w:rsidRPr="00D46E05" w:rsidRDefault="00E72AB4" w:rsidP="00D97B14">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D1</w:t>
            </w:r>
            <w:r w:rsidR="00D97B14" w:rsidRPr="00D46E05">
              <w:rPr>
                <w:rFonts w:asciiTheme="minorHAnsi" w:hAnsiTheme="minorHAnsi" w:cstheme="minorHAnsi"/>
                <w:spacing w:val="-2"/>
                <w:sz w:val="22"/>
                <w:szCs w:val="22"/>
              </w:rPr>
              <w:t>5</w:t>
            </w:r>
            <w:r w:rsidR="00CB45CA" w:rsidRPr="00D46E05">
              <w:rPr>
                <w:rFonts w:asciiTheme="minorHAnsi" w:hAnsiTheme="minorHAnsi" w:cstheme="minorHAnsi"/>
                <w:spacing w:val="-2"/>
                <w:sz w:val="22"/>
                <w:szCs w:val="22"/>
              </w:rPr>
              <w:t>a</w:t>
            </w:r>
          </w:p>
        </w:tc>
        <w:tc>
          <w:tcPr>
            <w:tcW w:w="5057" w:type="dxa"/>
            <w:tcBorders>
              <w:left w:val="single" w:sz="4" w:space="0" w:color="auto"/>
            </w:tcBorders>
            <w:shd w:val="clear" w:color="auto" w:fill="C6D9F1"/>
            <w:vAlign w:val="center"/>
          </w:tcPr>
          <w:p w14:paraId="723029AA" w14:textId="77777777" w:rsidR="00CB45CA" w:rsidRPr="00D46E05" w:rsidRDefault="00CB45CA" w:rsidP="006F51AE">
            <w:pPr>
              <w:rPr>
                <w:rFonts w:asciiTheme="minorHAnsi" w:hAnsiTheme="minorHAnsi" w:cstheme="minorHAnsi"/>
                <w:sz w:val="22"/>
                <w:szCs w:val="22"/>
              </w:rPr>
            </w:pPr>
            <w:r w:rsidRPr="00D46E05">
              <w:rPr>
                <w:rFonts w:asciiTheme="minorHAnsi" w:hAnsiTheme="minorHAnsi" w:cstheme="minorHAnsi"/>
                <w:bCs/>
                <w:sz w:val="22"/>
                <w:szCs w:val="22"/>
              </w:rPr>
              <w:t xml:space="preserve">Is the deception or limited disclosure likely to harm </w:t>
            </w:r>
            <w:r w:rsidR="00051B53" w:rsidRPr="00D46E05">
              <w:rPr>
                <w:rFonts w:asciiTheme="minorHAnsi" w:hAnsiTheme="minorHAnsi" w:cstheme="minorHAnsi"/>
                <w:bCs/>
                <w:sz w:val="22"/>
                <w:szCs w:val="22"/>
              </w:rPr>
              <w:t xml:space="preserve">the </w:t>
            </w:r>
            <w:r w:rsidRPr="00D46E05">
              <w:rPr>
                <w:rFonts w:asciiTheme="minorHAnsi" w:hAnsiTheme="minorHAnsi" w:cstheme="minorHAnsi"/>
                <w:bCs/>
                <w:sz w:val="22"/>
                <w:szCs w:val="22"/>
              </w:rPr>
              <w:t>participants or compou</w:t>
            </w:r>
            <w:r w:rsidR="00051B53" w:rsidRPr="00D46E05">
              <w:rPr>
                <w:rFonts w:asciiTheme="minorHAnsi" w:hAnsiTheme="minorHAnsi" w:cstheme="minorHAnsi"/>
                <w:bCs/>
                <w:sz w:val="22"/>
                <w:szCs w:val="22"/>
              </w:rPr>
              <w:t>nd the risks associated with this</w:t>
            </w:r>
            <w:r w:rsidRPr="00D46E05">
              <w:rPr>
                <w:rFonts w:asciiTheme="minorHAnsi" w:hAnsiTheme="minorHAnsi" w:cstheme="minorHAnsi"/>
                <w:bCs/>
                <w:sz w:val="22"/>
                <w:szCs w:val="22"/>
              </w:rPr>
              <w:t xml:space="preserve"> research?</w:t>
            </w:r>
          </w:p>
        </w:tc>
        <w:tc>
          <w:tcPr>
            <w:tcW w:w="239" w:type="dxa"/>
            <w:tcBorders>
              <w:top w:val="nil"/>
              <w:bottom w:val="nil"/>
            </w:tcBorders>
            <w:shd w:val="clear" w:color="auto" w:fill="auto"/>
          </w:tcPr>
          <w:p w14:paraId="3CBB4D94" w14:textId="77777777" w:rsidR="00CB45CA" w:rsidRPr="00D46E05" w:rsidRDefault="00CB45CA"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3" w:type="dxa"/>
            <w:shd w:val="clear" w:color="auto" w:fill="C6D9F1"/>
            <w:vAlign w:val="center"/>
          </w:tcPr>
          <w:p w14:paraId="789BF31D" w14:textId="77777777" w:rsidR="00CB45CA" w:rsidRPr="00D46E05" w:rsidRDefault="00CB45CA"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p w14:paraId="11CAA343" w14:textId="77777777" w:rsidR="00CB45CA" w:rsidRPr="00D46E05" w:rsidRDefault="00CB45CA" w:rsidP="005F4AC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D19" w:history="1">
              <w:r w:rsidR="00220A70" w:rsidRPr="00D46E05">
                <w:rPr>
                  <w:rStyle w:val="Hyperlink"/>
                  <w:rFonts w:asciiTheme="minorHAnsi" w:hAnsiTheme="minorHAnsi" w:cstheme="minorHAnsi"/>
                  <w:b/>
                  <w:sz w:val="22"/>
                  <w:szCs w:val="22"/>
                </w:rPr>
                <w:t>D</w:t>
              </w:r>
              <w:r w:rsidR="00411A85" w:rsidRPr="00D46E05">
                <w:rPr>
                  <w:rStyle w:val="Hyperlink"/>
                  <w:rFonts w:asciiTheme="minorHAnsi" w:hAnsiTheme="minorHAnsi" w:cstheme="minorHAnsi"/>
                  <w:b/>
                  <w:sz w:val="22"/>
                  <w:szCs w:val="22"/>
                </w:rPr>
                <w:t>1</w:t>
              </w:r>
              <w:r w:rsidR="005F4ACE" w:rsidRPr="00D46E05">
                <w:rPr>
                  <w:rStyle w:val="Hyperlink"/>
                  <w:rFonts w:asciiTheme="minorHAnsi" w:hAnsiTheme="minorHAnsi" w:cstheme="minorHAnsi"/>
                  <w:b/>
                  <w:sz w:val="22"/>
                  <w:szCs w:val="22"/>
                </w:rPr>
                <w:t>9</w:t>
              </w:r>
            </w:hyperlink>
          </w:p>
        </w:tc>
        <w:tc>
          <w:tcPr>
            <w:tcW w:w="357" w:type="dxa"/>
            <w:shd w:val="clear" w:color="auto" w:fill="C6D9F1"/>
            <w:vAlign w:val="center"/>
          </w:tcPr>
          <w:p w14:paraId="25E60141" w14:textId="77777777" w:rsidR="00CB45CA" w:rsidRPr="00D46E05" w:rsidRDefault="00CB45CA" w:rsidP="003C63FC">
            <w:pPr>
              <w:tabs>
                <w:tab w:val="left" w:pos="567"/>
                <w:tab w:val="left" w:pos="893"/>
                <w:tab w:val="left" w:pos="5103"/>
                <w:tab w:val="left" w:pos="7117"/>
              </w:tabs>
              <w:suppressAutoHyphens/>
              <w:ind w:right="-18"/>
              <w:rPr>
                <w:rFonts w:asciiTheme="minorHAnsi" w:hAnsiTheme="minorHAnsi" w:cstheme="minorHAnsi"/>
                <w:spacing w:val="-2"/>
                <w:sz w:val="22"/>
                <w:szCs w:val="22"/>
              </w:rPr>
            </w:pPr>
          </w:p>
        </w:tc>
        <w:tc>
          <w:tcPr>
            <w:tcW w:w="245" w:type="dxa"/>
            <w:tcBorders>
              <w:top w:val="nil"/>
              <w:bottom w:val="nil"/>
            </w:tcBorders>
            <w:shd w:val="clear" w:color="auto" w:fill="auto"/>
            <w:vAlign w:val="center"/>
          </w:tcPr>
          <w:p w14:paraId="03CAF222" w14:textId="77777777" w:rsidR="00CB45CA" w:rsidRPr="00D46E05" w:rsidRDefault="00CB45CA"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99" w:type="dxa"/>
            <w:shd w:val="clear" w:color="auto" w:fill="C6D9F1"/>
            <w:vAlign w:val="center"/>
          </w:tcPr>
          <w:p w14:paraId="1BB7BBD3" w14:textId="77777777" w:rsidR="00CB45CA" w:rsidRPr="00D46E05" w:rsidRDefault="00CB45CA"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p w14:paraId="72AD4D57" w14:textId="77777777" w:rsidR="00CB45CA" w:rsidRPr="00D46E05" w:rsidRDefault="005F4ACE" w:rsidP="006F51AE">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Go to D15</w:t>
            </w:r>
            <w:r w:rsidR="00CB45CA" w:rsidRPr="00D46E05">
              <w:rPr>
                <w:rFonts w:asciiTheme="minorHAnsi" w:hAnsiTheme="minorHAnsi" w:cstheme="minorHAnsi"/>
                <w:sz w:val="22"/>
                <w:szCs w:val="22"/>
              </w:rPr>
              <w:t>b</w:t>
            </w:r>
          </w:p>
        </w:tc>
        <w:tc>
          <w:tcPr>
            <w:tcW w:w="341" w:type="dxa"/>
            <w:shd w:val="clear" w:color="auto" w:fill="C6D9F1"/>
            <w:vAlign w:val="center"/>
          </w:tcPr>
          <w:p w14:paraId="7D7CEB94" w14:textId="77777777" w:rsidR="00CB45CA" w:rsidRPr="00D46E05" w:rsidRDefault="00CB45CA"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r>
    </w:tbl>
    <w:p w14:paraId="423E3A3E" w14:textId="77777777" w:rsidR="00CB45CA" w:rsidRPr="00D46E05" w:rsidRDefault="00CB45CA">
      <w:pPr>
        <w:rPr>
          <w:rFonts w:asciiTheme="minorHAnsi" w:hAnsiTheme="minorHAnsi" w:cstheme="minorHAnsi"/>
          <w:vanish/>
          <w:color w:val="0000FF"/>
          <w:sz w:val="22"/>
          <w:szCs w:val="22"/>
        </w:rPr>
      </w:pPr>
    </w:p>
    <w:tbl>
      <w:tblPr>
        <w:tblW w:w="983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ayout w:type="fixed"/>
        <w:tblLook w:val="0000" w:firstRow="0" w:lastRow="0" w:firstColumn="0" w:lastColumn="0" w:noHBand="0" w:noVBand="0"/>
      </w:tblPr>
      <w:tblGrid>
        <w:gridCol w:w="625"/>
        <w:gridCol w:w="793"/>
        <w:gridCol w:w="5053"/>
        <w:gridCol w:w="249"/>
        <w:gridCol w:w="1077"/>
        <w:gridCol w:w="356"/>
        <w:gridCol w:w="245"/>
        <w:gridCol w:w="1100"/>
        <w:gridCol w:w="340"/>
      </w:tblGrid>
      <w:tr w:rsidR="002C76C6" w:rsidRPr="00D46E05" w14:paraId="52DBB982" w14:textId="77777777" w:rsidTr="00A37E4A">
        <w:trPr>
          <w:cantSplit/>
          <w:trHeight w:val="340"/>
        </w:trPr>
        <w:tc>
          <w:tcPr>
            <w:tcW w:w="625" w:type="dxa"/>
            <w:tcBorders>
              <w:top w:val="nil"/>
              <w:left w:val="nil"/>
              <w:bottom w:val="nil"/>
              <w:right w:val="single" w:sz="4" w:space="0" w:color="auto"/>
            </w:tcBorders>
            <w:shd w:val="clear" w:color="auto" w:fill="auto"/>
            <w:vAlign w:val="center"/>
          </w:tcPr>
          <w:p w14:paraId="684D2C8B" w14:textId="77777777" w:rsidR="002C76C6" w:rsidRPr="00D46E05" w:rsidRDefault="002C76C6" w:rsidP="006F51AE">
            <w:pPr>
              <w:tabs>
                <w:tab w:val="left" w:pos="5103"/>
                <w:tab w:val="left" w:pos="7117"/>
              </w:tabs>
              <w:suppressAutoHyphens/>
              <w:rPr>
                <w:rFonts w:asciiTheme="minorHAnsi" w:hAnsiTheme="minorHAnsi" w:cstheme="minorHAnsi"/>
                <w:spacing w:val="-2"/>
                <w:sz w:val="22"/>
                <w:szCs w:val="22"/>
              </w:rPr>
            </w:pPr>
          </w:p>
        </w:tc>
        <w:tc>
          <w:tcPr>
            <w:tcW w:w="793" w:type="dxa"/>
            <w:tcBorders>
              <w:top w:val="nil"/>
              <w:right w:val="single" w:sz="4" w:space="0" w:color="auto"/>
            </w:tcBorders>
            <w:shd w:val="clear" w:color="auto" w:fill="C6D9F1"/>
            <w:vAlign w:val="center"/>
          </w:tcPr>
          <w:p w14:paraId="73B2D065" w14:textId="77777777" w:rsidR="002C76C6" w:rsidRPr="00D46E05" w:rsidRDefault="00E72AB4" w:rsidP="00D97B14">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D1</w:t>
            </w:r>
            <w:r w:rsidR="00D97B14" w:rsidRPr="00D46E05">
              <w:rPr>
                <w:rFonts w:asciiTheme="minorHAnsi" w:hAnsiTheme="minorHAnsi" w:cstheme="minorHAnsi"/>
                <w:spacing w:val="-2"/>
                <w:sz w:val="22"/>
                <w:szCs w:val="22"/>
              </w:rPr>
              <w:t>5</w:t>
            </w:r>
            <w:r w:rsidR="00CB45CA" w:rsidRPr="00D46E05">
              <w:rPr>
                <w:rFonts w:asciiTheme="minorHAnsi" w:hAnsiTheme="minorHAnsi" w:cstheme="minorHAnsi"/>
                <w:spacing w:val="-2"/>
                <w:sz w:val="22"/>
                <w:szCs w:val="22"/>
              </w:rPr>
              <w:t>b</w:t>
            </w:r>
          </w:p>
        </w:tc>
        <w:tc>
          <w:tcPr>
            <w:tcW w:w="5053" w:type="dxa"/>
            <w:tcBorders>
              <w:top w:val="nil"/>
              <w:left w:val="single" w:sz="4" w:space="0" w:color="auto"/>
            </w:tcBorders>
            <w:shd w:val="clear" w:color="auto" w:fill="C6D9F1"/>
            <w:vAlign w:val="center"/>
          </w:tcPr>
          <w:p w14:paraId="2DF1B538" w14:textId="77777777" w:rsidR="002C76C6" w:rsidRPr="00D46E05" w:rsidRDefault="002C76C6" w:rsidP="006F51AE">
            <w:pPr>
              <w:rPr>
                <w:rFonts w:asciiTheme="minorHAnsi" w:hAnsiTheme="minorHAnsi" w:cstheme="minorHAnsi"/>
                <w:sz w:val="22"/>
                <w:szCs w:val="22"/>
              </w:rPr>
            </w:pPr>
            <w:r w:rsidRPr="00D46E05">
              <w:rPr>
                <w:rFonts w:asciiTheme="minorHAnsi" w:hAnsiTheme="minorHAnsi" w:cstheme="minorHAnsi"/>
                <w:bCs/>
                <w:sz w:val="22"/>
                <w:szCs w:val="22"/>
              </w:rPr>
              <w:t xml:space="preserve">Have </w:t>
            </w:r>
            <w:r w:rsidR="00051B53" w:rsidRPr="00D46E05">
              <w:rPr>
                <w:rFonts w:asciiTheme="minorHAnsi" w:hAnsiTheme="minorHAnsi" w:cstheme="minorHAnsi"/>
                <w:bCs/>
                <w:sz w:val="22"/>
                <w:szCs w:val="22"/>
              </w:rPr>
              <w:t xml:space="preserve">any </w:t>
            </w:r>
            <w:r w:rsidRPr="00D46E05">
              <w:rPr>
                <w:rFonts w:asciiTheme="minorHAnsi" w:hAnsiTheme="minorHAnsi" w:cstheme="minorHAnsi"/>
                <w:bCs/>
                <w:sz w:val="22"/>
                <w:szCs w:val="22"/>
              </w:rPr>
              <w:t>alternatives involving full disclosure been considered?</w:t>
            </w:r>
          </w:p>
        </w:tc>
        <w:tc>
          <w:tcPr>
            <w:tcW w:w="249" w:type="dxa"/>
            <w:tcBorders>
              <w:top w:val="nil"/>
              <w:bottom w:val="nil"/>
            </w:tcBorders>
            <w:shd w:val="clear" w:color="auto" w:fill="auto"/>
          </w:tcPr>
          <w:p w14:paraId="2CC1E8DB" w14:textId="77777777" w:rsidR="002C76C6" w:rsidRPr="00D46E05" w:rsidRDefault="002C76C6"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77" w:type="dxa"/>
            <w:tcBorders>
              <w:top w:val="nil"/>
            </w:tcBorders>
            <w:shd w:val="clear" w:color="auto" w:fill="C6D9F1"/>
            <w:vAlign w:val="center"/>
          </w:tcPr>
          <w:p w14:paraId="260EE649" w14:textId="77777777" w:rsidR="002C76C6" w:rsidRPr="00D46E05" w:rsidRDefault="002C76C6"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p w14:paraId="24A5585C" w14:textId="77777777" w:rsidR="002C76C6" w:rsidRPr="00D46E05" w:rsidRDefault="005F4ACE" w:rsidP="003C63FC">
            <w:pPr>
              <w:tabs>
                <w:tab w:val="left" w:pos="86"/>
                <w:tab w:val="left" w:pos="567"/>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Go to D15</w:t>
            </w:r>
            <w:r w:rsidR="00CB45CA" w:rsidRPr="00D46E05">
              <w:rPr>
                <w:rFonts w:asciiTheme="minorHAnsi" w:hAnsiTheme="minorHAnsi" w:cstheme="minorHAnsi"/>
                <w:sz w:val="22"/>
                <w:szCs w:val="22"/>
              </w:rPr>
              <w:t>c</w:t>
            </w:r>
          </w:p>
        </w:tc>
        <w:tc>
          <w:tcPr>
            <w:tcW w:w="356" w:type="dxa"/>
            <w:tcBorders>
              <w:top w:val="nil"/>
            </w:tcBorders>
            <w:shd w:val="clear" w:color="auto" w:fill="C6D9F1"/>
            <w:vAlign w:val="center"/>
          </w:tcPr>
          <w:p w14:paraId="763B9317" w14:textId="77777777" w:rsidR="002C76C6" w:rsidRPr="00D46E05" w:rsidRDefault="002C76C6"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245" w:type="dxa"/>
            <w:tcBorders>
              <w:top w:val="nil"/>
              <w:bottom w:val="nil"/>
            </w:tcBorders>
            <w:shd w:val="clear" w:color="auto" w:fill="auto"/>
            <w:vAlign w:val="center"/>
          </w:tcPr>
          <w:p w14:paraId="6686D91B" w14:textId="77777777" w:rsidR="002C76C6" w:rsidRPr="00D46E05" w:rsidRDefault="002C76C6"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100" w:type="dxa"/>
            <w:tcBorders>
              <w:top w:val="nil"/>
            </w:tcBorders>
            <w:shd w:val="clear" w:color="auto" w:fill="C6D9F1"/>
            <w:vAlign w:val="center"/>
          </w:tcPr>
          <w:p w14:paraId="5E43D578" w14:textId="77777777" w:rsidR="002C76C6" w:rsidRPr="00D46E05" w:rsidRDefault="002C76C6"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p w14:paraId="6B6155AD" w14:textId="77777777" w:rsidR="002C76C6" w:rsidRPr="00D46E05" w:rsidRDefault="002C76C6" w:rsidP="005F4ACE">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D19" w:history="1">
              <w:r w:rsidR="00220A70" w:rsidRPr="00D46E05">
                <w:rPr>
                  <w:rStyle w:val="Hyperlink"/>
                  <w:rFonts w:asciiTheme="minorHAnsi" w:hAnsiTheme="minorHAnsi" w:cstheme="minorHAnsi"/>
                  <w:b/>
                  <w:sz w:val="22"/>
                  <w:szCs w:val="22"/>
                </w:rPr>
                <w:t>D</w:t>
              </w:r>
              <w:r w:rsidR="00411A85" w:rsidRPr="00D46E05">
                <w:rPr>
                  <w:rStyle w:val="Hyperlink"/>
                  <w:rFonts w:asciiTheme="minorHAnsi" w:hAnsiTheme="minorHAnsi" w:cstheme="minorHAnsi"/>
                  <w:b/>
                  <w:sz w:val="22"/>
                  <w:szCs w:val="22"/>
                </w:rPr>
                <w:t>1</w:t>
              </w:r>
              <w:r w:rsidR="005F4ACE" w:rsidRPr="00D46E05">
                <w:rPr>
                  <w:rStyle w:val="Hyperlink"/>
                  <w:rFonts w:asciiTheme="minorHAnsi" w:hAnsiTheme="minorHAnsi" w:cstheme="minorHAnsi"/>
                  <w:b/>
                  <w:sz w:val="22"/>
                  <w:szCs w:val="22"/>
                </w:rPr>
                <w:t>9</w:t>
              </w:r>
            </w:hyperlink>
          </w:p>
        </w:tc>
        <w:tc>
          <w:tcPr>
            <w:tcW w:w="340" w:type="dxa"/>
            <w:tcBorders>
              <w:top w:val="nil"/>
            </w:tcBorders>
            <w:shd w:val="clear" w:color="auto" w:fill="C6D9F1"/>
            <w:vAlign w:val="center"/>
          </w:tcPr>
          <w:p w14:paraId="1020BC12" w14:textId="77777777" w:rsidR="002C76C6" w:rsidRPr="00D46E05" w:rsidRDefault="002C76C6"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r>
    </w:tbl>
    <w:p w14:paraId="52688831" w14:textId="77777777" w:rsidR="00503428" w:rsidRPr="00D46E05" w:rsidRDefault="00503428" w:rsidP="009C1FB5">
      <w:pPr>
        <w:tabs>
          <w:tab w:val="left" w:pos="1080"/>
        </w:tabs>
        <w:ind w:left="851"/>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 xml:space="preserve">Have alternatives to </w:t>
      </w:r>
      <w:r w:rsidR="00985EC5" w:rsidRPr="00D46E05">
        <w:rPr>
          <w:rFonts w:asciiTheme="minorHAnsi" w:hAnsiTheme="minorHAnsi" w:cstheme="minorHAnsi"/>
          <w:vanish/>
          <w:color w:val="0000FF"/>
          <w:sz w:val="22"/>
          <w:szCs w:val="22"/>
        </w:rPr>
        <w:t xml:space="preserve">the </w:t>
      </w:r>
      <w:r w:rsidRPr="00D46E05">
        <w:rPr>
          <w:rFonts w:asciiTheme="minorHAnsi" w:hAnsiTheme="minorHAnsi" w:cstheme="minorHAnsi"/>
          <w:vanish/>
          <w:color w:val="0000FF"/>
          <w:sz w:val="22"/>
          <w:szCs w:val="22"/>
        </w:rPr>
        <w:t xml:space="preserve">deception </w:t>
      </w:r>
      <w:r w:rsidR="00985EC5" w:rsidRPr="00D46E05">
        <w:rPr>
          <w:rFonts w:asciiTheme="minorHAnsi" w:hAnsiTheme="minorHAnsi" w:cstheme="minorHAnsi"/>
          <w:vanish/>
          <w:color w:val="0000FF"/>
          <w:sz w:val="22"/>
          <w:szCs w:val="22"/>
        </w:rPr>
        <w:t xml:space="preserve">or limited disclosure </w:t>
      </w:r>
      <w:r w:rsidRPr="00D46E05">
        <w:rPr>
          <w:rFonts w:asciiTheme="minorHAnsi" w:hAnsiTheme="minorHAnsi" w:cstheme="minorHAnsi"/>
          <w:vanish/>
          <w:color w:val="0000FF"/>
          <w:sz w:val="22"/>
          <w:szCs w:val="22"/>
        </w:rPr>
        <w:t>been considered, and rejected because they would compromise the scientific validity of the research?</w:t>
      </w:r>
      <w:r w:rsidR="00E87C8E" w:rsidRPr="00D46E05">
        <w:rPr>
          <w:rFonts w:asciiTheme="minorHAnsi" w:hAnsiTheme="minorHAnsi" w:cstheme="minorHAnsi"/>
          <w:vanish/>
          <w:color w:val="0000FF"/>
          <w:sz w:val="22"/>
          <w:szCs w:val="22"/>
        </w:rPr>
        <w:t xml:space="preserve"> </w:t>
      </w:r>
    </w:p>
    <w:p w14:paraId="0F3DA316" w14:textId="77777777" w:rsidR="00D14B5A" w:rsidRPr="00D46E05" w:rsidRDefault="00D14B5A" w:rsidP="006416B8">
      <w:pPr>
        <w:tabs>
          <w:tab w:val="left" w:pos="1080"/>
          <w:tab w:val="left" w:pos="1620"/>
        </w:tabs>
        <w:ind w:left="1620"/>
        <w:rPr>
          <w:rFonts w:asciiTheme="minorHAnsi" w:hAnsiTheme="minorHAnsi" w:cstheme="minorHAnsi"/>
          <w:vanish/>
          <w:color w:val="0000FF"/>
          <w:sz w:val="22"/>
          <w:szCs w:val="22"/>
        </w:rPr>
      </w:pPr>
    </w:p>
    <w:tbl>
      <w:tblPr>
        <w:tblW w:w="983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ayout w:type="fixed"/>
        <w:tblLook w:val="0000" w:firstRow="0" w:lastRow="0" w:firstColumn="0" w:lastColumn="0" w:noHBand="0" w:noVBand="0"/>
      </w:tblPr>
      <w:tblGrid>
        <w:gridCol w:w="627"/>
        <w:gridCol w:w="791"/>
        <w:gridCol w:w="5055"/>
        <w:gridCol w:w="240"/>
        <w:gridCol w:w="1084"/>
        <w:gridCol w:w="356"/>
        <w:gridCol w:w="240"/>
        <w:gridCol w:w="1105"/>
        <w:gridCol w:w="335"/>
      </w:tblGrid>
      <w:tr w:rsidR="00E708CF" w:rsidRPr="00D46E05" w14:paraId="570A4EB6" w14:textId="77777777" w:rsidTr="00A37E4A">
        <w:trPr>
          <w:cantSplit/>
          <w:trHeight w:val="340"/>
        </w:trPr>
        <w:tc>
          <w:tcPr>
            <w:tcW w:w="627" w:type="dxa"/>
            <w:tcBorders>
              <w:top w:val="nil"/>
              <w:left w:val="nil"/>
              <w:bottom w:val="nil"/>
            </w:tcBorders>
            <w:shd w:val="clear" w:color="auto" w:fill="auto"/>
            <w:vAlign w:val="center"/>
          </w:tcPr>
          <w:p w14:paraId="4AA629F4" w14:textId="77777777" w:rsidR="00E708CF" w:rsidRPr="00D46E05" w:rsidRDefault="00E708CF" w:rsidP="006F51AE">
            <w:pPr>
              <w:tabs>
                <w:tab w:val="left" w:pos="5103"/>
                <w:tab w:val="left" w:pos="7117"/>
              </w:tabs>
              <w:suppressAutoHyphens/>
              <w:rPr>
                <w:rFonts w:asciiTheme="minorHAnsi" w:hAnsiTheme="minorHAnsi" w:cstheme="minorHAnsi"/>
                <w:spacing w:val="-2"/>
                <w:sz w:val="22"/>
                <w:szCs w:val="22"/>
              </w:rPr>
            </w:pPr>
          </w:p>
        </w:tc>
        <w:tc>
          <w:tcPr>
            <w:tcW w:w="791" w:type="dxa"/>
            <w:tcBorders>
              <w:top w:val="nil"/>
            </w:tcBorders>
            <w:shd w:val="clear" w:color="auto" w:fill="C6D9F1"/>
            <w:vAlign w:val="center"/>
          </w:tcPr>
          <w:p w14:paraId="63A460DC" w14:textId="77777777" w:rsidR="00E708CF" w:rsidRPr="00D46E05" w:rsidRDefault="00E72AB4" w:rsidP="00D97B14">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D1</w:t>
            </w:r>
            <w:r w:rsidR="00D97B14" w:rsidRPr="00D46E05">
              <w:rPr>
                <w:rFonts w:asciiTheme="minorHAnsi" w:hAnsiTheme="minorHAnsi" w:cstheme="minorHAnsi"/>
                <w:spacing w:val="-2"/>
                <w:sz w:val="22"/>
                <w:szCs w:val="22"/>
              </w:rPr>
              <w:t>5</w:t>
            </w:r>
            <w:r w:rsidR="00CB45CA" w:rsidRPr="00D46E05">
              <w:rPr>
                <w:rFonts w:asciiTheme="minorHAnsi" w:hAnsiTheme="minorHAnsi" w:cstheme="minorHAnsi"/>
                <w:spacing w:val="-2"/>
                <w:sz w:val="22"/>
                <w:szCs w:val="22"/>
              </w:rPr>
              <w:t>c</w:t>
            </w:r>
          </w:p>
        </w:tc>
        <w:tc>
          <w:tcPr>
            <w:tcW w:w="5055" w:type="dxa"/>
            <w:tcBorders>
              <w:top w:val="nil"/>
            </w:tcBorders>
            <w:shd w:val="clear" w:color="auto" w:fill="C6D9F1"/>
            <w:vAlign w:val="center"/>
          </w:tcPr>
          <w:p w14:paraId="3424D55A" w14:textId="77777777" w:rsidR="00E708CF" w:rsidRPr="00D46E05" w:rsidRDefault="00E708CF" w:rsidP="006F51AE">
            <w:pPr>
              <w:rPr>
                <w:rFonts w:asciiTheme="minorHAnsi" w:hAnsiTheme="minorHAnsi" w:cstheme="minorHAnsi"/>
                <w:sz w:val="22"/>
                <w:szCs w:val="22"/>
              </w:rPr>
            </w:pPr>
            <w:r w:rsidRPr="00D46E05">
              <w:rPr>
                <w:rFonts w:asciiTheme="minorHAnsi" w:hAnsiTheme="minorHAnsi" w:cstheme="minorHAnsi"/>
                <w:bCs/>
                <w:sz w:val="22"/>
                <w:szCs w:val="22"/>
              </w:rPr>
              <w:t xml:space="preserve">Will </w:t>
            </w:r>
            <w:r w:rsidR="00051B53" w:rsidRPr="00D46E05">
              <w:rPr>
                <w:rFonts w:asciiTheme="minorHAnsi" w:hAnsiTheme="minorHAnsi" w:cstheme="minorHAnsi"/>
                <w:bCs/>
                <w:sz w:val="22"/>
                <w:szCs w:val="22"/>
              </w:rPr>
              <w:t xml:space="preserve">the </w:t>
            </w:r>
            <w:r w:rsidRPr="00D46E05">
              <w:rPr>
                <w:rFonts w:asciiTheme="minorHAnsi" w:hAnsiTheme="minorHAnsi" w:cstheme="minorHAnsi"/>
                <w:bCs/>
                <w:sz w:val="22"/>
                <w:szCs w:val="22"/>
              </w:rPr>
              <w:t xml:space="preserve">participants be given </w:t>
            </w:r>
            <w:r w:rsidR="00051B53" w:rsidRPr="00D46E05">
              <w:rPr>
                <w:rFonts w:asciiTheme="minorHAnsi" w:hAnsiTheme="minorHAnsi" w:cstheme="minorHAnsi"/>
                <w:bCs/>
                <w:sz w:val="22"/>
                <w:szCs w:val="22"/>
              </w:rPr>
              <w:t xml:space="preserve">a </w:t>
            </w:r>
            <w:r w:rsidRPr="00D46E05">
              <w:rPr>
                <w:rFonts w:asciiTheme="minorHAnsi" w:hAnsiTheme="minorHAnsi" w:cstheme="minorHAnsi"/>
                <w:bCs/>
                <w:sz w:val="22"/>
                <w:szCs w:val="22"/>
              </w:rPr>
              <w:t>full and prompt debriefing after their participation?</w:t>
            </w:r>
          </w:p>
        </w:tc>
        <w:tc>
          <w:tcPr>
            <w:tcW w:w="240" w:type="dxa"/>
            <w:tcBorders>
              <w:top w:val="nil"/>
              <w:bottom w:val="nil"/>
            </w:tcBorders>
            <w:shd w:val="clear" w:color="auto" w:fill="auto"/>
          </w:tcPr>
          <w:p w14:paraId="0419BA16" w14:textId="77777777" w:rsidR="00E708CF" w:rsidRPr="00D46E05" w:rsidRDefault="00E708CF"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4" w:type="dxa"/>
            <w:tcBorders>
              <w:top w:val="nil"/>
            </w:tcBorders>
            <w:shd w:val="clear" w:color="auto" w:fill="C6D9F1"/>
            <w:vAlign w:val="center"/>
          </w:tcPr>
          <w:p w14:paraId="6A04900B" w14:textId="77777777" w:rsidR="00E708CF" w:rsidRPr="00D46E05" w:rsidRDefault="00E708CF"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p w14:paraId="4C16DCB9" w14:textId="77777777" w:rsidR="00E708CF" w:rsidRPr="00D46E05" w:rsidRDefault="005F4ACE" w:rsidP="0076612E">
            <w:pPr>
              <w:rPr>
                <w:rFonts w:asciiTheme="minorHAnsi" w:hAnsiTheme="minorHAnsi" w:cstheme="minorHAnsi"/>
                <w:sz w:val="22"/>
                <w:szCs w:val="22"/>
              </w:rPr>
            </w:pPr>
            <w:r w:rsidRPr="00D46E05">
              <w:rPr>
                <w:rFonts w:asciiTheme="minorHAnsi" w:hAnsiTheme="minorHAnsi" w:cstheme="minorHAnsi"/>
                <w:sz w:val="22"/>
                <w:szCs w:val="22"/>
              </w:rPr>
              <w:t xml:space="preserve">Go to </w:t>
            </w:r>
            <w:hyperlink w:anchor="D17" w:history="1">
              <w:r w:rsidR="0076612E" w:rsidRPr="00D46E05">
                <w:rPr>
                  <w:rStyle w:val="Hyperlink"/>
                  <w:rFonts w:asciiTheme="minorHAnsi" w:hAnsiTheme="minorHAnsi" w:cstheme="minorHAnsi"/>
                  <w:b/>
                  <w:sz w:val="22"/>
                  <w:szCs w:val="22"/>
                </w:rPr>
                <w:t>D17</w:t>
              </w:r>
            </w:hyperlink>
            <w:r w:rsidR="0076612E" w:rsidRPr="00D46E05">
              <w:rPr>
                <w:rFonts w:asciiTheme="minorHAnsi" w:hAnsiTheme="minorHAnsi" w:cstheme="minorHAnsi"/>
                <w:sz w:val="22"/>
                <w:szCs w:val="22"/>
              </w:rPr>
              <w:t xml:space="preserve"> then </w:t>
            </w:r>
            <w:r w:rsidRPr="00D46E05">
              <w:rPr>
                <w:rFonts w:asciiTheme="minorHAnsi" w:hAnsiTheme="minorHAnsi" w:cstheme="minorHAnsi"/>
                <w:sz w:val="22"/>
                <w:szCs w:val="22"/>
              </w:rPr>
              <w:t>D15</w:t>
            </w:r>
            <w:r w:rsidR="00CB45CA" w:rsidRPr="00D46E05">
              <w:rPr>
                <w:rFonts w:asciiTheme="minorHAnsi" w:hAnsiTheme="minorHAnsi" w:cstheme="minorHAnsi"/>
                <w:sz w:val="22"/>
                <w:szCs w:val="22"/>
              </w:rPr>
              <w:t>d</w:t>
            </w:r>
          </w:p>
        </w:tc>
        <w:tc>
          <w:tcPr>
            <w:tcW w:w="356" w:type="dxa"/>
            <w:tcBorders>
              <w:top w:val="nil"/>
            </w:tcBorders>
            <w:shd w:val="clear" w:color="auto" w:fill="C6D9F1"/>
            <w:vAlign w:val="center"/>
          </w:tcPr>
          <w:p w14:paraId="241E802C" w14:textId="77777777" w:rsidR="00E708CF" w:rsidRPr="00D46E05" w:rsidRDefault="00E708CF" w:rsidP="003C63FC">
            <w:pPr>
              <w:tabs>
                <w:tab w:val="left" w:pos="86"/>
                <w:tab w:val="left" w:pos="567"/>
                <w:tab w:val="left" w:pos="5103"/>
                <w:tab w:val="left" w:pos="7117"/>
              </w:tabs>
              <w:suppressAutoHyphens/>
              <w:rPr>
                <w:rFonts w:asciiTheme="minorHAnsi" w:hAnsiTheme="minorHAnsi" w:cstheme="minorHAnsi"/>
                <w:spacing w:val="-2"/>
                <w:sz w:val="22"/>
                <w:szCs w:val="22"/>
              </w:rPr>
            </w:pPr>
          </w:p>
        </w:tc>
        <w:tc>
          <w:tcPr>
            <w:tcW w:w="240" w:type="dxa"/>
            <w:tcBorders>
              <w:top w:val="nil"/>
              <w:bottom w:val="nil"/>
            </w:tcBorders>
            <w:shd w:val="clear" w:color="auto" w:fill="auto"/>
            <w:vAlign w:val="center"/>
          </w:tcPr>
          <w:p w14:paraId="4127DF17" w14:textId="77777777" w:rsidR="00E708CF" w:rsidRPr="00D46E05" w:rsidRDefault="00E708CF"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105" w:type="dxa"/>
            <w:tcBorders>
              <w:top w:val="nil"/>
            </w:tcBorders>
            <w:shd w:val="clear" w:color="auto" w:fill="C6D9F1"/>
            <w:vAlign w:val="center"/>
          </w:tcPr>
          <w:p w14:paraId="31A65DA8" w14:textId="77777777" w:rsidR="00E708CF" w:rsidRPr="00D46E05" w:rsidRDefault="00E708CF"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p w14:paraId="5663C9E0" w14:textId="77777777" w:rsidR="00E708CF" w:rsidRPr="00D46E05" w:rsidRDefault="00E708CF" w:rsidP="005F4ACE">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D19" w:history="1">
              <w:r w:rsidR="00220A70" w:rsidRPr="00D46E05">
                <w:rPr>
                  <w:rStyle w:val="Hyperlink"/>
                  <w:rFonts w:asciiTheme="minorHAnsi" w:hAnsiTheme="minorHAnsi" w:cstheme="minorHAnsi"/>
                  <w:b/>
                  <w:sz w:val="22"/>
                  <w:szCs w:val="22"/>
                </w:rPr>
                <w:t>D</w:t>
              </w:r>
              <w:r w:rsidR="00411A85" w:rsidRPr="00D46E05">
                <w:rPr>
                  <w:rStyle w:val="Hyperlink"/>
                  <w:rFonts w:asciiTheme="minorHAnsi" w:hAnsiTheme="minorHAnsi" w:cstheme="minorHAnsi"/>
                  <w:b/>
                  <w:sz w:val="22"/>
                  <w:szCs w:val="22"/>
                </w:rPr>
                <w:t>1</w:t>
              </w:r>
              <w:r w:rsidR="005F4ACE" w:rsidRPr="00D46E05">
                <w:rPr>
                  <w:rStyle w:val="Hyperlink"/>
                  <w:rFonts w:asciiTheme="minorHAnsi" w:hAnsiTheme="minorHAnsi" w:cstheme="minorHAnsi"/>
                  <w:b/>
                  <w:sz w:val="22"/>
                  <w:szCs w:val="22"/>
                </w:rPr>
                <w:t>9</w:t>
              </w:r>
            </w:hyperlink>
          </w:p>
        </w:tc>
        <w:tc>
          <w:tcPr>
            <w:tcW w:w="335" w:type="dxa"/>
            <w:tcBorders>
              <w:top w:val="nil"/>
            </w:tcBorders>
            <w:shd w:val="clear" w:color="auto" w:fill="C6D9F1"/>
            <w:vAlign w:val="center"/>
          </w:tcPr>
          <w:p w14:paraId="4D447A07" w14:textId="77777777" w:rsidR="00E708CF" w:rsidRPr="00D46E05" w:rsidRDefault="00E708CF"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r>
    </w:tbl>
    <w:p w14:paraId="417A72BC" w14:textId="77777777" w:rsidR="002C76C6" w:rsidRPr="00D46E05" w:rsidRDefault="00643827" w:rsidP="009C1FB5">
      <w:pPr>
        <w:tabs>
          <w:tab w:val="left" w:pos="1080"/>
        </w:tabs>
        <w:ind w:left="851"/>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Prompt disclosure is as soon as possible after the participant</w:t>
      </w:r>
      <w:r w:rsidR="00C91A4A" w:rsidRPr="00D46E05">
        <w:rPr>
          <w:rFonts w:asciiTheme="minorHAnsi" w:hAnsiTheme="minorHAnsi" w:cstheme="minorHAnsi"/>
          <w:vanish/>
          <w:color w:val="0000FF"/>
          <w:sz w:val="22"/>
          <w:szCs w:val="22"/>
        </w:rPr>
        <w:t xml:space="preserve">s </w:t>
      </w:r>
      <w:r w:rsidRPr="00D46E05">
        <w:rPr>
          <w:rFonts w:asciiTheme="minorHAnsi" w:hAnsiTheme="minorHAnsi" w:cstheme="minorHAnsi"/>
          <w:vanish/>
          <w:color w:val="0000FF"/>
          <w:sz w:val="22"/>
          <w:szCs w:val="22"/>
        </w:rPr>
        <w:t>complete the research procedures.</w:t>
      </w:r>
      <w:r w:rsidR="00C91A4A" w:rsidRPr="00D46E05">
        <w:rPr>
          <w:rFonts w:asciiTheme="minorHAnsi" w:hAnsiTheme="minorHAnsi" w:cstheme="minorHAnsi"/>
          <w:vanish/>
          <w:color w:val="0000FF"/>
          <w:sz w:val="22"/>
          <w:szCs w:val="22"/>
        </w:rPr>
        <w:t xml:space="preserve">  </w:t>
      </w:r>
    </w:p>
    <w:p w14:paraId="11906F3D" w14:textId="77777777" w:rsidR="00D14B5A" w:rsidRPr="00D46E05" w:rsidRDefault="00D14B5A" w:rsidP="006416B8">
      <w:pPr>
        <w:tabs>
          <w:tab w:val="left" w:pos="1080"/>
          <w:tab w:val="left" w:pos="1620"/>
        </w:tabs>
        <w:ind w:left="1620"/>
        <w:rPr>
          <w:rFonts w:asciiTheme="minorHAnsi" w:hAnsiTheme="minorHAnsi" w:cstheme="minorHAnsi"/>
          <w:vanish/>
          <w:color w:val="0000FF"/>
          <w:sz w:val="22"/>
          <w:szCs w:val="22"/>
        </w:rPr>
      </w:pPr>
    </w:p>
    <w:tbl>
      <w:tblPr>
        <w:tblW w:w="983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ayout w:type="fixed"/>
        <w:tblLook w:val="0000" w:firstRow="0" w:lastRow="0" w:firstColumn="0" w:lastColumn="0" w:noHBand="0" w:noVBand="0"/>
      </w:tblPr>
      <w:tblGrid>
        <w:gridCol w:w="627"/>
        <w:gridCol w:w="791"/>
        <w:gridCol w:w="5055"/>
        <w:gridCol w:w="240"/>
        <w:gridCol w:w="1084"/>
        <w:gridCol w:w="356"/>
        <w:gridCol w:w="245"/>
        <w:gridCol w:w="1100"/>
        <w:gridCol w:w="340"/>
      </w:tblGrid>
      <w:tr w:rsidR="00C91A4A" w:rsidRPr="00D46E05" w14:paraId="49F2CEDA" w14:textId="77777777" w:rsidTr="00A37E4A">
        <w:trPr>
          <w:cantSplit/>
          <w:trHeight w:val="340"/>
        </w:trPr>
        <w:tc>
          <w:tcPr>
            <w:tcW w:w="627" w:type="dxa"/>
            <w:tcBorders>
              <w:top w:val="nil"/>
              <w:left w:val="nil"/>
              <w:bottom w:val="nil"/>
            </w:tcBorders>
            <w:shd w:val="clear" w:color="auto" w:fill="auto"/>
            <w:vAlign w:val="center"/>
          </w:tcPr>
          <w:p w14:paraId="6D0841F0" w14:textId="77777777" w:rsidR="00C91A4A" w:rsidRPr="00D46E05" w:rsidRDefault="00C91A4A" w:rsidP="006F51AE">
            <w:pPr>
              <w:tabs>
                <w:tab w:val="left" w:pos="5103"/>
                <w:tab w:val="left" w:pos="7117"/>
              </w:tabs>
              <w:suppressAutoHyphens/>
              <w:rPr>
                <w:rFonts w:asciiTheme="minorHAnsi" w:hAnsiTheme="minorHAnsi" w:cstheme="minorHAnsi"/>
                <w:spacing w:val="-2"/>
                <w:sz w:val="22"/>
                <w:szCs w:val="22"/>
              </w:rPr>
            </w:pPr>
          </w:p>
        </w:tc>
        <w:tc>
          <w:tcPr>
            <w:tcW w:w="791" w:type="dxa"/>
            <w:tcBorders>
              <w:top w:val="nil"/>
            </w:tcBorders>
            <w:shd w:val="clear" w:color="auto" w:fill="C6D9F1"/>
            <w:vAlign w:val="center"/>
          </w:tcPr>
          <w:p w14:paraId="70D678AA" w14:textId="77777777" w:rsidR="00C91A4A" w:rsidRPr="00D46E05" w:rsidRDefault="00E72AB4" w:rsidP="00D97B14">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D1</w:t>
            </w:r>
            <w:r w:rsidR="00D97B14" w:rsidRPr="00D46E05">
              <w:rPr>
                <w:rFonts w:asciiTheme="minorHAnsi" w:hAnsiTheme="minorHAnsi" w:cstheme="minorHAnsi"/>
                <w:spacing w:val="-2"/>
                <w:sz w:val="22"/>
                <w:szCs w:val="22"/>
              </w:rPr>
              <w:t>5</w:t>
            </w:r>
            <w:r w:rsidR="00CB45CA" w:rsidRPr="00D46E05">
              <w:rPr>
                <w:rFonts w:asciiTheme="minorHAnsi" w:hAnsiTheme="minorHAnsi" w:cstheme="minorHAnsi"/>
                <w:spacing w:val="-2"/>
                <w:sz w:val="22"/>
                <w:szCs w:val="22"/>
              </w:rPr>
              <w:t>d</w:t>
            </w:r>
          </w:p>
        </w:tc>
        <w:tc>
          <w:tcPr>
            <w:tcW w:w="5055" w:type="dxa"/>
            <w:tcBorders>
              <w:top w:val="nil"/>
            </w:tcBorders>
            <w:shd w:val="clear" w:color="auto" w:fill="C6D9F1"/>
            <w:vAlign w:val="center"/>
          </w:tcPr>
          <w:p w14:paraId="6EE001EC" w14:textId="77777777" w:rsidR="00C91A4A" w:rsidRPr="00D46E05" w:rsidRDefault="00C53038" w:rsidP="006F51AE">
            <w:pPr>
              <w:rPr>
                <w:rFonts w:asciiTheme="minorHAnsi" w:hAnsiTheme="minorHAnsi" w:cstheme="minorHAnsi"/>
                <w:sz w:val="22"/>
                <w:szCs w:val="22"/>
              </w:rPr>
            </w:pPr>
            <w:r w:rsidRPr="00D46E05">
              <w:rPr>
                <w:rFonts w:asciiTheme="minorHAnsi" w:hAnsiTheme="minorHAnsi" w:cstheme="minorHAnsi"/>
                <w:bCs/>
                <w:sz w:val="22"/>
                <w:szCs w:val="22"/>
              </w:rPr>
              <w:t>Do</w:t>
            </w:r>
            <w:r w:rsidR="00D85B63" w:rsidRPr="00D46E05">
              <w:rPr>
                <w:rFonts w:asciiTheme="minorHAnsi" w:hAnsiTheme="minorHAnsi" w:cstheme="minorHAnsi"/>
                <w:bCs/>
                <w:sz w:val="22"/>
                <w:szCs w:val="22"/>
              </w:rPr>
              <w:t xml:space="preserve"> participants have the option of withdrawing their data once the deception </w:t>
            </w:r>
            <w:r w:rsidRPr="00D46E05">
              <w:rPr>
                <w:rFonts w:asciiTheme="minorHAnsi" w:hAnsiTheme="minorHAnsi" w:cstheme="minorHAnsi"/>
                <w:bCs/>
                <w:sz w:val="22"/>
                <w:szCs w:val="22"/>
              </w:rPr>
              <w:t>has been</w:t>
            </w:r>
            <w:r w:rsidR="00D85B63" w:rsidRPr="00D46E05">
              <w:rPr>
                <w:rFonts w:asciiTheme="minorHAnsi" w:hAnsiTheme="minorHAnsi" w:cstheme="minorHAnsi"/>
                <w:bCs/>
                <w:sz w:val="22"/>
                <w:szCs w:val="22"/>
              </w:rPr>
              <w:t xml:space="preserve"> disclosed?</w:t>
            </w:r>
          </w:p>
        </w:tc>
        <w:tc>
          <w:tcPr>
            <w:tcW w:w="240" w:type="dxa"/>
            <w:tcBorders>
              <w:top w:val="nil"/>
              <w:bottom w:val="nil"/>
            </w:tcBorders>
            <w:shd w:val="clear" w:color="auto" w:fill="auto"/>
          </w:tcPr>
          <w:p w14:paraId="22B6B7CB" w14:textId="77777777" w:rsidR="00C91A4A" w:rsidRPr="00D46E05" w:rsidRDefault="00C91A4A"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4" w:type="dxa"/>
            <w:tcBorders>
              <w:top w:val="nil"/>
            </w:tcBorders>
            <w:shd w:val="clear" w:color="auto" w:fill="C6D9F1"/>
            <w:vAlign w:val="center"/>
          </w:tcPr>
          <w:p w14:paraId="56B5A05D" w14:textId="77777777" w:rsidR="00876FAE" w:rsidRPr="00D46E05" w:rsidRDefault="00876FAE" w:rsidP="00876F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p w14:paraId="10D603C7" w14:textId="77777777" w:rsidR="00C91A4A" w:rsidRPr="00D46E05" w:rsidRDefault="00876FAE" w:rsidP="0076612E">
            <w:pPr>
              <w:rPr>
                <w:rFonts w:asciiTheme="minorHAnsi" w:hAnsiTheme="minorHAnsi" w:cstheme="minorHAnsi"/>
                <w:sz w:val="22"/>
                <w:szCs w:val="22"/>
              </w:rPr>
            </w:pPr>
            <w:r w:rsidRPr="00D46E05">
              <w:rPr>
                <w:rFonts w:asciiTheme="minorHAnsi" w:hAnsiTheme="minorHAnsi" w:cstheme="minorHAnsi"/>
                <w:sz w:val="22"/>
                <w:szCs w:val="22"/>
              </w:rPr>
              <w:t xml:space="preserve">Go to </w:t>
            </w:r>
            <w:hyperlink w:anchor="D17" w:history="1">
              <w:r w:rsidR="0076612E" w:rsidRPr="00D46E05">
                <w:rPr>
                  <w:rStyle w:val="Hyperlink"/>
                  <w:rFonts w:asciiTheme="minorHAnsi" w:hAnsiTheme="minorHAnsi" w:cstheme="minorHAnsi"/>
                  <w:b/>
                  <w:sz w:val="22"/>
                  <w:szCs w:val="22"/>
                </w:rPr>
                <w:t>D17</w:t>
              </w:r>
            </w:hyperlink>
            <w:r w:rsidR="0076612E" w:rsidRPr="00D46E05">
              <w:rPr>
                <w:rFonts w:asciiTheme="minorHAnsi" w:hAnsiTheme="minorHAnsi" w:cstheme="minorHAnsi"/>
                <w:sz w:val="22"/>
                <w:szCs w:val="22"/>
              </w:rPr>
              <w:t xml:space="preserve"> then </w:t>
            </w:r>
            <w:hyperlink w:anchor="C19" w:history="1">
              <w:r w:rsidRPr="00D46E05">
                <w:rPr>
                  <w:rStyle w:val="Hyperlink"/>
                  <w:rFonts w:asciiTheme="minorHAnsi" w:hAnsiTheme="minorHAnsi" w:cstheme="minorHAnsi"/>
                  <w:b/>
                  <w:sz w:val="22"/>
                  <w:szCs w:val="22"/>
                </w:rPr>
                <w:t>C19</w:t>
              </w:r>
            </w:hyperlink>
          </w:p>
        </w:tc>
        <w:tc>
          <w:tcPr>
            <w:tcW w:w="356" w:type="dxa"/>
            <w:tcBorders>
              <w:top w:val="nil"/>
            </w:tcBorders>
            <w:shd w:val="clear" w:color="auto" w:fill="C6D9F1"/>
            <w:vAlign w:val="center"/>
          </w:tcPr>
          <w:p w14:paraId="7D5BA3A9" w14:textId="77777777" w:rsidR="00C91A4A" w:rsidRPr="00D46E05" w:rsidRDefault="00C91A4A" w:rsidP="003C63FC">
            <w:pPr>
              <w:tabs>
                <w:tab w:val="left" w:pos="86"/>
                <w:tab w:val="left" w:pos="567"/>
                <w:tab w:val="left" w:pos="5103"/>
                <w:tab w:val="left" w:pos="7117"/>
              </w:tabs>
              <w:suppressAutoHyphens/>
              <w:rPr>
                <w:rFonts w:asciiTheme="minorHAnsi" w:hAnsiTheme="minorHAnsi" w:cstheme="minorHAnsi"/>
                <w:spacing w:val="-2"/>
                <w:sz w:val="22"/>
                <w:szCs w:val="22"/>
              </w:rPr>
            </w:pPr>
          </w:p>
        </w:tc>
        <w:tc>
          <w:tcPr>
            <w:tcW w:w="245" w:type="dxa"/>
            <w:tcBorders>
              <w:top w:val="nil"/>
              <w:bottom w:val="nil"/>
            </w:tcBorders>
            <w:shd w:val="clear" w:color="auto" w:fill="auto"/>
            <w:vAlign w:val="center"/>
          </w:tcPr>
          <w:p w14:paraId="3FA27757" w14:textId="77777777" w:rsidR="00C91A4A" w:rsidRPr="00D46E05" w:rsidRDefault="00C91A4A"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100" w:type="dxa"/>
            <w:tcBorders>
              <w:top w:val="nil"/>
            </w:tcBorders>
            <w:shd w:val="clear" w:color="auto" w:fill="C6D9F1"/>
            <w:vAlign w:val="center"/>
          </w:tcPr>
          <w:p w14:paraId="56C9227D" w14:textId="77777777" w:rsidR="00C91A4A" w:rsidRPr="00D46E05" w:rsidRDefault="00C91A4A"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p w14:paraId="7D3D0619" w14:textId="77777777" w:rsidR="00C91A4A" w:rsidRPr="00D46E05" w:rsidRDefault="00C91A4A" w:rsidP="005F4ACE">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D19" w:history="1">
              <w:r w:rsidR="00220A70" w:rsidRPr="00D46E05">
                <w:rPr>
                  <w:rStyle w:val="Hyperlink"/>
                  <w:rFonts w:asciiTheme="minorHAnsi" w:hAnsiTheme="minorHAnsi" w:cstheme="minorHAnsi"/>
                  <w:b/>
                  <w:sz w:val="22"/>
                  <w:szCs w:val="22"/>
                </w:rPr>
                <w:t>D</w:t>
              </w:r>
              <w:r w:rsidR="00411A85" w:rsidRPr="00D46E05">
                <w:rPr>
                  <w:rStyle w:val="Hyperlink"/>
                  <w:rFonts w:asciiTheme="minorHAnsi" w:hAnsiTheme="minorHAnsi" w:cstheme="minorHAnsi"/>
                  <w:b/>
                  <w:sz w:val="22"/>
                  <w:szCs w:val="22"/>
                </w:rPr>
                <w:t>1</w:t>
              </w:r>
              <w:r w:rsidR="005F4ACE" w:rsidRPr="00D46E05">
                <w:rPr>
                  <w:rStyle w:val="Hyperlink"/>
                  <w:rFonts w:asciiTheme="minorHAnsi" w:hAnsiTheme="minorHAnsi" w:cstheme="minorHAnsi"/>
                  <w:b/>
                  <w:sz w:val="22"/>
                  <w:szCs w:val="22"/>
                </w:rPr>
                <w:t>9</w:t>
              </w:r>
            </w:hyperlink>
          </w:p>
        </w:tc>
        <w:tc>
          <w:tcPr>
            <w:tcW w:w="340" w:type="dxa"/>
            <w:tcBorders>
              <w:top w:val="nil"/>
            </w:tcBorders>
            <w:shd w:val="clear" w:color="auto" w:fill="C6D9F1"/>
            <w:vAlign w:val="center"/>
          </w:tcPr>
          <w:p w14:paraId="291FF47B" w14:textId="77777777" w:rsidR="00C91A4A" w:rsidRPr="00D46E05" w:rsidRDefault="00C91A4A"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r>
    </w:tbl>
    <w:p w14:paraId="02F65592" w14:textId="77777777" w:rsidR="00C91A4A" w:rsidRPr="00D46E05" w:rsidRDefault="00C91A4A" w:rsidP="00503428">
      <w:pPr>
        <w:rPr>
          <w:rFonts w:asciiTheme="minorHAnsi" w:hAnsiTheme="minorHAnsi" w:cstheme="minorHAnsi"/>
          <w:vanish/>
          <w:color w:val="0000FF"/>
          <w:sz w:val="22"/>
          <w:szCs w:val="22"/>
        </w:rPr>
      </w:pPr>
    </w:p>
    <w:tbl>
      <w:tblPr>
        <w:tblW w:w="983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ayout w:type="fixed"/>
        <w:tblLook w:val="0000" w:firstRow="0" w:lastRow="0" w:firstColumn="0" w:lastColumn="0" w:noHBand="0" w:noVBand="0"/>
      </w:tblPr>
      <w:tblGrid>
        <w:gridCol w:w="627"/>
        <w:gridCol w:w="791"/>
        <w:gridCol w:w="5055"/>
        <w:gridCol w:w="240"/>
        <w:gridCol w:w="1084"/>
        <w:gridCol w:w="356"/>
        <w:gridCol w:w="240"/>
        <w:gridCol w:w="1105"/>
        <w:gridCol w:w="335"/>
      </w:tblGrid>
      <w:tr w:rsidR="003A655C" w:rsidRPr="00D46E05" w14:paraId="3E982A79" w14:textId="77777777" w:rsidTr="003A655C">
        <w:trPr>
          <w:cantSplit/>
          <w:trHeight w:val="340"/>
        </w:trPr>
        <w:tc>
          <w:tcPr>
            <w:tcW w:w="627" w:type="dxa"/>
            <w:tcBorders>
              <w:top w:val="nil"/>
              <w:left w:val="nil"/>
              <w:bottom w:val="nil"/>
              <w:right w:val="nil"/>
            </w:tcBorders>
            <w:shd w:val="clear" w:color="auto" w:fill="auto"/>
          </w:tcPr>
          <w:p w14:paraId="3F3D6362" w14:textId="77777777" w:rsidR="003A655C" w:rsidRPr="00D46E05" w:rsidRDefault="003A655C" w:rsidP="003A655C">
            <w:pPr>
              <w:rPr>
                <w:rFonts w:asciiTheme="minorHAnsi" w:hAnsiTheme="minorHAnsi" w:cstheme="minorHAnsi"/>
                <w:sz w:val="22"/>
                <w:szCs w:val="22"/>
              </w:rPr>
            </w:pPr>
          </w:p>
        </w:tc>
        <w:tc>
          <w:tcPr>
            <w:tcW w:w="791" w:type="dxa"/>
            <w:tcBorders>
              <w:top w:val="nil"/>
              <w:left w:val="nil"/>
              <w:right w:val="nil"/>
            </w:tcBorders>
            <w:shd w:val="clear" w:color="auto" w:fill="auto"/>
          </w:tcPr>
          <w:p w14:paraId="311A79ED" w14:textId="77777777" w:rsidR="003A655C" w:rsidRPr="00D46E05" w:rsidRDefault="003A655C" w:rsidP="003A655C">
            <w:pPr>
              <w:rPr>
                <w:rFonts w:asciiTheme="minorHAnsi" w:hAnsiTheme="minorHAnsi" w:cstheme="minorHAnsi"/>
                <w:sz w:val="22"/>
                <w:szCs w:val="22"/>
              </w:rPr>
            </w:pPr>
          </w:p>
        </w:tc>
        <w:tc>
          <w:tcPr>
            <w:tcW w:w="5055" w:type="dxa"/>
            <w:tcBorders>
              <w:top w:val="nil"/>
              <w:left w:val="nil"/>
              <w:right w:val="nil"/>
            </w:tcBorders>
            <w:shd w:val="clear" w:color="auto" w:fill="auto"/>
          </w:tcPr>
          <w:p w14:paraId="5FC442FA" w14:textId="77777777" w:rsidR="003A655C" w:rsidRPr="00D46E05" w:rsidRDefault="003A655C" w:rsidP="003A655C">
            <w:pPr>
              <w:rPr>
                <w:rFonts w:asciiTheme="minorHAnsi" w:hAnsiTheme="minorHAnsi" w:cstheme="minorHAnsi"/>
                <w:sz w:val="22"/>
                <w:szCs w:val="22"/>
              </w:rPr>
            </w:pPr>
          </w:p>
        </w:tc>
        <w:tc>
          <w:tcPr>
            <w:tcW w:w="240" w:type="dxa"/>
            <w:tcBorders>
              <w:top w:val="nil"/>
              <w:left w:val="nil"/>
              <w:bottom w:val="nil"/>
              <w:right w:val="nil"/>
            </w:tcBorders>
            <w:shd w:val="clear" w:color="auto" w:fill="auto"/>
          </w:tcPr>
          <w:p w14:paraId="074A4E69" w14:textId="77777777" w:rsidR="003A655C" w:rsidRPr="00D46E05" w:rsidRDefault="003A655C" w:rsidP="003A655C">
            <w:pPr>
              <w:rPr>
                <w:rFonts w:asciiTheme="minorHAnsi" w:hAnsiTheme="minorHAnsi" w:cstheme="minorHAnsi"/>
                <w:sz w:val="22"/>
                <w:szCs w:val="22"/>
              </w:rPr>
            </w:pPr>
          </w:p>
        </w:tc>
        <w:tc>
          <w:tcPr>
            <w:tcW w:w="1084" w:type="dxa"/>
            <w:tcBorders>
              <w:top w:val="nil"/>
              <w:left w:val="nil"/>
              <w:right w:val="nil"/>
            </w:tcBorders>
            <w:shd w:val="clear" w:color="auto" w:fill="auto"/>
          </w:tcPr>
          <w:p w14:paraId="48AEC09A" w14:textId="77777777" w:rsidR="003A655C" w:rsidRPr="00D46E05" w:rsidRDefault="003A655C" w:rsidP="003A655C">
            <w:pPr>
              <w:rPr>
                <w:rFonts w:asciiTheme="minorHAnsi" w:hAnsiTheme="minorHAnsi" w:cstheme="minorHAnsi"/>
                <w:sz w:val="22"/>
                <w:szCs w:val="22"/>
              </w:rPr>
            </w:pPr>
          </w:p>
        </w:tc>
        <w:tc>
          <w:tcPr>
            <w:tcW w:w="356" w:type="dxa"/>
            <w:tcBorders>
              <w:top w:val="nil"/>
              <w:left w:val="nil"/>
              <w:right w:val="nil"/>
            </w:tcBorders>
            <w:shd w:val="clear" w:color="auto" w:fill="auto"/>
          </w:tcPr>
          <w:p w14:paraId="731F9F18" w14:textId="77777777" w:rsidR="003A655C" w:rsidRPr="00D46E05" w:rsidRDefault="003A655C" w:rsidP="003A655C">
            <w:pPr>
              <w:rPr>
                <w:rFonts w:asciiTheme="minorHAnsi" w:hAnsiTheme="minorHAnsi" w:cstheme="minorHAnsi"/>
                <w:sz w:val="22"/>
                <w:szCs w:val="22"/>
              </w:rPr>
            </w:pPr>
          </w:p>
        </w:tc>
        <w:tc>
          <w:tcPr>
            <w:tcW w:w="240" w:type="dxa"/>
            <w:tcBorders>
              <w:top w:val="nil"/>
              <w:left w:val="nil"/>
              <w:bottom w:val="nil"/>
              <w:right w:val="nil"/>
            </w:tcBorders>
            <w:shd w:val="clear" w:color="auto" w:fill="auto"/>
          </w:tcPr>
          <w:p w14:paraId="1F27630B" w14:textId="77777777" w:rsidR="003A655C" w:rsidRPr="00D46E05" w:rsidRDefault="003A655C" w:rsidP="003A655C">
            <w:pPr>
              <w:rPr>
                <w:rFonts w:asciiTheme="minorHAnsi" w:hAnsiTheme="minorHAnsi" w:cstheme="minorHAnsi"/>
                <w:sz w:val="22"/>
                <w:szCs w:val="22"/>
              </w:rPr>
            </w:pPr>
          </w:p>
        </w:tc>
        <w:tc>
          <w:tcPr>
            <w:tcW w:w="1105" w:type="dxa"/>
            <w:tcBorders>
              <w:top w:val="nil"/>
              <w:left w:val="nil"/>
              <w:right w:val="nil"/>
            </w:tcBorders>
            <w:shd w:val="clear" w:color="auto" w:fill="auto"/>
          </w:tcPr>
          <w:p w14:paraId="450F521F" w14:textId="77777777" w:rsidR="003A655C" w:rsidRPr="00D46E05" w:rsidRDefault="003A655C" w:rsidP="003A655C">
            <w:pPr>
              <w:rPr>
                <w:rFonts w:asciiTheme="minorHAnsi" w:hAnsiTheme="minorHAnsi" w:cstheme="minorHAnsi"/>
                <w:sz w:val="22"/>
                <w:szCs w:val="22"/>
              </w:rPr>
            </w:pPr>
          </w:p>
        </w:tc>
        <w:tc>
          <w:tcPr>
            <w:tcW w:w="335" w:type="dxa"/>
            <w:tcBorders>
              <w:top w:val="nil"/>
              <w:left w:val="nil"/>
              <w:right w:val="nil"/>
            </w:tcBorders>
            <w:shd w:val="clear" w:color="auto" w:fill="auto"/>
          </w:tcPr>
          <w:p w14:paraId="77CE40C8" w14:textId="77777777" w:rsidR="003A655C" w:rsidRPr="00D46E05" w:rsidRDefault="003A655C" w:rsidP="003A655C">
            <w:pPr>
              <w:rPr>
                <w:rFonts w:asciiTheme="minorHAnsi" w:hAnsiTheme="minorHAnsi" w:cstheme="minorHAnsi"/>
                <w:sz w:val="22"/>
                <w:szCs w:val="22"/>
              </w:rPr>
            </w:pPr>
          </w:p>
        </w:tc>
      </w:tr>
    </w:tbl>
    <w:p w14:paraId="6EA23A7F" w14:textId="77777777" w:rsidR="00272017" w:rsidRPr="00D46E05" w:rsidRDefault="00272017" w:rsidP="009259DF">
      <w:pPr>
        <w:tabs>
          <w:tab w:val="left" w:pos="1080"/>
        </w:tabs>
        <w:ind w:left="851"/>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Can it be reasonably anticipated that,</w:t>
      </w:r>
      <w:r w:rsidR="000047AA" w:rsidRPr="00D46E05">
        <w:rPr>
          <w:rFonts w:asciiTheme="minorHAnsi" w:hAnsiTheme="minorHAnsi" w:cstheme="minorHAnsi"/>
          <w:vanish/>
          <w:color w:val="0000FF"/>
          <w:sz w:val="22"/>
          <w:szCs w:val="22"/>
        </w:rPr>
        <w:t xml:space="preserve"> following debriefing, the research participants will regard the research as justified and acceptable conduct and not </w:t>
      </w:r>
      <w:r w:rsidR="008B57B9" w:rsidRPr="00D46E05">
        <w:rPr>
          <w:rFonts w:asciiTheme="minorHAnsi" w:hAnsiTheme="minorHAnsi" w:cstheme="minorHAnsi"/>
          <w:vanish/>
          <w:color w:val="0000FF"/>
          <w:sz w:val="22"/>
          <w:szCs w:val="22"/>
        </w:rPr>
        <w:t xml:space="preserve">risk </w:t>
      </w:r>
      <w:r w:rsidR="000047AA" w:rsidRPr="00D46E05">
        <w:rPr>
          <w:rFonts w:asciiTheme="minorHAnsi" w:hAnsiTheme="minorHAnsi" w:cstheme="minorHAnsi"/>
          <w:vanish/>
          <w:color w:val="0000FF"/>
          <w:sz w:val="22"/>
          <w:szCs w:val="22"/>
        </w:rPr>
        <w:t>corrupt</w:t>
      </w:r>
      <w:r w:rsidR="008B57B9" w:rsidRPr="00D46E05">
        <w:rPr>
          <w:rFonts w:asciiTheme="minorHAnsi" w:hAnsiTheme="minorHAnsi" w:cstheme="minorHAnsi"/>
          <w:vanish/>
          <w:color w:val="0000FF"/>
          <w:sz w:val="22"/>
          <w:szCs w:val="22"/>
        </w:rPr>
        <w:t>ing</w:t>
      </w:r>
      <w:r w:rsidR="000047AA" w:rsidRPr="00D46E05">
        <w:rPr>
          <w:rFonts w:asciiTheme="minorHAnsi" w:hAnsiTheme="minorHAnsi" w:cstheme="minorHAnsi"/>
          <w:vanish/>
          <w:color w:val="0000FF"/>
          <w:sz w:val="22"/>
          <w:szCs w:val="22"/>
        </w:rPr>
        <w:t xml:space="preserve"> the relationship between the community and researchers and research in general?  </w:t>
      </w:r>
    </w:p>
    <w:p w14:paraId="60AB1278" w14:textId="77777777" w:rsidR="009259DF" w:rsidRPr="00D46E05" w:rsidRDefault="009259DF" w:rsidP="009259DF">
      <w:pPr>
        <w:tabs>
          <w:tab w:val="left" w:pos="1080"/>
        </w:tabs>
        <w:ind w:left="851"/>
        <w:rPr>
          <w:rFonts w:asciiTheme="minorHAnsi" w:hAnsiTheme="minorHAnsi" w:cstheme="minorHAnsi"/>
          <w:vanish/>
          <w:color w:val="0000FF"/>
          <w:sz w:val="22"/>
          <w:szCs w:val="22"/>
        </w:rPr>
      </w:pPr>
    </w:p>
    <w:tbl>
      <w:tblPr>
        <w:tblW w:w="985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ayout w:type="fixed"/>
        <w:tblLook w:val="0000" w:firstRow="0" w:lastRow="0" w:firstColumn="0" w:lastColumn="0" w:noHBand="0" w:noVBand="0"/>
      </w:tblPr>
      <w:tblGrid>
        <w:gridCol w:w="634"/>
        <w:gridCol w:w="784"/>
        <w:gridCol w:w="5062"/>
        <w:gridCol w:w="240"/>
        <w:gridCol w:w="1080"/>
        <w:gridCol w:w="360"/>
        <w:gridCol w:w="259"/>
        <w:gridCol w:w="1080"/>
        <w:gridCol w:w="360"/>
      </w:tblGrid>
      <w:tr w:rsidR="001D212A" w:rsidRPr="00D46E05" w14:paraId="7E4AAD83" w14:textId="77777777" w:rsidTr="00240084">
        <w:trPr>
          <w:cantSplit/>
          <w:trHeight w:val="340"/>
        </w:trPr>
        <w:tc>
          <w:tcPr>
            <w:tcW w:w="634" w:type="dxa"/>
            <w:tcBorders>
              <w:right w:val="single" w:sz="4" w:space="0" w:color="auto"/>
            </w:tcBorders>
            <w:shd w:val="clear" w:color="auto" w:fill="CCC0D9"/>
            <w:vAlign w:val="center"/>
          </w:tcPr>
          <w:p w14:paraId="1DF07ADC" w14:textId="77777777" w:rsidR="001D212A" w:rsidRPr="00D46E05" w:rsidRDefault="001D212A" w:rsidP="00D97B14">
            <w:pPr>
              <w:tabs>
                <w:tab w:val="left" w:pos="5103"/>
                <w:tab w:val="left" w:pos="7117"/>
              </w:tabs>
              <w:suppressAutoHyphens/>
              <w:rPr>
                <w:rFonts w:asciiTheme="minorHAnsi" w:hAnsiTheme="minorHAnsi" w:cstheme="minorHAnsi"/>
                <w:spacing w:val="-2"/>
                <w:sz w:val="22"/>
                <w:szCs w:val="22"/>
              </w:rPr>
            </w:pPr>
            <w:bookmarkStart w:id="45" w:name="D16"/>
            <w:r w:rsidRPr="00D46E05">
              <w:rPr>
                <w:rFonts w:asciiTheme="minorHAnsi" w:hAnsiTheme="minorHAnsi" w:cstheme="minorHAnsi"/>
                <w:spacing w:val="-2"/>
                <w:sz w:val="22"/>
                <w:szCs w:val="22"/>
              </w:rPr>
              <w:t>D1</w:t>
            </w:r>
            <w:r w:rsidR="00D97B14" w:rsidRPr="00D46E05">
              <w:rPr>
                <w:rFonts w:asciiTheme="minorHAnsi" w:hAnsiTheme="minorHAnsi" w:cstheme="minorHAnsi"/>
                <w:spacing w:val="-2"/>
                <w:sz w:val="22"/>
                <w:szCs w:val="22"/>
              </w:rPr>
              <w:t>6</w:t>
            </w:r>
            <w:bookmarkEnd w:id="45"/>
          </w:p>
        </w:tc>
        <w:tc>
          <w:tcPr>
            <w:tcW w:w="784" w:type="dxa"/>
            <w:tcBorders>
              <w:top w:val="nil"/>
              <w:right w:val="single" w:sz="4" w:space="0" w:color="auto"/>
            </w:tcBorders>
            <w:shd w:val="clear" w:color="auto" w:fill="CCC0D9"/>
            <w:vAlign w:val="center"/>
          </w:tcPr>
          <w:p w14:paraId="2DA607AA" w14:textId="77777777" w:rsidR="001D212A" w:rsidRPr="00D46E05" w:rsidRDefault="00E72AB4" w:rsidP="00D97B14">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D1</w:t>
            </w:r>
            <w:r w:rsidR="00D97B14" w:rsidRPr="00D46E05">
              <w:rPr>
                <w:rFonts w:asciiTheme="minorHAnsi" w:hAnsiTheme="minorHAnsi" w:cstheme="minorHAnsi"/>
                <w:spacing w:val="-2"/>
                <w:sz w:val="22"/>
                <w:szCs w:val="22"/>
              </w:rPr>
              <w:t>6</w:t>
            </w:r>
            <w:r w:rsidR="001D212A" w:rsidRPr="00D46E05">
              <w:rPr>
                <w:rFonts w:asciiTheme="minorHAnsi" w:hAnsiTheme="minorHAnsi" w:cstheme="minorHAnsi"/>
                <w:spacing w:val="-2"/>
                <w:sz w:val="22"/>
                <w:szCs w:val="22"/>
              </w:rPr>
              <w:t>a</w:t>
            </w:r>
          </w:p>
        </w:tc>
        <w:tc>
          <w:tcPr>
            <w:tcW w:w="5062" w:type="dxa"/>
            <w:tcBorders>
              <w:top w:val="nil"/>
              <w:left w:val="single" w:sz="4" w:space="0" w:color="auto"/>
            </w:tcBorders>
            <w:shd w:val="clear" w:color="auto" w:fill="CCC0D9"/>
            <w:vAlign w:val="center"/>
          </w:tcPr>
          <w:p w14:paraId="5580D202" w14:textId="77777777" w:rsidR="001D212A" w:rsidRPr="00D46E05" w:rsidRDefault="001D212A" w:rsidP="006F51AE">
            <w:pPr>
              <w:rPr>
                <w:rFonts w:asciiTheme="minorHAnsi" w:hAnsiTheme="minorHAnsi" w:cstheme="minorHAnsi"/>
                <w:sz w:val="22"/>
                <w:szCs w:val="22"/>
              </w:rPr>
            </w:pPr>
            <w:r w:rsidRPr="00D46E05">
              <w:rPr>
                <w:rFonts w:asciiTheme="minorHAnsi" w:hAnsiTheme="minorHAnsi" w:cstheme="minorHAnsi"/>
                <w:bCs/>
                <w:sz w:val="22"/>
                <w:szCs w:val="22"/>
              </w:rPr>
              <w:t xml:space="preserve">Are there </w:t>
            </w:r>
            <w:r w:rsidR="00C53038" w:rsidRPr="00D46E05">
              <w:rPr>
                <w:rFonts w:asciiTheme="minorHAnsi" w:hAnsiTheme="minorHAnsi" w:cstheme="minorHAnsi"/>
                <w:bCs/>
                <w:sz w:val="22"/>
                <w:szCs w:val="22"/>
              </w:rPr>
              <w:t xml:space="preserve">any </w:t>
            </w:r>
            <w:r w:rsidRPr="00D46E05">
              <w:rPr>
                <w:rFonts w:asciiTheme="minorHAnsi" w:hAnsiTheme="minorHAnsi" w:cstheme="minorHAnsi"/>
                <w:bCs/>
                <w:sz w:val="22"/>
                <w:szCs w:val="22"/>
              </w:rPr>
              <w:t>ethic</w:t>
            </w:r>
            <w:r w:rsidR="00C53038" w:rsidRPr="00D46E05">
              <w:rPr>
                <w:rFonts w:asciiTheme="minorHAnsi" w:hAnsiTheme="minorHAnsi" w:cstheme="minorHAnsi"/>
                <w:bCs/>
                <w:sz w:val="22"/>
                <w:szCs w:val="22"/>
              </w:rPr>
              <w:t>al</w:t>
            </w:r>
            <w:r w:rsidRPr="00D46E05">
              <w:rPr>
                <w:rFonts w:asciiTheme="minorHAnsi" w:hAnsiTheme="minorHAnsi" w:cstheme="minorHAnsi"/>
                <w:bCs/>
                <w:sz w:val="22"/>
                <w:szCs w:val="22"/>
              </w:rPr>
              <w:t xml:space="preserve"> or other approval processes in the overseas country?</w:t>
            </w:r>
          </w:p>
        </w:tc>
        <w:tc>
          <w:tcPr>
            <w:tcW w:w="240" w:type="dxa"/>
            <w:tcBorders>
              <w:top w:val="nil"/>
              <w:bottom w:val="nil"/>
            </w:tcBorders>
            <w:shd w:val="clear" w:color="auto" w:fill="auto"/>
          </w:tcPr>
          <w:p w14:paraId="4A057AFB" w14:textId="77777777" w:rsidR="001D212A" w:rsidRPr="00D46E05" w:rsidRDefault="001D212A"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tcBorders>
              <w:top w:val="nil"/>
            </w:tcBorders>
            <w:shd w:val="clear" w:color="auto" w:fill="CCC0D9"/>
            <w:vAlign w:val="center"/>
          </w:tcPr>
          <w:p w14:paraId="4F4BCA5F" w14:textId="77777777" w:rsidR="00477A68" w:rsidRPr="00D46E05" w:rsidRDefault="00477A68" w:rsidP="00477A68">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p w14:paraId="299F7A86" w14:textId="77777777" w:rsidR="001D212A" w:rsidRPr="00D46E05" w:rsidRDefault="00477A68" w:rsidP="00F73CA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D17" w:history="1">
              <w:r w:rsidRPr="00D46E05">
                <w:rPr>
                  <w:rStyle w:val="Hyperlink"/>
                  <w:rFonts w:asciiTheme="minorHAnsi" w:hAnsiTheme="minorHAnsi" w:cstheme="minorHAnsi"/>
                  <w:b/>
                  <w:sz w:val="22"/>
                  <w:szCs w:val="22"/>
                </w:rPr>
                <w:t>D1</w:t>
              </w:r>
              <w:r w:rsidR="00F73CA1" w:rsidRPr="00D46E05">
                <w:rPr>
                  <w:rStyle w:val="Hyperlink"/>
                  <w:rFonts w:asciiTheme="minorHAnsi" w:hAnsiTheme="minorHAnsi" w:cstheme="minorHAnsi"/>
                  <w:b/>
                  <w:sz w:val="22"/>
                  <w:szCs w:val="22"/>
                </w:rPr>
                <w:t>7</w:t>
              </w:r>
            </w:hyperlink>
            <w:r w:rsidRPr="00D46E05">
              <w:rPr>
                <w:rFonts w:asciiTheme="minorHAnsi" w:hAnsiTheme="minorHAnsi" w:cstheme="minorHAnsi"/>
                <w:b/>
                <w:sz w:val="22"/>
                <w:szCs w:val="22"/>
              </w:rPr>
              <w:t xml:space="preserve"> </w:t>
            </w:r>
            <w:r w:rsidR="00F73CA1" w:rsidRPr="00D46E05">
              <w:rPr>
                <w:rFonts w:asciiTheme="minorHAnsi" w:hAnsiTheme="minorHAnsi" w:cstheme="minorHAnsi"/>
                <w:sz w:val="22"/>
                <w:szCs w:val="22"/>
              </w:rPr>
              <w:t>then D16</w:t>
            </w:r>
            <w:r w:rsidRPr="00D46E05">
              <w:rPr>
                <w:rFonts w:asciiTheme="minorHAnsi" w:hAnsiTheme="minorHAnsi" w:cstheme="minorHAnsi"/>
                <w:sz w:val="22"/>
                <w:szCs w:val="22"/>
              </w:rPr>
              <w:t>b</w:t>
            </w:r>
          </w:p>
        </w:tc>
        <w:tc>
          <w:tcPr>
            <w:tcW w:w="360" w:type="dxa"/>
            <w:tcBorders>
              <w:top w:val="nil"/>
            </w:tcBorders>
            <w:shd w:val="clear" w:color="auto" w:fill="CCC0D9"/>
            <w:vAlign w:val="center"/>
          </w:tcPr>
          <w:p w14:paraId="662C429D" w14:textId="77777777" w:rsidR="001D212A" w:rsidRPr="00D46E05" w:rsidRDefault="001D212A"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259" w:type="dxa"/>
            <w:tcBorders>
              <w:top w:val="nil"/>
              <w:bottom w:val="nil"/>
            </w:tcBorders>
            <w:shd w:val="clear" w:color="auto" w:fill="auto"/>
            <w:vAlign w:val="center"/>
          </w:tcPr>
          <w:p w14:paraId="4B047C5E" w14:textId="77777777" w:rsidR="001D212A" w:rsidRPr="00D46E05" w:rsidRDefault="001D212A"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tcBorders>
              <w:top w:val="nil"/>
            </w:tcBorders>
            <w:shd w:val="clear" w:color="auto" w:fill="CCC0D9"/>
            <w:vAlign w:val="center"/>
          </w:tcPr>
          <w:p w14:paraId="0623FB3E" w14:textId="77777777" w:rsidR="001D212A" w:rsidRPr="00D46E05" w:rsidRDefault="001D212A"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p w14:paraId="2D6A2BE0" w14:textId="77777777" w:rsidR="001D212A" w:rsidRPr="00D46E05" w:rsidRDefault="001D212A" w:rsidP="006F51AE">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r w:rsidR="001C7C7F" w:rsidRPr="00D46E05">
              <w:rPr>
                <w:rFonts w:asciiTheme="minorHAnsi" w:hAnsiTheme="minorHAnsi" w:cstheme="minorHAnsi"/>
                <w:sz w:val="22"/>
                <w:szCs w:val="22"/>
              </w:rPr>
              <w:t>D</w:t>
            </w:r>
            <w:r w:rsidR="00F73CA1" w:rsidRPr="00D46E05">
              <w:rPr>
                <w:rFonts w:asciiTheme="minorHAnsi" w:hAnsiTheme="minorHAnsi" w:cstheme="minorHAnsi"/>
                <w:sz w:val="22"/>
                <w:szCs w:val="22"/>
              </w:rPr>
              <w:t>16</w:t>
            </w:r>
            <w:r w:rsidRPr="00D46E05">
              <w:rPr>
                <w:rFonts w:asciiTheme="minorHAnsi" w:hAnsiTheme="minorHAnsi" w:cstheme="minorHAnsi"/>
                <w:sz w:val="22"/>
                <w:szCs w:val="22"/>
              </w:rPr>
              <w:t>b</w:t>
            </w:r>
          </w:p>
        </w:tc>
        <w:tc>
          <w:tcPr>
            <w:tcW w:w="360" w:type="dxa"/>
            <w:tcBorders>
              <w:top w:val="nil"/>
            </w:tcBorders>
            <w:shd w:val="clear" w:color="auto" w:fill="CCC0D9"/>
            <w:vAlign w:val="center"/>
          </w:tcPr>
          <w:p w14:paraId="5D220C9C" w14:textId="77777777" w:rsidR="001D212A" w:rsidRPr="00D46E05" w:rsidRDefault="001D212A"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r>
    </w:tbl>
    <w:p w14:paraId="11EF6990" w14:textId="77777777" w:rsidR="008B57B9" w:rsidRPr="00D46E05" w:rsidRDefault="00196D31" w:rsidP="009259DF">
      <w:pPr>
        <w:tabs>
          <w:tab w:val="left" w:pos="1080"/>
        </w:tabs>
        <w:ind w:left="851"/>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 xml:space="preserve">Researchers must ascertain whether they are required to obtain ethics or some other form of approval </w:t>
      </w:r>
      <w:r w:rsidR="00B03B8F" w:rsidRPr="00D46E05">
        <w:rPr>
          <w:rFonts w:asciiTheme="minorHAnsi" w:hAnsiTheme="minorHAnsi" w:cstheme="minorHAnsi"/>
          <w:vanish/>
          <w:color w:val="0000FF"/>
          <w:sz w:val="22"/>
          <w:szCs w:val="22"/>
        </w:rPr>
        <w:t xml:space="preserve">from a body or committee in the country before they may </w:t>
      </w:r>
      <w:r w:rsidRPr="00D46E05">
        <w:rPr>
          <w:rFonts w:asciiTheme="minorHAnsi" w:hAnsiTheme="minorHAnsi" w:cstheme="minorHAnsi"/>
          <w:vanish/>
          <w:color w:val="0000FF"/>
          <w:sz w:val="22"/>
          <w:szCs w:val="22"/>
        </w:rPr>
        <w:t xml:space="preserve">conduct the </w:t>
      </w:r>
      <w:r w:rsidR="00B03B8F" w:rsidRPr="00D46E05">
        <w:rPr>
          <w:rFonts w:asciiTheme="minorHAnsi" w:hAnsiTheme="minorHAnsi" w:cstheme="minorHAnsi"/>
          <w:vanish/>
          <w:color w:val="0000FF"/>
          <w:sz w:val="22"/>
          <w:szCs w:val="22"/>
        </w:rPr>
        <w:t>research.  T</w:t>
      </w:r>
      <w:r w:rsidR="00451FED" w:rsidRPr="00D46E05">
        <w:rPr>
          <w:rFonts w:asciiTheme="minorHAnsi" w:hAnsiTheme="minorHAnsi" w:cstheme="minorHAnsi"/>
          <w:vanish/>
          <w:color w:val="0000FF"/>
          <w:sz w:val="22"/>
          <w:szCs w:val="22"/>
        </w:rPr>
        <w:t xml:space="preserve">he HREC needs to know if </w:t>
      </w:r>
      <w:r w:rsidR="00B03B8F" w:rsidRPr="00D46E05">
        <w:rPr>
          <w:rFonts w:asciiTheme="minorHAnsi" w:hAnsiTheme="minorHAnsi" w:cstheme="minorHAnsi"/>
          <w:vanish/>
          <w:color w:val="0000FF"/>
          <w:sz w:val="22"/>
          <w:szCs w:val="22"/>
        </w:rPr>
        <w:t>thes</w:t>
      </w:r>
      <w:r w:rsidRPr="00D46E05">
        <w:rPr>
          <w:rFonts w:asciiTheme="minorHAnsi" w:hAnsiTheme="minorHAnsi" w:cstheme="minorHAnsi"/>
          <w:vanish/>
          <w:color w:val="0000FF"/>
          <w:sz w:val="22"/>
          <w:szCs w:val="22"/>
        </w:rPr>
        <w:t xml:space="preserve">e </w:t>
      </w:r>
      <w:r w:rsidR="00451FED" w:rsidRPr="00D46E05">
        <w:rPr>
          <w:rFonts w:asciiTheme="minorHAnsi" w:hAnsiTheme="minorHAnsi" w:cstheme="minorHAnsi"/>
          <w:vanish/>
          <w:color w:val="0000FF"/>
          <w:sz w:val="22"/>
          <w:szCs w:val="22"/>
        </w:rPr>
        <w:t>are mandatory or voluntary</w:t>
      </w:r>
      <w:r w:rsidRPr="00D46E05">
        <w:rPr>
          <w:rFonts w:asciiTheme="minorHAnsi" w:hAnsiTheme="minorHAnsi" w:cstheme="minorHAnsi"/>
          <w:vanish/>
          <w:color w:val="0000FF"/>
          <w:sz w:val="22"/>
          <w:szCs w:val="22"/>
        </w:rPr>
        <w:t>,</w:t>
      </w:r>
      <w:r w:rsidR="00B03B8F" w:rsidRPr="00D46E05">
        <w:rPr>
          <w:rFonts w:asciiTheme="minorHAnsi" w:hAnsiTheme="minorHAnsi" w:cstheme="minorHAnsi"/>
          <w:vanish/>
          <w:color w:val="0000FF"/>
          <w:sz w:val="22"/>
          <w:szCs w:val="22"/>
        </w:rPr>
        <w:t xml:space="preserve"> who grants the approval, and they </w:t>
      </w:r>
      <w:r w:rsidR="009C1FB5" w:rsidRPr="00D46E05">
        <w:rPr>
          <w:rFonts w:asciiTheme="minorHAnsi" w:hAnsiTheme="minorHAnsi" w:cstheme="minorHAnsi"/>
          <w:vanish/>
          <w:color w:val="0000FF"/>
          <w:sz w:val="22"/>
          <w:szCs w:val="22"/>
        </w:rPr>
        <w:t xml:space="preserve">will </w:t>
      </w:r>
      <w:r w:rsidR="00B03B8F" w:rsidRPr="00D46E05">
        <w:rPr>
          <w:rFonts w:asciiTheme="minorHAnsi" w:hAnsiTheme="minorHAnsi" w:cstheme="minorHAnsi"/>
          <w:vanish/>
          <w:color w:val="0000FF"/>
          <w:sz w:val="22"/>
          <w:szCs w:val="22"/>
        </w:rPr>
        <w:t xml:space="preserve">require evidence of approval from </w:t>
      </w:r>
      <w:r w:rsidR="009C1FB5" w:rsidRPr="00D46E05">
        <w:rPr>
          <w:rFonts w:asciiTheme="minorHAnsi" w:hAnsiTheme="minorHAnsi" w:cstheme="minorHAnsi"/>
          <w:vanish/>
          <w:color w:val="0000FF"/>
          <w:sz w:val="22"/>
          <w:szCs w:val="22"/>
        </w:rPr>
        <w:t>this authority.</w:t>
      </w:r>
      <w:r w:rsidR="00E87C8E" w:rsidRPr="00D46E05">
        <w:rPr>
          <w:rFonts w:asciiTheme="minorHAnsi" w:hAnsiTheme="minorHAnsi" w:cstheme="minorHAnsi"/>
          <w:vanish/>
          <w:color w:val="0000FF"/>
          <w:sz w:val="22"/>
          <w:szCs w:val="22"/>
        </w:rPr>
        <w:t xml:space="preserve"> </w:t>
      </w:r>
      <w:r w:rsidR="008D29CC" w:rsidRPr="00D46E05">
        <w:rPr>
          <w:rFonts w:asciiTheme="minorHAnsi" w:hAnsiTheme="minorHAnsi" w:cstheme="minorHAnsi"/>
          <w:vanish/>
          <w:color w:val="0000FF"/>
          <w:sz w:val="22"/>
          <w:szCs w:val="22"/>
        </w:rPr>
        <w:t xml:space="preserve"> </w:t>
      </w:r>
      <w:r w:rsidR="007C0F2F" w:rsidRPr="00D46E05">
        <w:rPr>
          <w:rFonts w:asciiTheme="minorHAnsi" w:hAnsiTheme="minorHAnsi" w:cstheme="minorHAnsi"/>
          <w:vanish/>
          <w:color w:val="0000FF"/>
          <w:sz w:val="22"/>
          <w:szCs w:val="22"/>
        </w:rPr>
        <w:t xml:space="preserve"> For research conducted overseas compliance with the </w:t>
      </w:r>
      <w:r w:rsidR="007C0F2F" w:rsidRPr="00D46E05">
        <w:rPr>
          <w:rFonts w:asciiTheme="minorHAnsi" w:hAnsiTheme="minorHAnsi" w:cstheme="minorHAnsi"/>
          <w:i/>
          <w:vanish/>
          <w:color w:val="0000FF"/>
          <w:sz w:val="22"/>
          <w:szCs w:val="22"/>
        </w:rPr>
        <w:t xml:space="preserve">National Statement on Ethical Conduct in </w:t>
      </w:r>
      <w:r w:rsidR="00E24B86" w:rsidRPr="00D46E05">
        <w:rPr>
          <w:rFonts w:asciiTheme="minorHAnsi" w:hAnsiTheme="minorHAnsi" w:cstheme="minorHAnsi"/>
          <w:i/>
          <w:vanish/>
          <w:color w:val="0000FF"/>
          <w:sz w:val="22"/>
          <w:szCs w:val="22"/>
        </w:rPr>
        <w:t>Human Research, 2007</w:t>
      </w:r>
      <w:r w:rsidR="009C1FB5" w:rsidRPr="00D46E05">
        <w:rPr>
          <w:rFonts w:asciiTheme="minorHAnsi" w:hAnsiTheme="minorHAnsi" w:cstheme="minorHAnsi"/>
          <w:i/>
          <w:vanish/>
          <w:color w:val="0000FF"/>
          <w:sz w:val="22"/>
          <w:szCs w:val="22"/>
        </w:rPr>
        <w:t>(updated May 2015)</w:t>
      </w:r>
      <w:r w:rsidR="00E24B86" w:rsidRPr="00D46E05">
        <w:rPr>
          <w:rFonts w:asciiTheme="minorHAnsi" w:hAnsiTheme="minorHAnsi" w:cstheme="minorHAnsi"/>
          <w:i/>
          <w:vanish/>
          <w:color w:val="0000FF"/>
          <w:sz w:val="22"/>
          <w:szCs w:val="22"/>
        </w:rPr>
        <w:t>,</w:t>
      </w:r>
      <w:r w:rsidR="007C0F2F" w:rsidRPr="00D46E05">
        <w:rPr>
          <w:rFonts w:asciiTheme="minorHAnsi" w:hAnsiTheme="minorHAnsi" w:cstheme="minorHAnsi"/>
          <w:vanish/>
          <w:color w:val="0000FF"/>
          <w:sz w:val="22"/>
          <w:szCs w:val="22"/>
        </w:rPr>
        <w:t xml:space="preserve"> is the minimum standard.</w:t>
      </w:r>
    </w:p>
    <w:p w14:paraId="28B16D3D" w14:textId="77777777" w:rsidR="00D14B5A" w:rsidRPr="00D46E05" w:rsidRDefault="00D14B5A" w:rsidP="006416B8">
      <w:pPr>
        <w:tabs>
          <w:tab w:val="left" w:pos="1080"/>
          <w:tab w:val="left" w:pos="1620"/>
        </w:tabs>
        <w:ind w:left="1620"/>
        <w:rPr>
          <w:rFonts w:asciiTheme="minorHAnsi" w:hAnsiTheme="minorHAnsi" w:cstheme="minorHAnsi"/>
          <w:vanish/>
          <w:color w:val="0000FF"/>
          <w:sz w:val="22"/>
          <w:szCs w:val="22"/>
        </w:rPr>
      </w:pPr>
    </w:p>
    <w:tbl>
      <w:tblPr>
        <w:tblW w:w="984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ayout w:type="fixed"/>
        <w:tblLook w:val="0000" w:firstRow="0" w:lastRow="0" w:firstColumn="0" w:lastColumn="0" w:noHBand="0" w:noVBand="0"/>
      </w:tblPr>
      <w:tblGrid>
        <w:gridCol w:w="623"/>
        <w:gridCol w:w="795"/>
        <w:gridCol w:w="5066"/>
        <w:gridCol w:w="240"/>
        <w:gridCol w:w="1080"/>
        <w:gridCol w:w="360"/>
        <w:gridCol w:w="245"/>
        <w:gridCol w:w="1080"/>
        <w:gridCol w:w="360"/>
      </w:tblGrid>
      <w:tr w:rsidR="001C7C7F" w:rsidRPr="00D46E05" w14:paraId="6F769BC9" w14:textId="77777777" w:rsidTr="008B1C55">
        <w:trPr>
          <w:cantSplit/>
          <w:trHeight w:val="340"/>
        </w:trPr>
        <w:tc>
          <w:tcPr>
            <w:tcW w:w="623" w:type="dxa"/>
            <w:tcBorders>
              <w:top w:val="nil"/>
              <w:left w:val="nil"/>
              <w:bottom w:val="nil"/>
              <w:right w:val="single" w:sz="4" w:space="0" w:color="auto"/>
            </w:tcBorders>
            <w:shd w:val="clear" w:color="auto" w:fill="auto"/>
            <w:vAlign w:val="center"/>
          </w:tcPr>
          <w:p w14:paraId="39B89248" w14:textId="77777777" w:rsidR="001C7C7F" w:rsidRPr="00D46E05" w:rsidRDefault="001C7C7F" w:rsidP="006F51AE">
            <w:pPr>
              <w:tabs>
                <w:tab w:val="left" w:pos="5103"/>
                <w:tab w:val="left" w:pos="7117"/>
              </w:tabs>
              <w:suppressAutoHyphens/>
              <w:rPr>
                <w:rFonts w:asciiTheme="minorHAnsi" w:hAnsiTheme="minorHAnsi" w:cstheme="minorHAnsi"/>
                <w:spacing w:val="-2"/>
                <w:sz w:val="22"/>
                <w:szCs w:val="22"/>
              </w:rPr>
            </w:pPr>
          </w:p>
        </w:tc>
        <w:tc>
          <w:tcPr>
            <w:tcW w:w="795" w:type="dxa"/>
            <w:tcBorders>
              <w:top w:val="nil"/>
              <w:right w:val="single" w:sz="4" w:space="0" w:color="auto"/>
            </w:tcBorders>
            <w:shd w:val="clear" w:color="auto" w:fill="CCC0D9"/>
            <w:vAlign w:val="center"/>
          </w:tcPr>
          <w:p w14:paraId="78D094D1" w14:textId="77777777" w:rsidR="001C7C7F" w:rsidRPr="00D46E05" w:rsidRDefault="00E72AB4" w:rsidP="00D97B14">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D1</w:t>
            </w:r>
            <w:r w:rsidR="00D97B14" w:rsidRPr="00D46E05">
              <w:rPr>
                <w:rFonts w:asciiTheme="minorHAnsi" w:hAnsiTheme="minorHAnsi" w:cstheme="minorHAnsi"/>
                <w:spacing w:val="-2"/>
                <w:sz w:val="22"/>
                <w:szCs w:val="22"/>
              </w:rPr>
              <w:t>6</w:t>
            </w:r>
            <w:r w:rsidR="001C7C7F" w:rsidRPr="00D46E05">
              <w:rPr>
                <w:rFonts w:asciiTheme="minorHAnsi" w:hAnsiTheme="minorHAnsi" w:cstheme="minorHAnsi"/>
                <w:spacing w:val="-2"/>
                <w:sz w:val="22"/>
                <w:szCs w:val="22"/>
              </w:rPr>
              <w:t>b</w:t>
            </w:r>
          </w:p>
        </w:tc>
        <w:tc>
          <w:tcPr>
            <w:tcW w:w="5066" w:type="dxa"/>
            <w:tcBorders>
              <w:top w:val="nil"/>
              <w:left w:val="single" w:sz="4" w:space="0" w:color="auto"/>
            </w:tcBorders>
            <w:shd w:val="clear" w:color="auto" w:fill="CCC0D9"/>
            <w:vAlign w:val="center"/>
          </w:tcPr>
          <w:p w14:paraId="74EA0CC2" w14:textId="77777777" w:rsidR="001C7C7F" w:rsidRPr="00D46E05" w:rsidRDefault="00234F44" w:rsidP="006F51AE">
            <w:pPr>
              <w:rPr>
                <w:rFonts w:asciiTheme="minorHAnsi" w:hAnsiTheme="minorHAnsi" w:cstheme="minorHAnsi"/>
                <w:sz w:val="22"/>
                <w:szCs w:val="22"/>
              </w:rPr>
            </w:pPr>
            <w:r w:rsidRPr="00D46E05">
              <w:rPr>
                <w:rFonts w:asciiTheme="minorHAnsi" w:hAnsiTheme="minorHAnsi" w:cstheme="minorHAnsi"/>
                <w:bCs/>
                <w:sz w:val="22"/>
                <w:szCs w:val="22"/>
              </w:rPr>
              <w:t>Will</w:t>
            </w:r>
            <w:r w:rsidR="00C53038" w:rsidRPr="00D46E05">
              <w:rPr>
                <w:rFonts w:asciiTheme="minorHAnsi" w:hAnsiTheme="minorHAnsi" w:cstheme="minorHAnsi"/>
                <w:bCs/>
                <w:sz w:val="22"/>
                <w:szCs w:val="22"/>
              </w:rPr>
              <w:t xml:space="preserve"> you recruit</w:t>
            </w:r>
            <w:r w:rsidRPr="00D46E05">
              <w:rPr>
                <w:rFonts w:asciiTheme="minorHAnsi" w:hAnsiTheme="minorHAnsi" w:cstheme="minorHAnsi"/>
                <w:bCs/>
                <w:sz w:val="22"/>
                <w:szCs w:val="22"/>
              </w:rPr>
              <w:t xml:space="preserve"> co-researchers in the overseas country?</w:t>
            </w:r>
          </w:p>
        </w:tc>
        <w:tc>
          <w:tcPr>
            <w:tcW w:w="240" w:type="dxa"/>
            <w:tcBorders>
              <w:top w:val="nil"/>
              <w:bottom w:val="nil"/>
            </w:tcBorders>
            <w:shd w:val="clear" w:color="auto" w:fill="auto"/>
          </w:tcPr>
          <w:p w14:paraId="51F871D3" w14:textId="77777777" w:rsidR="001C7C7F" w:rsidRPr="00D46E05" w:rsidRDefault="001C7C7F"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tcBorders>
              <w:top w:val="nil"/>
            </w:tcBorders>
            <w:shd w:val="clear" w:color="auto" w:fill="CCC0D9"/>
            <w:vAlign w:val="center"/>
          </w:tcPr>
          <w:p w14:paraId="43339587" w14:textId="77777777" w:rsidR="001C7C7F" w:rsidRPr="00D46E05" w:rsidRDefault="001C7C7F"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p w14:paraId="2CFC28C5" w14:textId="77777777" w:rsidR="001C7C7F" w:rsidRPr="00D46E05" w:rsidRDefault="001C7C7F"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Go to D1</w:t>
            </w:r>
            <w:r w:rsidR="00F73CA1" w:rsidRPr="00D46E05">
              <w:rPr>
                <w:rFonts w:asciiTheme="minorHAnsi" w:hAnsiTheme="minorHAnsi" w:cstheme="minorHAnsi"/>
                <w:sz w:val="22"/>
                <w:szCs w:val="22"/>
              </w:rPr>
              <w:t>6</w:t>
            </w:r>
            <w:r w:rsidR="00234F44" w:rsidRPr="00D46E05">
              <w:rPr>
                <w:rFonts w:asciiTheme="minorHAnsi" w:hAnsiTheme="minorHAnsi" w:cstheme="minorHAnsi"/>
                <w:sz w:val="22"/>
                <w:szCs w:val="22"/>
              </w:rPr>
              <w:t>c</w:t>
            </w:r>
          </w:p>
        </w:tc>
        <w:tc>
          <w:tcPr>
            <w:tcW w:w="360" w:type="dxa"/>
            <w:tcBorders>
              <w:top w:val="nil"/>
            </w:tcBorders>
            <w:shd w:val="clear" w:color="auto" w:fill="CCC0D9"/>
            <w:vAlign w:val="center"/>
          </w:tcPr>
          <w:p w14:paraId="60B4E767" w14:textId="77777777" w:rsidR="001C7C7F" w:rsidRPr="00D46E05" w:rsidRDefault="001C7C7F"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245" w:type="dxa"/>
            <w:tcBorders>
              <w:top w:val="nil"/>
              <w:bottom w:val="nil"/>
            </w:tcBorders>
            <w:shd w:val="clear" w:color="auto" w:fill="auto"/>
            <w:vAlign w:val="center"/>
          </w:tcPr>
          <w:p w14:paraId="171E5275" w14:textId="77777777" w:rsidR="001C7C7F" w:rsidRPr="00D46E05" w:rsidRDefault="001C7C7F"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tcBorders>
              <w:top w:val="nil"/>
            </w:tcBorders>
            <w:shd w:val="clear" w:color="auto" w:fill="CCC0D9"/>
            <w:vAlign w:val="center"/>
          </w:tcPr>
          <w:p w14:paraId="014E0589" w14:textId="77777777" w:rsidR="001C7C7F" w:rsidRPr="00D46E05" w:rsidRDefault="001C7C7F"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p w14:paraId="293700A2" w14:textId="77777777" w:rsidR="001C7C7F" w:rsidRPr="00D46E05" w:rsidRDefault="00F73CA1" w:rsidP="006F51AE">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Go to D16</w:t>
            </w:r>
            <w:r w:rsidR="00234F44" w:rsidRPr="00D46E05">
              <w:rPr>
                <w:rFonts w:asciiTheme="minorHAnsi" w:hAnsiTheme="minorHAnsi" w:cstheme="minorHAnsi"/>
                <w:sz w:val="22"/>
                <w:szCs w:val="22"/>
              </w:rPr>
              <w:t>c</w:t>
            </w:r>
          </w:p>
        </w:tc>
        <w:tc>
          <w:tcPr>
            <w:tcW w:w="360" w:type="dxa"/>
            <w:tcBorders>
              <w:top w:val="nil"/>
            </w:tcBorders>
            <w:shd w:val="clear" w:color="auto" w:fill="CCC0D9"/>
            <w:vAlign w:val="center"/>
          </w:tcPr>
          <w:p w14:paraId="3E20129B" w14:textId="77777777" w:rsidR="001C7C7F" w:rsidRPr="00D46E05" w:rsidRDefault="001C7C7F"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r>
    </w:tbl>
    <w:p w14:paraId="34435D97" w14:textId="77777777" w:rsidR="008B57B9" w:rsidRPr="00D46E05" w:rsidRDefault="009B69C0" w:rsidP="009259DF">
      <w:pPr>
        <w:tabs>
          <w:tab w:val="left" w:pos="1080"/>
        </w:tabs>
        <w:ind w:left="851"/>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C</w:t>
      </w:r>
      <w:r w:rsidR="00033BCE" w:rsidRPr="00D46E05">
        <w:rPr>
          <w:rFonts w:asciiTheme="minorHAnsi" w:hAnsiTheme="minorHAnsi" w:cstheme="minorHAnsi"/>
          <w:vanish/>
          <w:color w:val="0000FF"/>
          <w:sz w:val="22"/>
          <w:szCs w:val="22"/>
        </w:rPr>
        <w:t xml:space="preserve">o-researchers recruited </w:t>
      </w:r>
      <w:r w:rsidRPr="00D46E05">
        <w:rPr>
          <w:rFonts w:asciiTheme="minorHAnsi" w:hAnsiTheme="minorHAnsi" w:cstheme="minorHAnsi"/>
          <w:vanish/>
          <w:color w:val="0000FF"/>
          <w:sz w:val="22"/>
          <w:szCs w:val="22"/>
        </w:rPr>
        <w:t>must</w:t>
      </w:r>
      <w:r w:rsidR="00033BCE" w:rsidRPr="00D46E05">
        <w:rPr>
          <w:rFonts w:asciiTheme="minorHAnsi" w:hAnsiTheme="minorHAnsi" w:cstheme="minorHAnsi"/>
          <w:vanish/>
          <w:color w:val="0000FF"/>
          <w:sz w:val="22"/>
          <w:szCs w:val="22"/>
        </w:rPr>
        <w:t xml:space="preserve"> have the capacity and expertise to conduct that part of the research assigned to them.</w:t>
      </w:r>
      <w:r w:rsidR="00E87C8E" w:rsidRPr="00D46E05">
        <w:rPr>
          <w:rFonts w:asciiTheme="minorHAnsi" w:hAnsiTheme="minorHAnsi" w:cstheme="minorHAnsi"/>
          <w:vanish/>
          <w:color w:val="0000FF"/>
          <w:sz w:val="22"/>
          <w:szCs w:val="22"/>
        </w:rPr>
        <w:t xml:space="preserve"> </w:t>
      </w:r>
      <w:r w:rsidR="009259DF" w:rsidRPr="00D46E05">
        <w:rPr>
          <w:rFonts w:asciiTheme="minorHAnsi" w:hAnsiTheme="minorHAnsi" w:cstheme="minorHAnsi"/>
          <w:vanish/>
          <w:color w:val="0000FF"/>
          <w:sz w:val="22"/>
          <w:szCs w:val="22"/>
        </w:rPr>
        <w:t>This person must be added to the project and approved, prior to commencing any part of the research</w:t>
      </w:r>
    </w:p>
    <w:p w14:paraId="176A2F2B" w14:textId="77777777" w:rsidR="00D14B5A" w:rsidRPr="00D46E05" w:rsidRDefault="00D14B5A" w:rsidP="006416B8">
      <w:pPr>
        <w:tabs>
          <w:tab w:val="left" w:pos="1080"/>
          <w:tab w:val="left" w:pos="1620"/>
        </w:tabs>
        <w:ind w:left="1620"/>
        <w:rPr>
          <w:rFonts w:asciiTheme="minorHAnsi" w:hAnsiTheme="minorHAnsi" w:cstheme="minorHAnsi"/>
          <w:vanish/>
          <w:color w:val="0000FF"/>
          <w:sz w:val="22"/>
          <w:szCs w:val="22"/>
        </w:rPr>
      </w:pPr>
    </w:p>
    <w:tbl>
      <w:tblPr>
        <w:tblW w:w="984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ayout w:type="fixed"/>
        <w:tblLook w:val="0000" w:firstRow="0" w:lastRow="0" w:firstColumn="0" w:lastColumn="0" w:noHBand="0" w:noVBand="0"/>
      </w:tblPr>
      <w:tblGrid>
        <w:gridCol w:w="623"/>
        <w:gridCol w:w="795"/>
        <w:gridCol w:w="5066"/>
        <w:gridCol w:w="240"/>
        <w:gridCol w:w="1080"/>
        <w:gridCol w:w="360"/>
        <w:gridCol w:w="245"/>
        <w:gridCol w:w="1080"/>
        <w:gridCol w:w="360"/>
      </w:tblGrid>
      <w:tr w:rsidR="00234F44" w:rsidRPr="00D46E05" w14:paraId="76F7FF2C" w14:textId="77777777" w:rsidTr="008B1C55">
        <w:trPr>
          <w:cantSplit/>
          <w:trHeight w:val="340"/>
        </w:trPr>
        <w:tc>
          <w:tcPr>
            <w:tcW w:w="623" w:type="dxa"/>
            <w:tcBorders>
              <w:top w:val="nil"/>
              <w:left w:val="nil"/>
              <w:bottom w:val="nil"/>
              <w:right w:val="single" w:sz="4" w:space="0" w:color="auto"/>
            </w:tcBorders>
            <w:shd w:val="clear" w:color="auto" w:fill="auto"/>
            <w:vAlign w:val="center"/>
          </w:tcPr>
          <w:p w14:paraId="5FA038C5" w14:textId="77777777" w:rsidR="00234F44" w:rsidRPr="00D46E05" w:rsidRDefault="00234F44" w:rsidP="006F51AE">
            <w:pPr>
              <w:tabs>
                <w:tab w:val="left" w:pos="5103"/>
                <w:tab w:val="left" w:pos="7117"/>
              </w:tabs>
              <w:suppressAutoHyphens/>
              <w:rPr>
                <w:rFonts w:asciiTheme="minorHAnsi" w:hAnsiTheme="minorHAnsi" w:cstheme="minorHAnsi"/>
                <w:spacing w:val="-2"/>
                <w:sz w:val="22"/>
                <w:szCs w:val="22"/>
              </w:rPr>
            </w:pPr>
          </w:p>
        </w:tc>
        <w:tc>
          <w:tcPr>
            <w:tcW w:w="795" w:type="dxa"/>
            <w:tcBorders>
              <w:top w:val="nil"/>
              <w:right w:val="single" w:sz="4" w:space="0" w:color="auto"/>
            </w:tcBorders>
            <w:shd w:val="clear" w:color="auto" w:fill="CCC0D9"/>
            <w:vAlign w:val="center"/>
          </w:tcPr>
          <w:p w14:paraId="20AEC798" w14:textId="77777777" w:rsidR="00234F44" w:rsidRPr="00D46E05" w:rsidRDefault="00E72AB4" w:rsidP="00D97B14">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D1</w:t>
            </w:r>
            <w:r w:rsidR="00D97B14" w:rsidRPr="00D46E05">
              <w:rPr>
                <w:rFonts w:asciiTheme="minorHAnsi" w:hAnsiTheme="minorHAnsi" w:cstheme="minorHAnsi"/>
                <w:spacing w:val="-2"/>
                <w:sz w:val="22"/>
                <w:szCs w:val="22"/>
              </w:rPr>
              <w:t>6</w:t>
            </w:r>
            <w:r w:rsidR="00234F44" w:rsidRPr="00D46E05">
              <w:rPr>
                <w:rFonts w:asciiTheme="minorHAnsi" w:hAnsiTheme="minorHAnsi" w:cstheme="minorHAnsi"/>
                <w:spacing w:val="-2"/>
                <w:sz w:val="22"/>
                <w:szCs w:val="22"/>
              </w:rPr>
              <w:t>c</w:t>
            </w:r>
          </w:p>
        </w:tc>
        <w:tc>
          <w:tcPr>
            <w:tcW w:w="5066" w:type="dxa"/>
            <w:tcBorders>
              <w:top w:val="nil"/>
              <w:left w:val="single" w:sz="4" w:space="0" w:color="auto"/>
            </w:tcBorders>
            <w:shd w:val="clear" w:color="auto" w:fill="CCC0D9"/>
            <w:vAlign w:val="center"/>
          </w:tcPr>
          <w:p w14:paraId="6C2BC684" w14:textId="77777777" w:rsidR="00234F44" w:rsidRPr="00D46E05" w:rsidRDefault="00234F44" w:rsidP="006F51AE">
            <w:pPr>
              <w:rPr>
                <w:rFonts w:asciiTheme="minorHAnsi" w:hAnsiTheme="minorHAnsi" w:cstheme="minorHAnsi"/>
                <w:sz w:val="22"/>
                <w:szCs w:val="22"/>
              </w:rPr>
            </w:pPr>
            <w:r w:rsidRPr="00D46E05">
              <w:rPr>
                <w:rFonts w:asciiTheme="minorHAnsi" w:hAnsiTheme="minorHAnsi" w:cstheme="minorHAnsi"/>
                <w:bCs/>
                <w:sz w:val="22"/>
                <w:szCs w:val="22"/>
              </w:rPr>
              <w:t>Are the proposed recruitment</w:t>
            </w:r>
            <w:r w:rsidR="00C53038" w:rsidRPr="00D46E05">
              <w:rPr>
                <w:rFonts w:asciiTheme="minorHAnsi" w:hAnsiTheme="minorHAnsi" w:cstheme="minorHAnsi"/>
                <w:bCs/>
                <w:sz w:val="22"/>
                <w:szCs w:val="22"/>
              </w:rPr>
              <w:t>,</w:t>
            </w:r>
            <w:r w:rsidRPr="00D46E05">
              <w:rPr>
                <w:rFonts w:asciiTheme="minorHAnsi" w:hAnsiTheme="minorHAnsi" w:cstheme="minorHAnsi"/>
                <w:bCs/>
                <w:sz w:val="22"/>
                <w:szCs w:val="22"/>
              </w:rPr>
              <w:t xml:space="preserve"> consent methods, and remuneration (where used) acceptable to the local culture and its beliefs and practices?</w:t>
            </w:r>
          </w:p>
        </w:tc>
        <w:tc>
          <w:tcPr>
            <w:tcW w:w="240" w:type="dxa"/>
            <w:tcBorders>
              <w:top w:val="nil"/>
              <w:bottom w:val="nil"/>
            </w:tcBorders>
            <w:shd w:val="clear" w:color="auto" w:fill="auto"/>
          </w:tcPr>
          <w:p w14:paraId="666BADE9" w14:textId="77777777" w:rsidR="00234F44" w:rsidRPr="00D46E05" w:rsidRDefault="00234F44"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tcBorders>
              <w:top w:val="nil"/>
            </w:tcBorders>
            <w:shd w:val="clear" w:color="auto" w:fill="CCC0D9"/>
            <w:vAlign w:val="center"/>
          </w:tcPr>
          <w:p w14:paraId="4BFBBC81" w14:textId="77777777" w:rsidR="00234F44" w:rsidRPr="00D46E05" w:rsidRDefault="00234F44"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p w14:paraId="137B7A2E" w14:textId="77777777" w:rsidR="00234F44" w:rsidRPr="00D46E05" w:rsidRDefault="00F73CA1"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Go to D16</w:t>
            </w:r>
            <w:r w:rsidR="00234F44" w:rsidRPr="00D46E05">
              <w:rPr>
                <w:rFonts w:asciiTheme="minorHAnsi" w:hAnsiTheme="minorHAnsi" w:cstheme="minorHAnsi"/>
                <w:sz w:val="22"/>
                <w:szCs w:val="22"/>
              </w:rPr>
              <w:t>d</w:t>
            </w:r>
          </w:p>
        </w:tc>
        <w:tc>
          <w:tcPr>
            <w:tcW w:w="360" w:type="dxa"/>
            <w:tcBorders>
              <w:top w:val="nil"/>
            </w:tcBorders>
            <w:shd w:val="clear" w:color="auto" w:fill="CCC0D9"/>
            <w:vAlign w:val="center"/>
          </w:tcPr>
          <w:p w14:paraId="030AFDF9" w14:textId="77777777" w:rsidR="00234F44" w:rsidRPr="00D46E05" w:rsidRDefault="00234F44"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245" w:type="dxa"/>
            <w:tcBorders>
              <w:top w:val="nil"/>
              <w:bottom w:val="nil"/>
            </w:tcBorders>
            <w:shd w:val="clear" w:color="auto" w:fill="auto"/>
            <w:vAlign w:val="center"/>
          </w:tcPr>
          <w:p w14:paraId="57BDE2F7" w14:textId="77777777" w:rsidR="00234F44" w:rsidRPr="00D46E05" w:rsidRDefault="00234F44"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tcBorders>
              <w:top w:val="nil"/>
            </w:tcBorders>
            <w:shd w:val="clear" w:color="auto" w:fill="CCC0D9"/>
            <w:vAlign w:val="center"/>
          </w:tcPr>
          <w:p w14:paraId="2AB90FB3" w14:textId="77777777" w:rsidR="00234F44" w:rsidRPr="00D46E05" w:rsidRDefault="00234F44"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p w14:paraId="189C1B13" w14:textId="77777777" w:rsidR="00234F44" w:rsidRPr="00D46E05" w:rsidRDefault="00234F44" w:rsidP="00F87FCC">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D19" w:history="1">
              <w:r w:rsidR="00F87FCC" w:rsidRPr="00D46E05">
                <w:rPr>
                  <w:rStyle w:val="Hyperlink"/>
                  <w:rFonts w:asciiTheme="minorHAnsi" w:hAnsiTheme="minorHAnsi" w:cstheme="minorHAnsi"/>
                  <w:b/>
                  <w:sz w:val="22"/>
                  <w:szCs w:val="22"/>
                </w:rPr>
                <w:t>D19</w:t>
              </w:r>
            </w:hyperlink>
          </w:p>
        </w:tc>
        <w:tc>
          <w:tcPr>
            <w:tcW w:w="360" w:type="dxa"/>
            <w:tcBorders>
              <w:top w:val="nil"/>
            </w:tcBorders>
            <w:shd w:val="clear" w:color="auto" w:fill="CCC0D9"/>
            <w:vAlign w:val="center"/>
          </w:tcPr>
          <w:p w14:paraId="37C76199" w14:textId="77777777" w:rsidR="00234F44" w:rsidRPr="00D46E05" w:rsidRDefault="00234F44"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r>
    </w:tbl>
    <w:p w14:paraId="23053DF6" w14:textId="77777777" w:rsidR="008B57B9" w:rsidRPr="00D46E05" w:rsidRDefault="00C813B4" w:rsidP="009259DF">
      <w:pPr>
        <w:tabs>
          <w:tab w:val="left" w:pos="1080"/>
        </w:tabs>
        <w:ind w:left="851"/>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 xml:space="preserve">The processes to be followed in recruiting participants and through which they choose whether to be involved </w:t>
      </w:r>
      <w:r w:rsidR="007C0800" w:rsidRPr="00D46E05">
        <w:rPr>
          <w:rFonts w:asciiTheme="minorHAnsi" w:hAnsiTheme="minorHAnsi" w:cstheme="minorHAnsi"/>
          <w:vanish/>
          <w:color w:val="0000FF"/>
          <w:sz w:val="22"/>
          <w:szCs w:val="22"/>
        </w:rPr>
        <w:t xml:space="preserve">must be </w:t>
      </w:r>
      <w:r w:rsidRPr="00D46E05">
        <w:rPr>
          <w:rFonts w:asciiTheme="minorHAnsi" w:hAnsiTheme="minorHAnsi" w:cstheme="minorHAnsi"/>
          <w:vanish/>
          <w:color w:val="0000FF"/>
          <w:sz w:val="22"/>
          <w:szCs w:val="22"/>
        </w:rPr>
        <w:t>respectful of their different cultural context and likely to lead to participation that is freely chosen and adequately informed</w:t>
      </w:r>
      <w:r w:rsidR="00B00CB4" w:rsidRPr="00D46E05">
        <w:rPr>
          <w:rFonts w:asciiTheme="minorHAnsi" w:hAnsiTheme="minorHAnsi" w:cstheme="minorHAnsi"/>
          <w:vanish/>
          <w:color w:val="0000FF"/>
          <w:sz w:val="22"/>
          <w:szCs w:val="22"/>
        </w:rPr>
        <w:t>.</w:t>
      </w:r>
    </w:p>
    <w:p w14:paraId="1B26CD54" w14:textId="77777777" w:rsidR="00BE56B6" w:rsidRPr="00D46E05" w:rsidRDefault="00BE56B6" w:rsidP="006416B8">
      <w:pPr>
        <w:tabs>
          <w:tab w:val="left" w:pos="1080"/>
          <w:tab w:val="left" w:pos="1620"/>
        </w:tabs>
        <w:ind w:left="1620"/>
        <w:rPr>
          <w:rFonts w:asciiTheme="minorHAnsi" w:hAnsiTheme="minorHAnsi" w:cstheme="minorHAnsi"/>
          <w:vanish/>
          <w:color w:val="0000FF"/>
          <w:sz w:val="22"/>
          <w:szCs w:val="22"/>
        </w:rPr>
      </w:pPr>
    </w:p>
    <w:tbl>
      <w:tblPr>
        <w:tblW w:w="984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ayout w:type="fixed"/>
        <w:tblLook w:val="0000" w:firstRow="0" w:lastRow="0" w:firstColumn="0" w:lastColumn="0" w:noHBand="0" w:noVBand="0"/>
      </w:tblPr>
      <w:tblGrid>
        <w:gridCol w:w="623"/>
        <w:gridCol w:w="795"/>
        <w:gridCol w:w="5066"/>
        <w:gridCol w:w="240"/>
        <w:gridCol w:w="1080"/>
        <w:gridCol w:w="360"/>
        <w:gridCol w:w="245"/>
        <w:gridCol w:w="1080"/>
        <w:gridCol w:w="360"/>
      </w:tblGrid>
      <w:tr w:rsidR="0005703F" w:rsidRPr="00D46E05" w14:paraId="03C908EF" w14:textId="77777777" w:rsidTr="008B1C55">
        <w:trPr>
          <w:cantSplit/>
          <w:trHeight w:val="340"/>
        </w:trPr>
        <w:tc>
          <w:tcPr>
            <w:tcW w:w="623" w:type="dxa"/>
            <w:tcBorders>
              <w:top w:val="nil"/>
              <w:left w:val="nil"/>
              <w:bottom w:val="nil"/>
              <w:right w:val="single" w:sz="4" w:space="0" w:color="auto"/>
            </w:tcBorders>
            <w:shd w:val="clear" w:color="auto" w:fill="auto"/>
            <w:vAlign w:val="center"/>
          </w:tcPr>
          <w:p w14:paraId="3A9FC384" w14:textId="77777777" w:rsidR="0005703F" w:rsidRPr="00D46E05" w:rsidRDefault="0005703F" w:rsidP="006F51AE">
            <w:pPr>
              <w:tabs>
                <w:tab w:val="left" w:pos="5103"/>
                <w:tab w:val="left" w:pos="7117"/>
              </w:tabs>
              <w:suppressAutoHyphens/>
              <w:rPr>
                <w:rFonts w:asciiTheme="minorHAnsi" w:hAnsiTheme="minorHAnsi" w:cstheme="minorHAnsi"/>
                <w:spacing w:val="-2"/>
                <w:sz w:val="22"/>
                <w:szCs w:val="22"/>
              </w:rPr>
            </w:pPr>
          </w:p>
        </w:tc>
        <w:tc>
          <w:tcPr>
            <w:tcW w:w="795" w:type="dxa"/>
            <w:tcBorders>
              <w:top w:val="nil"/>
              <w:right w:val="single" w:sz="4" w:space="0" w:color="auto"/>
            </w:tcBorders>
            <w:shd w:val="clear" w:color="auto" w:fill="CCC0D9"/>
            <w:vAlign w:val="center"/>
          </w:tcPr>
          <w:p w14:paraId="1E1C7B0B" w14:textId="77777777" w:rsidR="0005703F" w:rsidRPr="00D46E05" w:rsidRDefault="00E72AB4" w:rsidP="00D97B14">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D1</w:t>
            </w:r>
            <w:r w:rsidR="00D97B14" w:rsidRPr="00D46E05">
              <w:rPr>
                <w:rFonts w:asciiTheme="minorHAnsi" w:hAnsiTheme="minorHAnsi" w:cstheme="minorHAnsi"/>
                <w:spacing w:val="-2"/>
                <w:sz w:val="22"/>
                <w:szCs w:val="22"/>
              </w:rPr>
              <w:t>6</w:t>
            </w:r>
            <w:r w:rsidR="0005703F" w:rsidRPr="00D46E05">
              <w:rPr>
                <w:rFonts w:asciiTheme="minorHAnsi" w:hAnsiTheme="minorHAnsi" w:cstheme="minorHAnsi"/>
                <w:spacing w:val="-2"/>
                <w:sz w:val="22"/>
                <w:szCs w:val="22"/>
              </w:rPr>
              <w:t>d</w:t>
            </w:r>
          </w:p>
        </w:tc>
        <w:tc>
          <w:tcPr>
            <w:tcW w:w="5066" w:type="dxa"/>
            <w:tcBorders>
              <w:top w:val="nil"/>
              <w:left w:val="single" w:sz="4" w:space="0" w:color="auto"/>
            </w:tcBorders>
            <w:shd w:val="clear" w:color="auto" w:fill="CCC0D9"/>
            <w:vAlign w:val="center"/>
          </w:tcPr>
          <w:p w14:paraId="45A9118A" w14:textId="77777777" w:rsidR="0005703F" w:rsidRPr="00D46E05" w:rsidRDefault="0005703F" w:rsidP="006F51AE">
            <w:pPr>
              <w:rPr>
                <w:rFonts w:asciiTheme="minorHAnsi" w:hAnsiTheme="minorHAnsi" w:cstheme="minorHAnsi"/>
                <w:sz w:val="22"/>
                <w:szCs w:val="22"/>
              </w:rPr>
            </w:pPr>
            <w:r w:rsidRPr="00D46E05">
              <w:rPr>
                <w:rFonts w:asciiTheme="minorHAnsi" w:hAnsiTheme="minorHAnsi" w:cstheme="minorHAnsi"/>
                <w:bCs/>
                <w:sz w:val="22"/>
                <w:szCs w:val="22"/>
              </w:rPr>
              <w:t>Are there social, educational or others factors that may compromise free and informed consent?</w:t>
            </w:r>
          </w:p>
        </w:tc>
        <w:tc>
          <w:tcPr>
            <w:tcW w:w="240" w:type="dxa"/>
            <w:tcBorders>
              <w:top w:val="nil"/>
              <w:bottom w:val="nil"/>
            </w:tcBorders>
            <w:shd w:val="clear" w:color="auto" w:fill="auto"/>
          </w:tcPr>
          <w:p w14:paraId="0212ABFC" w14:textId="77777777" w:rsidR="0005703F" w:rsidRPr="00D46E05" w:rsidRDefault="0005703F"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tcBorders>
              <w:top w:val="nil"/>
            </w:tcBorders>
            <w:shd w:val="clear" w:color="auto" w:fill="CCC0D9"/>
            <w:vAlign w:val="center"/>
          </w:tcPr>
          <w:p w14:paraId="215C95A6" w14:textId="77777777" w:rsidR="0005703F" w:rsidRPr="00D46E05" w:rsidRDefault="0005703F"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p w14:paraId="77E5D67F" w14:textId="77777777" w:rsidR="0005703F" w:rsidRPr="00D46E05" w:rsidRDefault="0005703F" w:rsidP="00F73CA1">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D17" w:history="1">
              <w:r w:rsidR="007E6CAD" w:rsidRPr="00D46E05">
                <w:rPr>
                  <w:rStyle w:val="Hyperlink"/>
                  <w:rFonts w:asciiTheme="minorHAnsi" w:hAnsiTheme="minorHAnsi" w:cstheme="minorHAnsi"/>
                  <w:b/>
                  <w:sz w:val="22"/>
                  <w:szCs w:val="22"/>
                </w:rPr>
                <w:t>D1</w:t>
              </w:r>
              <w:r w:rsidR="00F73CA1" w:rsidRPr="00D46E05">
                <w:rPr>
                  <w:rStyle w:val="Hyperlink"/>
                  <w:rFonts w:asciiTheme="minorHAnsi" w:hAnsiTheme="minorHAnsi" w:cstheme="minorHAnsi"/>
                  <w:b/>
                  <w:sz w:val="22"/>
                  <w:szCs w:val="22"/>
                </w:rPr>
                <w:t>7</w:t>
              </w:r>
            </w:hyperlink>
            <w:r w:rsidRPr="00D46E05">
              <w:rPr>
                <w:rFonts w:asciiTheme="minorHAnsi" w:hAnsiTheme="minorHAnsi" w:cstheme="minorHAnsi"/>
                <w:b/>
                <w:sz w:val="22"/>
                <w:szCs w:val="22"/>
              </w:rPr>
              <w:t xml:space="preserve"> </w:t>
            </w:r>
            <w:r w:rsidR="00F73CA1" w:rsidRPr="00D46E05">
              <w:rPr>
                <w:rFonts w:asciiTheme="minorHAnsi" w:hAnsiTheme="minorHAnsi" w:cstheme="minorHAnsi"/>
                <w:sz w:val="22"/>
                <w:szCs w:val="22"/>
              </w:rPr>
              <w:t>then D16</w:t>
            </w:r>
            <w:r w:rsidRPr="00D46E05">
              <w:rPr>
                <w:rFonts w:asciiTheme="minorHAnsi" w:hAnsiTheme="minorHAnsi" w:cstheme="minorHAnsi"/>
                <w:sz w:val="22"/>
                <w:szCs w:val="22"/>
              </w:rPr>
              <w:t>e</w:t>
            </w:r>
          </w:p>
        </w:tc>
        <w:tc>
          <w:tcPr>
            <w:tcW w:w="360" w:type="dxa"/>
            <w:tcBorders>
              <w:top w:val="nil"/>
            </w:tcBorders>
            <w:shd w:val="clear" w:color="auto" w:fill="CCC0D9"/>
            <w:vAlign w:val="center"/>
          </w:tcPr>
          <w:p w14:paraId="4762CB22" w14:textId="77777777" w:rsidR="0005703F" w:rsidRPr="00D46E05" w:rsidRDefault="0005703F"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245" w:type="dxa"/>
            <w:tcBorders>
              <w:top w:val="nil"/>
              <w:bottom w:val="nil"/>
            </w:tcBorders>
            <w:shd w:val="clear" w:color="auto" w:fill="auto"/>
            <w:vAlign w:val="center"/>
          </w:tcPr>
          <w:p w14:paraId="3417C114" w14:textId="77777777" w:rsidR="0005703F" w:rsidRPr="00D46E05" w:rsidRDefault="0005703F"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tcBorders>
              <w:top w:val="nil"/>
            </w:tcBorders>
            <w:shd w:val="clear" w:color="auto" w:fill="CCC0D9"/>
            <w:vAlign w:val="center"/>
          </w:tcPr>
          <w:p w14:paraId="0E56DB0F" w14:textId="77777777" w:rsidR="0005703F" w:rsidRPr="00D46E05" w:rsidRDefault="0005703F"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p w14:paraId="351E8A2B" w14:textId="77777777" w:rsidR="0005703F" w:rsidRPr="00D46E05" w:rsidRDefault="00411A85" w:rsidP="006F51AE">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w:t>
            </w:r>
            <w:r w:rsidR="00F73CA1" w:rsidRPr="00D46E05">
              <w:rPr>
                <w:rFonts w:asciiTheme="minorHAnsi" w:hAnsiTheme="minorHAnsi" w:cstheme="minorHAnsi"/>
                <w:sz w:val="22"/>
                <w:szCs w:val="22"/>
              </w:rPr>
              <w:t>to D16</w:t>
            </w:r>
            <w:r w:rsidR="000D2911" w:rsidRPr="00D46E05">
              <w:rPr>
                <w:rFonts w:asciiTheme="minorHAnsi" w:hAnsiTheme="minorHAnsi" w:cstheme="minorHAnsi"/>
                <w:sz w:val="22"/>
                <w:szCs w:val="22"/>
              </w:rPr>
              <w:t>e</w:t>
            </w:r>
          </w:p>
        </w:tc>
        <w:tc>
          <w:tcPr>
            <w:tcW w:w="360" w:type="dxa"/>
            <w:tcBorders>
              <w:top w:val="nil"/>
            </w:tcBorders>
            <w:shd w:val="clear" w:color="auto" w:fill="CCC0D9"/>
            <w:vAlign w:val="center"/>
          </w:tcPr>
          <w:p w14:paraId="6FA7648B" w14:textId="77777777" w:rsidR="0005703F" w:rsidRPr="00D46E05" w:rsidRDefault="0005703F"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r>
    </w:tbl>
    <w:p w14:paraId="5268639C" w14:textId="77777777" w:rsidR="000C38BB" w:rsidRPr="00D46E05" w:rsidRDefault="009259DF" w:rsidP="009259DF">
      <w:pPr>
        <w:tabs>
          <w:tab w:val="left" w:pos="1080"/>
        </w:tabs>
        <w:ind w:left="851"/>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lastRenderedPageBreak/>
        <w:t>For example</w:t>
      </w:r>
      <w:r w:rsidR="00DA5D5D" w:rsidRPr="00D46E05">
        <w:rPr>
          <w:rFonts w:asciiTheme="minorHAnsi" w:hAnsiTheme="minorHAnsi" w:cstheme="minorHAnsi"/>
          <w:vanish/>
          <w:color w:val="0000FF"/>
          <w:sz w:val="22"/>
          <w:szCs w:val="22"/>
        </w:rPr>
        <w:t>, i</w:t>
      </w:r>
      <w:r w:rsidR="009C4086" w:rsidRPr="00D46E05">
        <w:rPr>
          <w:rFonts w:asciiTheme="minorHAnsi" w:hAnsiTheme="minorHAnsi" w:cstheme="minorHAnsi"/>
          <w:vanish/>
          <w:color w:val="0000FF"/>
          <w:sz w:val="22"/>
          <w:szCs w:val="22"/>
        </w:rPr>
        <w:t xml:space="preserve">n some cultures it might be considered impolite to say ‘No’, </w:t>
      </w:r>
      <w:r w:rsidR="00DA5D5D" w:rsidRPr="00D46E05">
        <w:rPr>
          <w:rFonts w:asciiTheme="minorHAnsi" w:hAnsiTheme="minorHAnsi" w:cstheme="minorHAnsi"/>
          <w:vanish/>
          <w:color w:val="0000FF"/>
          <w:sz w:val="22"/>
          <w:szCs w:val="22"/>
        </w:rPr>
        <w:t xml:space="preserve">poor literacy standards </w:t>
      </w:r>
      <w:r w:rsidR="00FA765A" w:rsidRPr="00D46E05">
        <w:rPr>
          <w:rFonts w:asciiTheme="minorHAnsi" w:hAnsiTheme="minorHAnsi" w:cstheme="minorHAnsi"/>
          <w:vanish/>
          <w:color w:val="0000FF"/>
          <w:sz w:val="22"/>
          <w:szCs w:val="22"/>
        </w:rPr>
        <w:t>can i</w:t>
      </w:r>
      <w:r w:rsidR="009B69C0" w:rsidRPr="00D46E05">
        <w:rPr>
          <w:rFonts w:asciiTheme="minorHAnsi" w:hAnsiTheme="minorHAnsi" w:cstheme="minorHAnsi"/>
          <w:vanish/>
          <w:color w:val="0000FF"/>
          <w:sz w:val="22"/>
          <w:szCs w:val="22"/>
        </w:rPr>
        <w:t>mpede free and informed consent</w:t>
      </w:r>
      <w:r w:rsidR="00FA765A" w:rsidRPr="00D46E05">
        <w:rPr>
          <w:rFonts w:asciiTheme="minorHAnsi" w:hAnsiTheme="minorHAnsi" w:cstheme="minorHAnsi"/>
          <w:vanish/>
          <w:color w:val="0000FF"/>
          <w:sz w:val="22"/>
          <w:szCs w:val="22"/>
        </w:rPr>
        <w:t xml:space="preserve"> and</w:t>
      </w:r>
      <w:r w:rsidR="009B69C0" w:rsidRPr="00D46E05">
        <w:rPr>
          <w:rFonts w:asciiTheme="minorHAnsi" w:hAnsiTheme="minorHAnsi" w:cstheme="minorHAnsi"/>
          <w:vanish/>
          <w:color w:val="0000FF"/>
          <w:sz w:val="22"/>
          <w:szCs w:val="22"/>
        </w:rPr>
        <w:t>,</w:t>
      </w:r>
      <w:r w:rsidR="00FA765A" w:rsidRPr="00D46E05">
        <w:rPr>
          <w:rFonts w:asciiTheme="minorHAnsi" w:hAnsiTheme="minorHAnsi" w:cstheme="minorHAnsi"/>
          <w:vanish/>
          <w:color w:val="0000FF"/>
          <w:sz w:val="22"/>
          <w:szCs w:val="22"/>
        </w:rPr>
        <w:t xml:space="preserve"> depending on the focus of the research, if conducted in politically unstable countries can increase the risks for participants</w:t>
      </w:r>
      <w:r w:rsidR="00F455C8" w:rsidRPr="00D46E05">
        <w:rPr>
          <w:rFonts w:asciiTheme="minorHAnsi" w:hAnsiTheme="minorHAnsi" w:cstheme="minorHAnsi"/>
          <w:vanish/>
          <w:color w:val="0000FF"/>
          <w:sz w:val="22"/>
          <w:szCs w:val="22"/>
        </w:rPr>
        <w:t xml:space="preserve">, particularly where perceived </w:t>
      </w:r>
      <w:r w:rsidR="00FA765A" w:rsidRPr="00D46E05">
        <w:rPr>
          <w:rFonts w:asciiTheme="minorHAnsi" w:hAnsiTheme="minorHAnsi" w:cstheme="minorHAnsi"/>
          <w:vanish/>
          <w:color w:val="0000FF"/>
          <w:sz w:val="22"/>
          <w:szCs w:val="22"/>
        </w:rPr>
        <w:t xml:space="preserve">criticism of the government or institutions could attract punitive action. </w:t>
      </w:r>
    </w:p>
    <w:p w14:paraId="09C226A6" w14:textId="77777777" w:rsidR="00BE56B6" w:rsidRPr="00D46E05" w:rsidRDefault="00BE56B6" w:rsidP="006416B8">
      <w:pPr>
        <w:tabs>
          <w:tab w:val="left" w:pos="1080"/>
          <w:tab w:val="left" w:pos="1620"/>
        </w:tabs>
        <w:ind w:left="1620"/>
        <w:rPr>
          <w:rFonts w:asciiTheme="minorHAnsi" w:hAnsiTheme="minorHAnsi" w:cstheme="minorHAnsi"/>
          <w:vanish/>
          <w:color w:val="0000FF"/>
          <w:sz w:val="22"/>
          <w:szCs w:val="22"/>
        </w:rPr>
      </w:pPr>
    </w:p>
    <w:tbl>
      <w:tblPr>
        <w:tblW w:w="984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ayout w:type="fixed"/>
        <w:tblLook w:val="0000" w:firstRow="0" w:lastRow="0" w:firstColumn="0" w:lastColumn="0" w:noHBand="0" w:noVBand="0"/>
      </w:tblPr>
      <w:tblGrid>
        <w:gridCol w:w="623"/>
        <w:gridCol w:w="795"/>
        <w:gridCol w:w="5066"/>
        <w:gridCol w:w="240"/>
        <w:gridCol w:w="1080"/>
        <w:gridCol w:w="360"/>
        <w:gridCol w:w="245"/>
        <w:gridCol w:w="1080"/>
        <w:gridCol w:w="360"/>
      </w:tblGrid>
      <w:tr w:rsidR="00554E98" w:rsidRPr="00D46E05" w14:paraId="7383DC3A" w14:textId="77777777" w:rsidTr="008B1C55">
        <w:trPr>
          <w:cantSplit/>
          <w:trHeight w:val="340"/>
        </w:trPr>
        <w:tc>
          <w:tcPr>
            <w:tcW w:w="623" w:type="dxa"/>
            <w:tcBorders>
              <w:top w:val="nil"/>
              <w:left w:val="nil"/>
              <w:bottom w:val="nil"/>
              <w:right w:val="single" w:sz="4" w:space="0" w:color="auto"/>
            </w:tcBorders>
            <w:shd w:val="clear" w:color="auto" w:fill="auto"/>
            <w:vAlign w:val="center"/>
          </w:tcPr>
          <w:p w14:paraId="78517303" w14:textId="77777777" w:rsidR="00554E98" w:rsidRPr="00D46E05" w:rsidRDefault="00554E98" w:rsidP="00554E98">
            <w:pPr>
              <w:tabs>
                <w:tab w:val="left" w:pos="5103"/>
                <w:tab w:val="left" w:pos="7117"/>
              </w:tabs>
              <w:suppressAutoHyphens/>
              <w:rPr>
                <w:rFonts w:asciiTheme="minorHAnsi" w:hAnsiTheme="minorHAnsi" w:cstheme="minorHAnsi"/>
                <w:spacing w:val="-2"/>
                <w:sz w:val="22"/>
                <w:szCs w:val="22"/>
              </w:rPr>
            </w:pPr>
          </w:p>
        </w:tc>
        <w:tc>
          <w:tcPr>
            <w:tcW w:w="795" w:type="dxa"/>
            <w:tcBorders>
              <w:top w:val="nil"/>
              <w:right w:val="single" w:sz="4" w:space="0" w:color="auto"/>
            </w:tcBorders>
            <w:shd w:val="clear" w:color="auto" w:fill="CCC0D9"/>
            <w:vAlign w:val="center"/>
          </w:tcPr>
          <w:p w14:paraId="67B62995" w14:textId="77777777" w:rsidR="00554E98" w:rsidRPr="00D46E05" w:rsidRDefault="00554E98" w:rsidP="00554E98">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D16e</w:t>
            </w:r>
          </w:p>
        </w:tc>
        <w:tc>
          <w:tcPr>
            <w:tcW w:w="5066" w:type="dxa"/>
            <w:tcBorders>
              <w:top w:val="nil"/>
              <w:left w:val="single" w:sz="4" w:space="0" w:color="auto"/>
            </w:tcBorders>
            <w:shd w:val="clear" w:color="auto" w:fill="CCC0D9"/>
            <w:vAlign w:val="center"/>
          </w:tcPr>
          <w:p w14:paraId="52661DC2" w14:textId="77777777" w:rsidR="00554E98" w:rsidRPr="00D46E05" w:rsidRDefault="00554E98" w:rsidP="00554E98">
            <w:pPr>
              <w:rPr>
                <w:rFonts w:asciiTheme="minorHAnsi" w:hAnsiTheme="minorHAnsi" w:cstheme="minorHAnsi"/>
                <w:sz w:val="22"/>
                <w:szCs w:val="22"/>
              </w:rPr>
            </w:pPr>
            <w:r w:rsidRPr="00D46E05">
              <w:rPr>
                <w:rFonts w:asciiTheme="minorHAnsi" w:hAnsiTheme="minorHAnsi" w:cstheme="minorHAnsi"/>
                <w:bCs/>
                <w:sz w:val="22"/>
                <w:szCs w:val="22"/>
              </w:rPr>
              <w:t>Are participants given a local contact for complaints?</w:t>
            </w:r>
          </w:p>
        </w:tc>
        <w:tc>
          <w:tcPr>
            <w:tcW w:w="240" w:type="dxa"/>
            <w:tcBorders>
              <w:top w:val="nil"/>
              <w:bottom w:val="nil"/>
            </w:tcBorders>
            <w:shd w:val="clear" w:color="auto" w:fill="auto"/>
          </w:tcPr>
          <w:p w14:paraId="32907325" w14:textId="77777777" w:rsidR="00554E98" w:rsidRPr="00D46E05" w:rsidRDefault="00554E98" w:rsidP="00554E98">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tcBorders>
              <w:top w:val="nil"/>
            </w:tcBorders>
            <w:shd w:val="clear" w:color="auto" w:fill="CCC0D9"/>
            <w:vAlign w:val="center"/>
          </w:tcPr>
          <w:p w14:paraId="6A9E19D9" w14:textId="77777777" w:rsidR="00554E98" w:rsidRPr="00D46E05" w:rsidRDefault="00554E98" w:rsidP="00554E98">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p w14:paraId="4E5277A4" w14:textId="77777777" w:rsidR="00554E98" w:rsidRPr="00D46E05" w:rsidRDefault="00554E98" w:rsidP="00A9462F">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D17" w:history="1">
              <w:r w:rsidRPr="00D46E05">
                <w:rPr>
                  <w:rStyle w:val="Hyperlink"/>
                  <w:rFonts w:asciiTheme="minorHAnsi" w:hAnsiTheme="minorHAnsi" w:cstheme="minorHAnsi"/>
                  <w:b/>
                  <w:sz w:val="22"/>
                  <w:szCs w:val="22"/>
                </w:rPr>
                <w:t>D17</w:t>
              </w:r>
            </w:hyperlink>
            <w:r w:rsidRPr="00D46E05">
              <w:rPr>
                <w:rFonts w:asciiTheme="minorHAnsi" w:hAnsiTheme="minorHAnsi" w:cstheme="minorHAnsi"/>
                <w:sz w:val="22"/>
                <w:szCs w:val="22"/>
              </w:rPr>
              <w:t xml:space="preserve"> then </w:t>
            </w:r>
            <w:r w:rsidR="00A9462F" w:rsidRPr="00D46E05">
              <w:rPr>
                <w:rFonts w:asciiTheme="minorHAnsi" w:hAnsiTheme="minorHAnsi" w:cstheme="minorHAnsi"/>
                <w:sz w:val="22"/>
                <w:szCs w:val="22"/>
              </w:rPr>
              <w:t>D16f</w:t>
            </w:r>
          </w:p>
        </w:tc>
        <w:tc>
          <w:tcPr>
            <w:tcW w:w="360" w:type="dxa"/>
            <w:tcBorders>
              <w:top w:val="nil"/>
            </w:tcBorders>
            <w:shd w:val="clear" w:color="auto" w:fill="CCC0D9"/>
            <w:vAlign w:val="center"/>
          </w:tcPr>
          <w:p w14:paraId="4CC4B84D" w14:textId="77777777" w:rsidR="00554E98" w:rsidRPr="00D46E05" w:rsidRDefault="00554E98" w:rsidP="00554E98">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245" w:type="dxa"/>
            <w:tcBorders>
              <w:top w:val="nil"/>
              <w:bottom w:val="nil"/>
            </w:tcBorders>
            <w:shd w:val="clear" w:color="auto" w:fill="auto"/>
            <w:vAlign w:val="center"/>
          </w:tcPr>
          <w:p w14:paraId="31DF4721" w14:textId="77777777" w:rsidR="00554E98" w:rsidRPr="00D46E05" w:rsidRDefault="00554E98" w:rsidP="00554E98">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tcBorders>
              <w:top w:val="nil"/>
            </w:tcBorders>
            <w:shd w:val="clear" w:color="auto" w:fill="CCC0D9"/>
            <w:vAlign w:val="center"/>
          </w:tcPr>
          <w:p w14:paraId="5DB878B4" w14:textId="77777777" w:rsidR="00554E98" w:rsidRPr="00D46E05" w:rsidRDefault="00554E98" w:rsidP="00554E98">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p w14:paraId="08FB88AE" w14:textId="77777777" w:rsidR="00554E98" w:rsidRPr="00D46E05" w:rsidRDefault="00554E98" w:rsidP="00554E98">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D19" w:history="1">
              <w:r w:rsidRPr="00D46E05">
                <w:rPr>
                  <w:rStyle w:val="Hyperlink"/>
                  <w:rFonts w:asciiTheme="minorHAnsi" w:hAnsiTheme="minorHAnsi" w:cstheme="minorHAnsi"/>
                  <w:b/>
                  <w:sz w:val="22"/>
                  <w:szCs w:val="22"/>
                </w:rPr>
                <w:t>D19</w:t>
              </w:r>
            </w:hyperlink>
          </w:p>
        </w:tc>
        <w:tc>
          <w:tcPr>
            <w:tcW w:w="360" w:type="dxa"/>
            <w:tcBorders>
              <w:top w:val="nil"/>
            </w:tcBorders>
            <w:shd w:val="clear" w:color="auto" w:fill="CCC0D9"/>
            <w:vAlign w:val="center"/>
          </w:tcPr>
          <w:p w14:paraId="34B73548" w14:textId="77777777" w:rsidR="00554E98" w:rsidRPr="00D46E05" w:rsidRDefault="00554E98" w:rsidP="00554E98">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r>
      <w:tr w:rsidR="00876FAE" w:rsidRPr="00D46E05" w14:paraId="1165E2E0" w14:textId="77777777" w:rsidTr="008B1C55">
        <w:trPr>
          <w:cantSplit/>
          <w:trHeight w:val="340"/>
        </w:trPr>
        <w:tc>
          <w:tcPr>
            <w:tcW w:w="623" w:type="dxa"/>
            <w:tcBorders>
              <w:top w:val="nil"/>
              <w:left w:val="nil"/>
              <w:bottom w:val="nil"/>
              <w:right w:val="single" w:sz="4" w:space="0" w:color="auto"/>
            </w:tcBorders>
            <w:shd w:val="clear" w:color="auto" w:fill="auto"/>
            <w:vAlign w:val="center"/>
          </w:tcPr>
          <w:p w14:paraId="24A48B71" w14:textId="77777777" w:rsidR="00876FAE" w:rsidRPr="00D46E05" w:rsidRDefault="00876FAE" w:rsidP="00876FAE">
            <w:pPr>
              <w:tabs>
                <w:tab w:val="left" w:pos="5103"/>
                <w:tab w:val="left" w:pos="7117"/>
              </w:tabs>
              <w:suppressAutoHyphens/>
              <w:rPr>
                <w:rFonts w:asciiTheme="minorHAnsi" w:hAnsiTheme="minorHAnsi" w:cstheme="minorHAnsi"/>
                <w:spacing w:val="-2"/>
                <w:sz w:val="22"/>
                <w:szCs w:val="22"/>
              </w:rPr>
            </w:pPr>
          </w:p>
        </w:tc>
        <w:tc>
          <w:tcPr>
            <w:tcW w:w="795" w:type="dxa"/>
            <w:tcBorders>
              <w:top w:val="nil"/>
              <w:right w:val="single" w:sz="4" w:space="0" w:color="auto"/>
            </w:tcBorders>
            <w:shd w:val="clear" w:color="auto" w:fill="CCC0D9"/>
            <w:vAlign w:val="center"/>
          </w:tcPr>
          <w:p w14:paraId="578636F4" w14:textId="77777777" w:rsidR="00876FAE" w:rsidRPr="00D46E05" w:rsidRDefault="00876FAE" w:rsidP="00876FAE">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D16f</w:t>
            </w:r>
          </w:p>
        </w:tc>
        <w:tc>
          <w:tcPr>
            <w:tcW w:w="5066" w:type="dxa"/>
            <w:tcBorders>
              <w:top w:val="nil"/>
              <w:left w:val="single" w:sz="4" w:space="0" w:color="auto"/>
            </w:tcBorders>
            <w:shd w:val="clear" w:color="auto" w:fill="CCC0D9"/>
            <w:vAlign w:val="center"/>
          </w:tcPr>
          <w:p w14:paraId="52F724BA" w14:textId="77777777" w:rsidR="00876FAE" w:rsidRPr="00D46E05" w:rsidRDefault="00876FAE" w:rsidP="00876FAE">
            <w:pPr>
              <w:rPr>
                <w:rFonts w:asciiTheme="minorHAnsi" w:hAnsiTheme="minorHAnsi" w:cstheme="minorHAnsi"/>
                <w:sz w:val="22"/>
                <w:szCs w:val="22"/>
              </w:rPr>
            </w:pPr>
            <w:r w:rsidRPr="00D46E05">
              <w:rPr>
                <w:rFonts w:asciiTheme="minorHAnsi" w:hAnsiTheme="minorHAnsi" w:cstheme="minorHAnsi"/>
                <w:sz w:val="22"/>
                <w:szCs w:val="22"/>
              </w:rPr>
              <w:t>Will you be applying for or have you applied for a UNE travel grant?</w:t>
            </w:r>
          </w:p>
        </w:tc>
        <w:tc>
          <w:tcPr>
            <w:tcW w:w="240" w:type="dxa"/>
            <w:tcBorders>
              <w:top w:val="nil"/>
              <w:bottom w:val="nil"/>
            </w:tcBorders>
            <w:shd w:val="clear" w:color="auto" w:fill="auto"/>
          </w:tcPr>
          <w:p w14:paraId="6E48D799" w14:textId="77777777" w:rsidR="00876FAE" w:rsidRPr="00D46E05" w:rsidRDefault="00876FAE" w:rsidP="00876F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tcBorders>
              <w:top w:val="nil"/>
            </w:tcBorders>
            <w:shd w:val="clear" w:color="auto" w:fill="CCC0D9"/>
            <w:vAlign w:val="center"/>
          </w:tcPr>
          <w:p w14:paraId="7B83F53A" w14:textId="77777777" w:rsidR="00876FAE" w:rsidRPr="00D46E05" w:rsidRDefault="00876FAE" w:rsidP="00876F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p w14:paraId="10639A73" w14:textId="77777777" w:rsidR="00876FAE" w:rsidRPr="00D46E05" w:rsidRDefault="00876FAE" w:rsidP="00876F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Go to D16g</w:t>
            </w:r>
            <w:r w:rsidR="00CA1463" w:rsidRPr="00D46E05">
              <w:rPr>
                <w:rFonts w:asciiTheme="minorHAnsi" w:hAnsiTheme="minorHAnsi" w:cstheme="minorHAnsi"/>
                <w:sz w:val="22"/>
                <w:szCs w:val="22"/>
              </w:rPr>
              <w:t xml:space="preserve"> </w:t>
            </w:r>
          </w:p>
        </w:tc>
        <w:tc>
          <w:tcPr>
            <w:tcW w:w="360" w:type="dxa"/>
            <w:tcBorders>
              <w:top w:val="nil"/>
            </w:tcBorders>
            <w:shd w:val="clear" w:color="auto" w:fill="CCC0D9"/>
            <w:vAlign w:val="center"/>
          </w:tcPr>
          <w:p w14:paraId="5828E24D" w14:textId="77777777" w:rsidR="00876FAE" w:rsidRPr="00D46E05" w:rsidRDefault="00876FAE" w:rsidP="00876F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245" w:type="dxa"/>
            <w:tcBorders>
              <w:top w:val="nil"/>
              <w:bottom w:val="nil"/>
            </w:tcBorders>
            <w:shd w:val="clear" w:color="auto" w:fill="auto"/>
            <w:vAlign w:val="center"/>
          </w:tcPr>
          <w:p w14:paraId="337E8A7A" w14:textId="77777777" w:rsidR="00876FAE" w:rsidRPr="00D46E05" w:rsidRDefault="00876FAE" w:rsidP="00876F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tcBorders>
              <w:top w:val="nil"/>
            </w:tcBorders>
            <w:shd w:val="clear" w:color="auto" w:fill="CCC0D9"/>
            <w:vAlign w:val="center"/>
          </w:tcPr>
          <w:p w14:paraId="18933062" w14:textId="77777777" w:rsidR="00876FAE" w:rsidRPr="00D46E05" w:rsidRDefault="00876FAE" w:rsidP="00876F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p w14:paraId="61B3CCB5" w14:textId="77777777" w:rsidR="00876FAE" w:rsidRPr="00D46E05" w:rsidRDefault="00876FAE" w:rsidP="00876F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r w:rsidR="0076612E" w:rsidRPr="00D46E05">
              <w:rPr>
                <w:rFonts w:asciiTheme="minorHAnsi" w:hAnsiTheme="minorHAnsi" w:cstheme="minorHAnsi"/>
                <w:sz w:val="22"/>
                <w:szCs w:val="22"/>
              </w:rPr>
              <w:t xml:space="preserve">D16g </w:t>
            </w:r>
            <w:r w:rsidR="005B6282" w:rsidRPr="00D46E05">
              <w:rPr>
                <w:rFonts w:asciiTheme="minorHAnsi" w:hAnsiTheme="minorHAnsi" w:cstheme="minorHAnsi"/>
                <w:sz w:val="22"/>
                <w:szCs w:val="22"/>
              </w:rPr>
              <w:t xml:space="preserve">then </w:t>
            </w:r>
            <w:hyperlink w:anchor="D17" w:history="1">
              <w:r w:rsidR="00CA1463" w:rsidRPr="00D46E05">
                <w:rPr>
                  <w:rStyle w:val="Hyperlink"/>
                  <w:rFonts w:asciiTheme="minorHAnsi" w:hAnsiTheme="minorHAnsi" w:cstheme="minorHAnsi"/>
                  <w:b/>
                  <w:sz w:val="22"/>
                  <w:szCs w:val="22"/>
                </w:rPr>
                <w:t>D17</w:t>
              </w:r>
            </w:hyperlink>
            <w:r w:rsidR="00CA1463" w:rsidRPr="00D46E05">
              <w:rPr>
                <w:rFonts w:asciiTheme="minorHAnsi" w:hAnsiTheme="minorHAnsi" w:cstheme="minorHAnsi"/>
                <w:sz w:val="22"/>
                <w:szCs w:val="22"/>
              </w:rPr>
              <w:t xml:space="preserve"> then </w:t>
            </w:r>
            <w:hyperlink w:anchor="D18" w:history="1">
              <w:r w:rsidR="00437E20" w:rsidRPr="00D46E05">
                <w:rPr>
                  <w:rStyle w:val="Hyperlink"/>
                  <w:rFonts w:asciiTheme="minorHAnsi" w:hAnsiTheme="minorHAnsi" w:cstheme="minorHAnsi"/>
                  <w:b/>
                  <w:sz w:val="22"/>
                  <w:szCs w:val="22"/>
                </w:rPr>
                <w:t>D18</w:t>
              </w:r>
            </w:hyperlink>
          </w:p>
        </w:tc>
        <w:tc>
          <w:tcPr>
            <w:tcW w:w="360" w:type="dxa"/>
            <w:tcBorders>
              <w:top w:val="nil"/>
            </w:tcBorders>
            <w:shd w:val="clear" w:color="auto" w:fill="CCC0D9"/>
            <w:vAlign w:val="center"/>
          </w:tcPr>
          <w:p w14:paraId="49C122EE" w14:textId="77777777" w:rsidR="00876FAE" w:rsidRPr="00D46E05" w:rsidRDefault="00876FAE" w:rsidP="00876F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r>
      <w:tr w:rsidR="00554E98" w:rsidRPr="00D46E05" w14:paraId="0D631813" w14:textId="77777777" w:rsidTr="005A62D5">
        <w:trPr>
          <w:cantSplit/>
          <w:trHeight w:val="340"/>
        </w:trPr>
        <w:tc>
          <w:tcPr>
            <w:tcW w:w="623" w:type="dxa"/>
            <w:tcBorders>
              <w:top w:val="nil"/>
              <w:left w:val="nil"/>
              <w:bottom w:val="nil"/>
              <w:right w:val="single" w:sz="4" w:space="0" w:color="auto"/>
            </w:tcBorders>
            <w:shd w:val="clear" w:color="auto" w:fill="auto"/>
            <w:vAlign w:val="center"/>
          </w:tcPr>
          <w:p w14:paraId="0CBD59C2" w14:textId="77777777" w:rsidR="00554E98" w:rsidRPr="00D46E05" w:rsidRDefault="00554E98" w:rsidP="00554E98">
            <w:pPr>
              <w:tabs>
                <w:tab w:val="left" w:pos="5103"/>
                <w:tab w:val="left" w:pos="7117"/>
              </w:tabs>
              <w:suppressAutoHyphens/>
              <w:rPr>
                <w:rFonts w:asciiTheme="minorHAnsi" w:hAnsiTheme="minorHAnsi" w:cstheme="minorHAnsi"/>
                <w:spacing w:val="-2"/>
                <w:sz w:val="22"/>
                <w:szCs w:val="22"/>
              </w:rPr>
            </w:pPr>
          </w:p>
        </w:tc>
        <w:tc>
          <w:tcPr>
            <w:tcW w:w="795" w:type="dxa"/>
            <w:tcBorders>
              <w:top w:val="nil"/>
              <w:right w:val="single" w:sz="4" w:space="0" w:color="auto"/>
            </w:tcBorders>
            <w:shd w:val="clear" w:color="auto" w:fill="CCC0D9"/>
            <w:vAlign w:val="center"/>
          </w:tcPr>
          <w:p w14:paraId="57292BA9" w14:textId="77777777" w:rsidR="00554E98" w:rsidRPr="00D46E05" w:rsidRDefault="00554E98" w:rsidP="00554E98">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D16</w:t>
            </w:r>
            <w:r w:rsidR="00876FAE" w:rsidRPr="00D46E05">
              <w:rPr>
                <w:rFonts w:asciiTheme="minorHAnsi" w:hAnsiTheme="minorHAnsi" w:cstheme="minorHAnsi"/>
                <w:spacing w:val="-2"/>
                <w:sz w:val="22"/>
                <w:szCs w:val="22"/>
              </w:rPr>
              <w:t>g</w:t>
            </w:r>
          </w:p>
        </w:tc>
        <w:tc>
          <w:tcPr>
            <w:tcW w:w="8431" w:type="dxa"/>
            <w:gridSpan w:val="7"/>
            <w:tcBorders>
              <w:top w:val="nil"/>
              <w:left w:val="single" w:sz="4" w:space="0" w:color="auto"/>
            </w:tcBorders>
            <w:shd w:val="clear" w:color="auto" w:fill="CCC0D9"/>
            <w:vAlign w:val="center"/>
          </w:tcPr>
          <w:p w14:paraId="617CD779" w14:textId="77777777" w:rsidR="00554E98" w:rsidRPr="00D46E05" w:rsidRDefault="00554E98" w:rsidP="00CA1463">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bCs/>
                <w:sz w:val="22"/>
                <w:szCs w:val="22"/>
              </w:rPr>
              <w:t>What is the current DFAT warning and Smart Traveller status</w:t>
            </w:r>
            <w:r w:rsidR="00151EF8" w:rsidRPr="00D46E05">
              <w:rPr>
                <w:rFonts w:asciiTheme="minorHAnsi" w:hAnsiTheme="minorHAnsi" w:cstheme="minorHAnsi"/>
                <w:bCs/>
                <w:sz w:val="22"/>
                <w:szCs w:val="22"/>
              </w:rPr>
              <w:t>? (</w:t>
            </w:r>
            <w:r w:rsidR="00CA1463" w:rsidRPr="00D46E05">
              <w:rPr>
                <w:rFonts w:asciiTheme="minorHAnsi" w:hAnsiTheme="minorHAnsi" w:cstheme="minorHAnsi"/>
                <w:sz w:val="22"/>
                <w:szCs w:val="22"/>
              </w:rPr>
              <w:t xml:space="preserve">Answer this question then Go to </w:t>
            </w:r>
            <w:hyperlink w:anchor="D17" w:history="1">
              <w:r w:rsidR="00CA1463" w:rsidRPr="00D46E05">
                <w:rPr>
                  <w:rStyle w:val="Hyperlink"/>
                  <w:rFonts w:asciiTheme="minorHAnsi" w:hAnsiTheme="minorHAnsi" w:cstheme="minorHAnsi"/>
                  <w:b/>
                  <w:sz w:val="22"/>
                  <w:szCs w:val="22"/>
                </w:rPr>
                <w:t>D17</w:t>
              </w:r>
            </w:hyperlink>
            <w:r w:rsidR="00CA1463" w:rsidRPr="00D46E05">
              <w:rPr>
                <w:rFonts w:asciiTheme="minorHAnsi" w:hAnsiTheme="minorHAnsi" w:cstheme="minorHAnsi"/>
                <w:sz w:val="22"/>
                <w:szCs w:val="22"/>
              </w:rPr>
              <w:t xml:space="preserve"> then</w:t>
            </w:r>
            <w:r w:rsidR="00876FAE" w:rsidRPr="00D46E05">
              <w:rPr>
                <w:rFonts w:asciiTheme="minorHAnsi" w:hAnsiTheme="minorHAnsi" w:cstheme="minorHAnsi"/>
                <w:bCs/>
                <w:sz w:val="22"/>
                <w:szCs w:val="22"/>
              </w:rPr>
              <w:t xml:space="preserve"> </w:t>
            </w:r>
            <w:hyperlink w:anchor="D18" w:history="1">
              <w:r w:rsidR="00A9462F" w:rsidRPr="00D46E05">
                <w:rPr>
                  <w:rStyle w:val="Hyperlink"/>
                  <w:rFonts w:asciiTheme="minorHAnsi" w:hAnsiTheme="minorHAnsi" w:cstheme="minorHAnsi"/>
                  <w:b/>
                  <w:sz w:val="22"/>
                  <w:szCs w:val="22"/>
                </w:rPr>
                <w:t>D18</w:t>
              </w:r>
            </w:hyperlink>
            <w:r w:rsidR="00876FAE" w:rsidRPr="00D46E05">
              <w:rPr>
                <w:rFonts w:asciiTheme="minorHAnsi" w:hAnsiTheme="minorHAnsi" w:cstheme="minorHAnsi"/>
                <w:bCs/>
                <w:sz w:val="22"/>
                <w:szCs w:val="22"/>
              </w:rPr>
              <w:t>)</w:t>
            </w:r>
            <w:r w:rsidR="00CA1463" w:rsidRPr="00D46E05">
              <w:rPr>
                <w:rFonts w:asciiTheme="minorHAnsi" w:hAnsiTheme="minorHAnsi" w:cstheme="minorHAnsi"/>
                <w:bCs/>
                <w:sz w:val="22"/>
                <w:szCs w:val="22"/>
              </w:rPr>
              <w:t>.</w:t>
            </w:r>
          </w:p>
        </w:tc>
      </w:tr>
    </w:tbl>
    <w:p w14:paraId="2D9F3F96" w14:textId="67DEADD5" w:rsidR="00151EF8" w:rsidRDefault="00151EF8">
      <w:pPr>
        <w:rPr>
          <w:rFonts w:asciiTheme="minorHAnsi" w:hAnsiTheme="minorHAnsi" w:cstheme="minorHAnsi"/>
          <w:color w:val="0000FF"/>
          <w:sz w:val="22"/>
          <w:szCs w:val="22"/>
        </w:rPr>
      </w:pPr>
    </w:p>
    <w:p w14:paraId="64BFAD6D" w14:textId="286D21C4" w:rsidR="0044302D" w:rsidRDefault="0044302D">
      <w:pPr>
        <w:rPr>
          <w:rFonts w:asciiTheme="minorHAnsi" w:hAnsiTheme="minorHAnsi" w:cstheme="minorHAnsi"/>
          <w:color w:val="0000FF"/>
          <w:sz w:val="22"/>
          <w:szCs w:val="22"/>
        </w:rPr>
      </w:pPr>
    </w:p>
    <w:p w14:paraId="7DB516A5" w14:textId="77777777" w:rsidR="0044302D" w:rsidRPr="00D46E05" w:rsidRDefault="0044302D">
      <w:pPr>
        <w:rPr>
          <w:rFonts w:asciiTheme="minorHAnsi" w:hAnsiTheme="minorHAnsi" w:cstheme="minorHAnsi"/>
          <w:color w:val="0000FF"/>
          <w:sz w:val="22"/>
          <w:szCs w:val="22"/>
        </w:rPr>
      </w:pPr>
    </w:p>
    <w:p w14:paraId="51571730" w14:textId="77777777" w:rsidR="004B65D4" w:rsidRPr="00D46E05" w:rsidRDefault="008F1ACD" w:rsidP="009259DF">
      <w:pPr>
        <w:tabs>
          <w:tab w:val="left" w:pos="1080"/>
        </w:tabs>
        <w:ind w:left="851"/>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 xml:space="preserve">Are </w:t>
      </w:r>
      <w:r w:rsidR="00C629AC" w:rsidRPr="00D46E05">
        <w:rPr>
          <w:rFonts w:asciiTheme="minorHAnsi" w:hAnsiTheme="minorHAnsi" w:cstheme="minorHAnsi"/>
          <w:vanish/>
          <w:color w:val="0000FF"/>
          <w:sz w:val="22"/>
          <w:szCs w:val="22"/>
        </w:rPr>
        <w:t xml:space="preserve">participants given </w:t>
      </w:r>
      <w:r w:rsidRPr="00D46E05">
        <w:rPr>
          <w:rFonts w:asciiTheme="minorHAnsi" w:hAnsiTheme="minorHAnsi" w:cstheme="minorHAnsi"/>
          <w:vanish/>
          <w:color w:val="0000FF"/>
          <w:sz w:val="22"/>
          <w:szCs w:val="22"/>
        </w:rPr>
        <w:t>details in the Information Statement of a local person independent of the researchers who can receive complaints about its conduct</w:t>
      </w:r>
      <w:r w:rsidR="00E36931" w:rsidRPr="00D46E05">
        <w:rPr>
          <w:rFonts w:asciiTheme="minorHAnsi" w:hAnsiTheme="minorHAnsi" w:cstheme="minorHAnsi"/>
          <w:vanish/>
          <w:color w:val="0000FF"/>
          <w:sz w:val="22"/>
          <w:szCs w:val="22"/>
        </w:rPr>
        <w:t xml:space="preserve"> and advise the University of </w:t>
      </w:r>
      <w:r w:rsidR="008B291F" w:rsidRPr="00D46E05">
        <w:rPr>
          <w:rFonts w:asciiTheme="minorHAnsi" w:hAnsiTheme="minorHAnsi" w:cstheme="minorHAnsi"/>
          <w:vanish/>
          <w:color w:val="0000FF"/>
          <w:sz w:val="22"/>
          <w:szCs w:val="22"/>
        </w:rPr>
        <w:t>New England</w:t>
      </w:r>
      <w:r w:rsidR="00E36931" w:rsidRPr="00D46E05">
        <w:rPr>
          <w:rFonts w:asciiTheme="minorHAnsi" w:hAnsiTheme="minorHAnsi" w:cstheme="minorHAnsi"/>
          <w:vanish/>
          <w:color w:val="0000FF"/>
          <w:sz w:val="22"/>
          <w:szCs w:val="22"/>
        </w:rPr>
        <w:t xml:space="preserve"> Human Research Ethics Officer of any complaints received</w:t>
      </w:r>
      <w:r w:rsidRPr="00D46E05">
        <w:rPr>
          <w:rFonts w:asciiTheme="minorHAnsi" w:hAnsiTheme="minorHAnsi" w:cstheme="minorHAnsi"/>
          <w:vanish/>
          <w:color w:val="0000FF"/>
          <w:sz w:val="22"/>
          <w:szCs w:val="22"/>
        </w:rPr>
        <w:t>?</w:t>
      </w:r>
      <w:r w:rsidR="004B65D4" w:rsidRPr="00D46E05">
        <w:rPr>
          <w:rFonts w:asciiTheme="minorHAnsi" w:hAnsiTheme="minorHAnsi" w:cstheme="minorHAnsi"/>
          <w:vanish/>
          <w:color w:val="0000FF"/>
          <w:sz w:val="22"/>
          <w:szCs w:val="22"/>
        </w:rPr>
        <w:t xml:space="preserve"> </w:t>
      </w:r>
      <w:r w:rsidR="007C0800" w:rsidRPr="00D46E05">
        <w:rPr>
          <w:rFonts w:asciiTheme="minorHAnsi" w:hAnsiTheme="minorHAnsi" w:cstheme="minorHAnsi"/>
          <w:vanish/>
          <w:color w:val="0000FF"/>
          <w:sz w:val="22"/>
          <w:szCs w:val="22"/>
        </w:rPr>
        <w:t xml:space="preserve"> In some </w:t>
      </w:r>
      <w:r w:rsidR="004B2807" w:rsidRPr="00D46E05">
        <w:rPr>
          <w:rFonts w:asciiTheme="minorHAnsi" w:hAnsiTheme="minorHAnsi" w:cstheme="minorHAnsi"/>
          <w:vanish/>
          <w:color w:val="0000FF"/>
          <w:sz w:val="22"/>
          <w:szCs w:val="22"/>
        </w:rPr>
        <w:t>countries, w</w:t>
      </w:r>
      <w:r w:rsidR="0022696E" w:rsidRPr="00D46E05">
        <w:rPr>
          <w:rFonts w:asciiTheme="minorHAnsi" w:hAnsiTheme="minorHAnsi" w:cstheme="minorHAnsi"/>
          <w:vanish/>
          <w:color w:val="0000FF"/>
          <w:sz w:val="22"/>
          <w:szCs w:val="22"/>
        </w:rPr>
        <w:t xml:space="preserve">ithout a local contact </w:t>
      </w:r>
      <w:r w:rsidR="007C0800" w:rsidRPr="00D46E05">
        <w:rPr>
          <w:rFonts w:asciiTheme="minorHAnsi" w:hAnsiTheme="minorHAnsi" w:cstheme="minorHAnsi"/>
          <w:vanish/>
          <w:color w:val="0000FF"/>
          <w:sz w:val="22"/>
          <w:szCs w:val="22"/>
        </w:rPr>
        <w:t xml:space="preserve">participants </w:t>
      </w:r>
      <w:r w:rsidR="0022696E" w:rsidRPr="00D46E05">
        <w:rPr>
          <w:rFonts w:asciiTheme="minorHAnsi" w:hAnsiTheme="minorHAnsi" w:cstheme="minorHAnsi"/>
          <w:vanish/>
          <w:color w:val="0000FF"/>
          <w:sz w:val="22"/>
          <w:szCs w:val="22"/>
        </w:rPr>
        <w:t>may feel inhibited</w:t>
      </w:r>
      <w:r w:rsidR="007C0800" w:rsidRPr="00D46E05">
        <w:rPr>
          <w:rFonts w:asciiTheme="minorHAnsi" w:hAnsiTheme="minorHAnsi" w:cstheme="minorHAnsi"/>
          <w:vanish/>
          <w:color w:val="0000FF"/>
          <w:sz w:val="22"/>
          <w:szCs w:val="22"/>
        </w:rPr>
        <w:t xml:space="preserve"> or be unable </w:t>
      </w:r>
      <w:r w:rsidR="0019627D" w:rsidRPr="00D46E05">
        <w:rPr>
          <w:rFonts w:asciiTheme="minorHAnsi" w:hAnsiTheme="minorHAnsi" w:cstheme="minorHAnsi"/>
          <w:vanish/>
          <w:color w:val="0000FF"/>
          <w:sz w:val="22"/>
          <w:szCs w:val="22"/>
        </w:rPr>
        <w:t xml:space="preserve">to communicate </w:t>
      </w:r>
      <w:r w:rsidR="007C0800" w:rsidRPr="00D46E05">
        <w:rPr>
          <w:rFonts w:asciiTheme="minorHAnsi" w:hAnsiTheme="minorHAnsi" w:cstheme="minorHAnsi"/>
          <w:vanish/>
          <w:color w:val="0000FF"/>
          <w:sz w:val="22"/>
          <w:szCs w:val="22"/>
        </w:rPr>
        <w:t xml:space="preserve">any of their concerns or adverse experiences to </w:t>
      </w:r>
      <w:r w:rsidR="0019627D" w:rsidRPr="00D46E05">
        <w:rPr>
          <w:rFonts w:asciiTheme="minorHAnsi" w:hAnsiTheme="minorHAnsi" w:cstheme="minorHAnsi"/>
          <w:vanish/>
          <w:color w:val="0000FF"/>
          <w:sz w:val="22"/>
          <w:szCs w:val="22"/>
        </w:rPr>
        <w:t xml:space="preserve">the researchers or </w:t>
      </w:r>
      <w:r w:rsidR="009259DF" w:rsidRPr="00D46E05">
        <w:rPr>
          <w:rFonts w:asciiTheme="minorHAnsi" w:hAnsiTheme="minorHAnsi" w:cstheme="minorHAnsi"/>
          <w:vanish/>
          <w:color w:val="0000FF"/>
          <w:sz w:val="22"/>
          <w:szCs w:val="22"/>
        </w:rPr>
        <w:t>UNE</w:t>
      </w:r>
      <w:r w:rsidR="00A95044" w:rsidRPr="00D46E05">
        <w:rPr>
          <w:rFonts w:asciiTheme="minorHAnsi" w:hAnsiTheme="minorHAnsi" w:cstheme="minorHAnsi"/>
          <w:vanish/>
          <w:color w:val="0000FF"/>
          <w:sz w:val="22"/>
          <w:szCs w:val="22"/>
        </w:rPr>
        <w:t xml:space="preserve">. </w:t>
      </w:r>
      <w:r w:rsidR="00D6351B" w:rsidRPr="00D46E05">
        <w:rPr>
          <w:rFonts w:asciiTheme="minorHAnsi" w:hAnsiTheme="minorHAnsi" w:cstheme="minorHAnsi"/>
          <w:vanish/>
          <w:color w:val="0000FF"/>
          <w:sz w:val="22"/>
          <w:szCs w:val="22"/>
        </w:rPr>
        <w:t xml:space="preserve"> </w:t>
      </w:r>
    </w:p>
    <w:tbl>
      <w:tblPr>
        <w:tblW w:w="984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ayout w:type="fixed"/>
        <w:tblLook w:val="0000" w:firstRow="0" w:lastRow="0" w:firstColumn="0" w:lastColumn="0" w:noHBand="0" w:noVBand="0"/>
      </w:tblPr>
      <w:tblGrid>
        <w:gridCol w:w="630"/>
        <w:gridCol w:w="5846"/>
        <w:gridCol w:w="240"/>
        <w:gridCol w:w="1081"/>
        <w:gridCol w:w="359"/>
        <w:gridCol w:w="245"/>
        <w:gridCol w:w="1080"/>
        <w:gridCol w:w="360"/>
      </w:tblGrid>
      <w:tr w:rsidR="00764168" w:rsidRPr="00D46E05" w14:paraId="7E894C86" w14:textId="77777777" w:rsidTr="00DB2173">
        <w:trPr>
          <w:cantSplit/>
          <w:trHeight w:val="340"/>
        </w:trPr>
        <w:tc>
          <w:tcPr>
            <w:tcW w:w="630" w:type="dxa"/>
            <w:tcBorders>
              <w:right w:val="single" w:sz="4" w:space="0" w:color="auto"/>
            </w:tcBorders>
            <w:shd w:val="clear" w:color="auto" w:fill="C6D9F1"/>
            <w:vAlign w:val="center"/>
          </w:tcPr>
          <w:p w14:paraId="15216109" w14:textId="77777777" w:rsidR="00764168" w:rsidRPr="00D46E05" w:rsidRDefault="00E9152D" w:rsidP="00D97B14">
            <w:pPr>
              <w:tabs>
                <w:tab w:val="left" w:pos="5103"/>
                <w:tab w:val="left" w:pos="7117"/>
              </w:tabs>
              <w:suppressAutoHyphens/>
              <w:rPr>
                <w:rFonts w:asciiTheme="minorHAnsi" w:hAnsiTheme="minorHAnsi" w:cstheme="minorHAnsi"/>
                <w:spacing w:val="-2"/>
                <w:sz w:val="22"/>
                <w:szCs w:val="22"/>
              </w:rPr>
            </w:pPr>
            <w:bookmarkStart w:id="46" w:name="D17"/>
            <w:r w:rsidRPr="00D46E05">
              <w:rPr>
                <w:rFonts w:asciiTheme="minorHAnsi" w:hAnsiTheme="minorHAnsi" w:cstheme="minorHAnsi"/>
                <w:spacing w:val="-2"/>
                <w:sz w:val="22"/>
                <w:szCs w:val="22"/>
              </w:rPr>
              <w:t>D1</w:t>
            </w:r>
            <w:r w:rsidR="00D97B14" w:rsidRPr="00D46E05">
              <w:rPr>
                <w:rFonts w:asciiTheme="minorHAnsi" w:hAnsiTheme="minorHAnsi" w:cstheme="minorHAnsi"/>
                <w:spacing w:val="-2"/>
                <w:sz w:val="22"/>
                <w:szCs w:val="22"/>
              </w:rPr>
              <w:t>7</w:t>
            </w:r>
            <w:bookmarkEnd w:id="46"/>
          </w:p>
        </w:tc>
        <w:tc>
          <w:tcPr>
            <w:tcW w:w="5846" w:type="dxa"/>
            <w:shd w:val="clear" w:color="auto" w:fill="C6D9F1"/>
            <w:vAlign w:val="center"/>
          </w:tcPr>
          <w:p w14:paraId="3C944C85" w14:textId="77777777" w:rsidR="00764168" w:rsidRPr="00D46E05" w:rsidRDefault="00764168" w:rsidP="006F51AE">
            <w:pPr>
              <w:rPr>
                <w:rFonts w:asciiTheme="minorHAnsi" w:hAnsiTheme="minorHAnsi" w:cstheme="minorHAnsi"/>
                <w:sz w:val="22"/>
                <w:szCs w:val="22"/>
              </w:rPr>
            </w:pPr>
            <w:r w:rsidRPr="00D46E05">
              <w:rPr>
                <w:rFonts w:asciiTheme="minorHAnsi" w:hAnsiTheme="minorHAnsi" w:cstheme="minorHAnsi"/>
                <w:sz w:val="22"/>
                <w:szCs w:val="22"/>
              </w:rPr>
              <w:t>Can the risks be easily negated, minimised or managed?</w:t>
            </w:r>
          </w:p>
        </w:tc>
        <w:tc>
          <w:tcPr>
            <w:tcW w:w="240" w:type="dxa"/>
            <w:tcBorders>
              <w:top w:val="nil"/>
              <w:bottom w:val="nil"/>
            </w:tcBorders>
            <w:shd w:val="clear" w:color="auto" w:fill="auto"/>
          </w:tcPr>
          <w:p w14:paraId="20485147" w14:textId="77777777" w:rsidR="00764168" w:rsidRPr="00D46E05" w:rsidRDefault="00764168"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1" w:type="dxa"/>
            <w:shd w:val="clear" w:color="auto" w:fill="C6D9F1"/>
            <w:vAlign w:val="center"/>
          </w:tcPr>
          <w:p w14:paraId="1162C4CC" w14:textId="77777777" w:rsidR="00764168" w:rsidRPr="00D46E05" w:rsidRDefault="00764168" w:rsidP="00670C55">
            <w:pPr>
              <w:tabs>
                <w:tab w:val="left" w:pos="-20"/>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p w14:paraId="15247BD6" w14:textId="77777777" w:rsidR="00764168" w:rsidRPr="00D46E05" w:rsidRDefault="00764168" w:rsidP="00670C55">
            <w:pPr>
              <w:tabs>
                <w:tab w:val="left" w:pos="-20"/>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Continue</w:t>
            </w:r>
          </w:p>
        </w:tc>
        <w:tc>
          <w:tcPr>
            <w:tcW w:w="359" w:type="dxa"/>
            <w:shd w:val="clear" w:color="auto" w:fill="C6D9F1"/>
            <w:vAlign w:val="center"/>
          </w:tcPr>
          <w:p w14:paraId="33AF7D49" w14:textId="0E2EF95F" w:rsidR="00764168" w:rsidRPr="00D46E05" w:rsidRDefault="000D1183"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Pr>
                <w:rFonts w:asciiTheme="minorHAnsi" w:hAnsiTheme="minorHAnsi" w:cstheme="minorHAnsi"/>
                <w:spacing w:val="-2"/>
                <w:sz w:val="22"/>
                <w:szCs w:val="22"/>
              </w:rPr>
              <w:t>X</w:t>
            </w:r>
          </w:p>
        </w:tc>
        <w:tc>
          <w:tcPr>
            <w:tcW w:w="245" w:type="dxa"/>
            <w:tcBorders>
              <w:top w:val="nil"/>
              <w:bottom w:val="nil"/>
            </w:tcBorders>
            <w:shd w:val="clear" w:color="auto" w:fill="auto"/>
            <w:vAlign w:val="center"/>
          </w:tcPr>
          <w:p w14:paraId="6E662A5D" w14:textId="77777777" w:rsidR="00764168" w:rsidRPr="00D46E05" w:rsidRDefault="00764168"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c>
          <w:tcPr>
            <w:tcW w:w="1080" w:type="dxa"/>
            <w:shd w:val="clear" w:color="auto" w:fill="C6D9F1"/>
            <w:vAlign w:val="center"/>
          </w:tcPr>
          <w:p w14:paraId="6074319C" w14:textId="77777777" w:rsidR="00764168" w:rsidRPr="00D46E05" w:rsidRDefault="00764168"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p w14:paraId="64A0293A" w14:textId="77777777" w:rsidR="00764168" w:rsidRPr="00D46E05" w:rsidRDefault="00764168" w:rsidP="0026422B">
            <w:pPr>
              <w:tabs>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z w:val="22"/>
                <w:szCs w:val="22"/>
              </w:rPr>
              <w:t xml:space="preserve">Go to </w:t>
            </w:r>
            <w:hyperlink w:anchor="D19" w:history="1">
              <w:r w:rsidR="00220A70" w:rsidRPr="00D46E05">
                <w:rPr>
                  <w:rStyle w:val="Hyperlink"/>
                  <w:rFonts w:asciiTheme="minorHAnsi" w:hAnsiTheme="minorHAnsi" w:cstheme="minorHAnsi"/>
                  <w:b/>
                  <w:sz w:val="22"/>
                  <w:szCs w:val="22"/>
                </w:rPr>
                <w:t>D</w:t>
              </w:r>
              <w:r w:rsidR="00411A85" w:rsidRPr="00D46E05">
                <w:rPr>
                  <w:rStyle w:val="Hyperlink"/>
                  <w:rFonts w:asciiTheme="minorHAnsi" w:hAnsiTheme="minorHAnsi" w:cstheme="minorHAnsi"/>
                  <w:b/>
                  <w:sz w:val="22"/>
                  <w:szCs w:val="22"/>
                </w:rPr>
                <w:t>1</w:t>
              </w:r>
              <w:r w:rsidR="0026422B" w:rsidRPr="00D46E05">
                <w:rPr>
                  <w:rStyle w:val="Hyperlink"/>
                  <w:rFonts w:asciiTheme="minorHAnsi" w:hAnsiTheme="minorHAnsi" w:cstheme="minorHAnsi"/>
                  <w:b/>
                  <w:sz w:val="22"/>
                  <w:szCs w:val="22"/>
                </w:rPr>
                <w:t>9</w:t>
              </w:r>
            </w:hyperlink>
          </w:p>
        </w:tc>
        <w:tc>
          <w:tcPr>
            <w:tcW w:w="360" w:type="dxa"/>
            <w:shd w:val="clear" w:color="auto" w:fill="C6D9F1"/>
            <w:vAlign w:val="center"/>
          </w:tcPr>
          <w:p w14:paraId="6F5A8410" w14:textId="77777777" w:rsidR="00764168" w:rsidRPr="00D46E05" w:rsidRDefault="00764168" w:rsidP="006F51AE">
            <w:pPr>
              <w:tabs>
                <w:tab w:val="left" w:pos="86"/>
                <w:tab w:val="left" w:pos="567"/>
                <w:tab w:val="left" w:pos="893"/>
                <w:tab w:val="left" w:pos="5103"/>
                <w:tab w:val="left" w:pos="7117"/>
              </w:tabs>
              <w:suppressAutoHyphens/>
              <w:rPr>
                <w:rFonts w:asciiTheme="minorHAnsi" w:hAnsiTheme="minorHAnsi" w:cstheme="minorHAnsi"/>
                <w:spacing w:val="-2"/>
                <w:sz w:val="22"/>
                <w:szCs w:val="22"/>
              </w:rPr>
            </w:pPr>
          </w:p>
        </w:tc>
      </w:tr>
    </w:tbl>
    <w:p w14:paraId="7449B47A" w14:textId="77777777" w:rsidR="00EB04BA" w:rsidRPr="00D46E05" w:rsidRDefault="00570D81" w:rsidP="009259DF">
      <w:pPr>
        <w:tabs>
          <w:tab w:val="left" w:pos="1080"/>
        </w:tabs>
        <w:ind w:left="851"/>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 xml:space="preserve">Are the risks </w:t>
      </w:r>
      <w:r w:rsidR="00DD08FF" w:rsidRPr="00D46E05">
        <w:rPr>
          <w:rFonts w:asciiTheme="minorHAnsi" w:hAnsiTheme="minorHAnsi" w:cstheme="minorHAnsi"/>
          <w:vanish/>
          <w:color w:val="0000FF"/>
          <w:sz w:val="22"/>
          <w:szCs w:val="22"/>
        </w:rPr>
        <w:t xml:space="preserve">to participants </w:t>
      </w:r>
      <w:r w:rsidRPr="00D46E05">
        <w:rPr>
          <w:rFonts w:asciiTheme="minorHAnsi" w:hAnsiTheme="minorHAnsi" w:cstheme="minorHAnsi"/>
          <w:vanish/>
          <w:color w:val="0000FF"/>
          <w:sz w:val="22"/>
          <w:szCs w:val="22"/>
        </w:rPr>
        <w:t>associated with the research easily negated, minimised or managed?  If ye</w:t>
      </w:r>
      <w:r w:rsidR="00EB04BA" w:rsidRPr="00D46E05">
        <w:rPr>
          <w:rFonts w:asciiTheme="minorHAnsi" w:hAnsiTheme="minorHAnsi" w:cstheme="minorHAnsi"/>
          <w:vanish/>
          <w:color w:val="0000FF"/>
          <w:sz w:val="22"/>
          <w:szCs w:val="22"/>
        </w:rPr>
        <w:t>s, provide details (maximum of 5</w:t>
      </w:r>
      <w:r w:rsidRPr="00D46E05">
        <w:rPr>
          <w:rFonts w:asciiTheme="minorHAnsi" w:hAnsiTheme="minorHAnsi" w:cstheme="minorHAnsi"/>
          <w:vanish/>
          <w:color w:val="0000FF"/>
          <w:sz w:val="22"/>
          <w:szCs w:val="22"/>
        </w:rPr>
        <w:t>00 words</w:t>
      </w:r>
      <w:r w:rsidR="00F823D2" w:rsidRPr="00D46E05">
        <w:rPr>
          <w:rFonts w:asciiTheme="minorHAnsi" w:hAnsiTheme="minorHAnsi" w:cstheme="minorHAnsi"/>
          <w:vanish/>
          <w:color w:val="0000FF"/>
          <w:sz w:val="22"/>
          <w:szCs w:val="22"/>
        </w:rPr>
        <w:t xml:space="preserve"> per question</w:t>
      </w:r>
      <w:r w:rsidRPr="00D46E05">
        <w:rPr>
          <w:rFonts w:asciiTheme="minorHAnsi" w:hAnsiTheme="minorHAnsi" w:cstheme="minorHAnsi"/>
          <w:vanish/>
          <w:color w:val="0000FF"/>
          <w:sz w:val="22"/>
          <w:szCs w:val="22"/>
        </w:rPr>
        <w:t>).</w:t>
      </w:r>
      <w:r w:rsidR="001630A5" w:rsidRPr="00D46E05">
        <w:rPr>
          <w:rFonts w:asciiTheme="minorHAnsi" w:hAnsiTheme="minorHAnsi" w:cstheme="minorHAnsi"/>
          <w:vanish/>
          <w:color w:val="0000FF"/>
          <w:sz w:val="22"/>
          <w:szCs w:val="22"/>
        </w:rPr>
        <w:t xml:space="preserve">  </w:t>
      </w:r>
    </w:p>
    <w:p w14:paraId="4A9D99A4" w14:textId="77777777" w:rsidR="008B5EE5" w:rsidRPr="00D46E05" w:rsidRDefault="008B5EE5" w:rsidP="009259DF">
      <w:pPr>
        <w:tabs>
          <w:tab w:val="left" w:pos="1080"/>
        </w:tabs>
        <w:ind w:left="851"/>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 xml:space="preserve">Explain how each risk will be negated, </w:t>
      </w:r>
      <w:r w:rsidR="00B13D20" w:rsidRPr="00D46E05">
        <w:rPr>
          <w:rFonts w:asciiTheme="minorHAnsi" w:hAnsiTheme="minorHAnsi" w:cstheme="minorHAnsi"/>
          <w:vanish/>
          <w:color w:val="0000FF"/>
          <w:sz w:val="22"/>
          <w:szCs w:val="22"/>
        </w:rPr>
        <w:t>m</w:t>
      </w:r>
      <w:r w:rsidRPr="00D46E05">
        <w:rPr>
          <w:rFonts w:asciiTheme="minorHAnsi" w:hAnsiTheme="minorHAnsi" w:cstheme="minorHAnsi"/>
          <w:vanish/>
          <w:color w:val="0000FF"/>
          <w:sz w:val="22"/>
          <w:szCs w:val="22"/>
        </w:rPr>
        <w:t>inimised or managed.</w:t>
      </w:r>
      <w:r w:rsidR="008E34C4" w:rsidRPr="00D46E05">
        <w:rPr>
          <w:rFonts w:asciiTheme="minorHAnsi" w:hAnsiTheme="minorHAnsi" w:cstheme="minorHAnsi"/>
          <w:vanish/>
          <w:color w:val="0000FF"/>
          <w:sz w:val="22"/>
          <w:szCs w:val="22"/>
        </w:rPr>
        <w:t xml:space="preserve">  Failure to adopt and explain adequate procedures </w:t>
      </w:r>
      <w:r w:rsidR="00D06E38" w:rsidRPr="00D46E05">
        <w:rPr>
          <w:rFonts w:asciiTheme="minorHAnsi" w:hAnsiTheme="minorHAnsi" w:cstheme="minorHAnsi"/>
          <w:vanish/>
          <w:color w:val="0000FF"/>
          <w:sz w:val="22"/>
          <w:szCs w:val="22"/>
        </w:rPr>
        <w:t>to address the risks may result in your application being referre</w:t>
      </w:r>
      <w:r w:rsidR="009259DF" w:rsidRPr="00D46E05">
        <w:rPr>
          <w:rFonts w:asciiTheme="minorHAnsi" w:hAnsiTheme="minorHAnsi" w:cstheme="minorHAnsi"/>
          <w:vanish/>
          <w:color w:val="0000FF"/>
          <w:sz w:val="22"/>
          <w:szCs w:val="22"/>
        </w:rPr>
        <w:t>d to E</w:t>
      </w:r>
      <w:r w:rsidR="00D06E38" w:rsidRPr="00D46E05">
        <w:rPr>
          <w:rFonts w:asciiTheme="minorHAnsi" w:hAnsiTheme="minorHAnsi" w:cstheme="minorHAnsi"/>
          <w:vanish/>
          <w:color w:val="0000FF"/>
          <w:sz w:val="22"/>
          <w:szCs w:val="22"/>
        </w:rPr>
        <w:t>3 review.</w:t>
      </w:r>
    </w:p>
    <w:p w14:paraId="1B1C0305" w14:textId="77777777" w:rsidR="00570D81" w:rsidRPr="00D46E05" w:rsidRDefault="001630A5" w:rsidP="009259DF">
      <w:pPr>
        <w:tabs>
          <w:tab w:val="left" w:pos="1080"/>
        </w:tabs>
        <w:ind w:left="851"/>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 xml:space="preserve">Your answer should include clear details of what action will be </w:t>
      </w:r>
      <w:r w:rsidR="00A107EE" w:rsidRPr="00D46E05">
        <w:rPr>
          <w:rFonts w:asciiTheme="minorHAnsi" w:hAnsiTheme="minorHAnsi" w:cstheme="minorHAnsi"/>
          <w:vanish/>
          <w:color w:val="0000FF"/>
          <w:sz w:val="22"/>
          <w:szCs w:val="22"/>
        </w:rPr>
        <w:t xml:space="preserve">taken, such as emergency procedures or referrals to appropriate sources of assistance, should participants be </w:t>
      </w:r>
      <w:r w:rsidR="00581A72" w:rsidRPr="00D46E05">
        <w:rPr>
          <w:rFonts w:asciiTheme="minorHAnsi" w:hAnsiTheme="minorHAnsi" w:cstheme="minorHAnsi"/>
          <w:vanish/>
          <w:color w:val="0000FF"/>
          <w:sz w:val="22"/>
          <w:szCs w:val="22"/>
        </w:rPr>
        <w:t xml:space="preserve">adversely </w:t>
      </w:r>
      <w:r w:rsidR="00A107EE" w:rsidRPr="00D46E05">
        <w:rPr>
          <w:rFonts w:asciiTheme="minorHAnsi" w:hAnsiTheme="minorHAnsi" w:cstheme="minorHAnsi"/>
          <w:vanish/>
          <w:color w:val="0000FF"/>
          <w:sz w:val="22"/>
          <w:szCs w:val="22"/>
        </w:rPr>
        <w:t>affected</w:t>
      </w:r>
      <w:r w:rsidR="00E307C4" w:rsidRPr="00D46E05">
        <w:rPr>
          <w:rFonts w:asciiTheme="minorHAnsi" w:hAnsiTheme="minorHAnsi" w:cstheme="minorHAnsi"/>
          <w:vanish/>
          <w:color w:val="0000FF"/>
          <w:sz w:val="22"/>
          <w:szCs w:val="22"/>
        </w:rPr>
        <w:t xml:space="preserve"> </w:t>
      </w:r>
      <w:r w:rsidR="00A107EE" w:rsidRPr="00D46E05">
        <w:rPr>
          <w:rFonts w:asciiTheme="minorHAnsi" w:hAnsiTheme="minorHAnsi" w:cstheme="minorHAnsi"/>
          <w:vanish/>
          <w:color w:val="0000FF"/>
          <w:sz w:val="22"/>
          <w:szCs w:val="22"/>
        </w:rPr>
        <w:t>/</w:t>
      </w:r>
      <w:r w:rsidR="00E307C4" w:rsidRPr="00D46E05">
        <w:rPr>
          <w:rFonts w:asciiTheme="minorHAnsi" w:hAnsiTheme="minorHAnsi" w:cstheme="minorHAnsi"/>
          <w:vanish/>
          <w:color w:val="0000FF"/>
          <w:sz w:val="22"/>
          <w:szCs w:val="22"/>
        </w:rPr>
        <w:t xml:space="preserve"> </w:t>
      </w:r>
      <w:r w:rsidR="00E03F71" w:rsidRPr="00D46E05">
        <w:rPr>
          <w:rFonts w:asciiTheme="minorHAnsi" w:hAnsiTheme="minorHAnsi" w:cstheme="minorHAnsi"/>
          <w:vanish/>
          <w:color w:val="0000FF"/>
          <w:sz w:val="22"/>
          <w:szCs w:val="22"/>
        </w:rPr>
        <w:t>stressed</w:t>
      </w:r>
      <w:r w:rsidR="00E307C4" w:rsidRPr="00D46E05">
        <w:rPr>
          <w:rFonts w:asciiTheme="minorHAnsi" w:hAnsiTheme="minorHAnsi" w:cstheme="minorHAnsi"/>
          <w:vanish/>
          <w:color w:val="0000FF"/>
          <w:sz w:val="22"/>
          <w:szCs w:val="22"/>
        </w:rPr>
        <w:t xml:space="preserve"> </w:t>
      </w:r>
      <w:r w:rsidR="00E03F71" w:rsidRPr="00D46E05">
        <w:rPr>
          <w:rFonts w:asciiTheme="minorHAnsi" w:hAnsiTheme="minorHAnsi" w:cstheme="minorHAnsi"/>
          <w:vanish/>
          <w:color w:val="0000FF"/>
          <w:sz w:val="22"/>
          <w:szCs w:val="22"/>
        </w:rPr>
        <w:t>/</w:t>
      </w:r>
      <w:r w:rsidR="00E307C4" w:rsidRPr="00D46E05">
        <w:rPr>
          <w:rFonts w:asciiTheme="minorHAnsi" w:hAnsiTheme="minorHAnsi" w:cstheme="minorHAnsi"/>
          <w:vanish/>
          <w:color w:val="0000FF"/>
          <w:sz w:val="22"/>
          <w:szCs w:val="22"/>
        </w:rPr>
        <w:t xml:space="preserve"> </w:t>
      </w:r>
      <w:r w:rsidR="00A107EE" w:rsidRPr="00D46E05">
        <w:rPr>
          <w:rFonts w:asciiTheme="minorHAnsi" w:hAnsiTheme="minorHAnsi" w:cstheme="minorHAnsi"/>
          <w:vanish/>
          <w:color w:val="0000FF"/>
          <w:sz w:val="22"/>
          <w:szCs w:val="22"/>
        </w:rPr>
        <w:t xml:space="preserve">harmed by the research procedures. </w:t>
      </w:r>
      <w:r w:rsidR="00E03F71" w:rsidRPr="00D46E05">
        <w:rPr>
          <w:rFonts w:asciiTheme="minorHAnsi" w:hAnsiTheme="minorHAnsi" w:cstheme="minorHAnsi"/>
          <w:vanish/>
          <w:color w:val="0000FF"/>
          <w:sz w:val="22"/>
          <w:szCs w:val="22"/>
        </w:rPr>
        <w:t xml:space="preserve"> </w:t>
      </w:r>
    </w:p>
    <w:p w14:paraId="1CAC9383" w14:textId="77777777" w:rsidR="00554574" w:rsidRPr="00D46E05" w:rsidRDefault="00554574" w:rsidP="009259DF">
      <w:pPr>
        <w:tabs>
          <w:tab w:val="left" w:pos="1080"/>
          <w:tab w:val="left" w:pos="1620"/>
        </w:tabs>
        <w:spacing w:before="40"/>
        <w:rPr>
          <w:rFonts w:asciiTheme="minorHAnsi" w:hAnsiTheme="minorHAnsi" w:cstheme="minorHAnsi"/>
          <w:vanish/>
          <w:color w:val="0000FF"/>
          <w:sz w:val="22"/>
          <w:szCs w:val="22"/>
        </w:rPr>
      </w:pPr>
    </w:p>
    <w:tbl>
      <w:tblPr>
        <w:tblW w:w="9205" w:type="dxa"/>
        <w:tblInd w:w="738" w:type="dxa"/>
        <w:shd w:val="pct12" w:color="auto" w:fill="auto"/>
        <w:tblLook w:val="0000" w:firstRow="0" w:lastRow="0" w:firstColumn="0" w:lastColumn="0" w:noHBand="0" w:noVBand="0"/>
      </w:tblPr>
      <w:tblGrid>
        <w:gridCol w:w="1890"/>
        <w:gridCol w:w="7315"/>
      </w:tblGrid>
      <w:tr w:rsidR="001C7EBD" w:rsidRPr="00D46E05" w14:paraId="0C4AABD3" w14:textId="77777777" w:rsidTr="008B1C55">
        <w:tc>
          <w:tcPr>
            <w:tcW w:w="1890" w:type="dxa"/>
            <w:shd w:val="clear" w:color="auto" w:fill="CCC0D9"/>
          </w:tcPr>
          <w:p w14:paraId="23A3C103" w14:textId="77777777" w:rsidR="001C7EBD" w:rsidRPr="00D46E05" w:rsidRDefault="001C7EBD" w:rsidP="00920176">
            <w:pPr>
              <w:rPr>
                <w:rFonts w:asciiTheme="minorHAnsi" w:hAnsiTheme="minorHAnsi" w:cstheme="minorHAnsi"/>
                <w:b/>
                <w:sz w:val="22"/>
                <w:szCs w:val="22"/>
              </w:rPr>
            </w:pPr>
            <w:r w:rsidRPr="00D46E05">
              <w:rPr>
                <w:rFonts w:asciiTheme="minorHAnsi" w:hAnsiTheme="minorHAnsi" w:cstheme="minorHAnsi"/>
                <w:b/>
                <w:sz w:val="22"/>
                <w:szCs w:val="22"/>
              </w:rPr>
              <w:t>Details</w:t>
            </w:r>
          </w:p>
          <w:p w14:paraId="5C306150" w14:textId="77777777" w:rsidR="001C7EBD" w:rsidRPr="00D46E05" w:rsidRDefault="001C7EBD" w:rsidP="00920176">
            <w:pPr>
              <w:rPr>
                <w:rFonts w:asciiTheme="minorHAnsi" w:hAnsiTheme="minorHAnsi" w:cstheme="minorHAnsi"/>
                <w:sz w:val="22"/>
                <w:szCs w:val="22"/>
              </w:rPr>
            </w:pPr>
          </w:p>
          <w:p w14:paraId="47121001" w14:textId="77777777" w:rsidR="001C7EBD" w:rsidRPr="00D46E05" w:rsidRDefault="001C7EBD" w:rsidP="003F2E81">
            <w:pPr>
              <w:rPr>
                <w:rFonts w:asciiTheme="minorHAnsi" w:hAnsiTheme="minorHAnsi" w:cstheme="minorHAnsi"/>
                <w:sz w:val="22"/>
                <w:szCs w:val="22"/>
              </w:rPr>
            </w:pPr>
            <w:r w:rsidRPr="00D46E05">
              <w:rPr>
                <w:rFonts w:asciiTheme="minorHAnsi" w:hAnsiTheme="minorHAnsi" w:cstheme="minorHAnsi"/>
                <w:sz w:val="22"/>
                <w:szCs w:val="22"/>
              </w:rPr>
              <w:t>Provide the details for each question that directed you here.  Then return to that question and continue.</w:t>
            </w:r>
          </w:p>
        </w:tc>
        <w:tc>
          <w:tcPr>
            <w:tcW w:w="7315" w:type="dxa"/>
            <w:shd w:val="clear" w:color="auto" w:fill="CCC0D9"/>
          </w:tcPr>
          <w:p w14:paraId="1AFCDD51" w14:textId="128461F4" w:rsidR="001C7EBD" w:rsidRPr="00D46E05" w:rsidRDefault="001C7EBD" w:rsidP="00920176">
            <w:pPr>
              <w:rPr>
                <w:rFonts w:asciiTheme="minorHAnsi" w:hAnsiTheme="minorHAnsi" w:cstheme="minorHAnsi"/>
                <w:sz w:val="22"/>
                <w:szCs w:val="22"/>
              </w:rPr>
            </w:pPr>
            <w:r w:rsidRPr="00964BE4">
              <w:rPr>
                <w:rFonts w:asciiTheme="minorHAnsi" w:hAnsiTheme="minorHAnsi" w:cstheme="minorHAnsi"/>
                <w:b/>
                <w:sz w:val="22"/>
                <w:szCs w:val="22"/>
              </w:rPr>
              <w:t>Question [</w:t>
            </w:r>
            <w:r w:rsidR="0009447F" w:rsidRPr="00964BE4">
              <w:rPr>
                <w:rFonts w:asciiTheme="minorHAnsi" w:hAnsiTheme="minorHAnsi" w:cstheme="minorHAnsi"/>
                <w:b/>
                <w:sz w:val="22"/>
                <w:szCs w:val="22"/>
              </w:rPr>
              <w:t>D1d</w:t>
            </w:r>
            <w:r w:rsidRPr="00964BE4">
              <w:rPr>
                <w:rFonts w:asciiTheme="minorHAnsi" w:hAnsiTheme="minorHAnsi" w:cstheme="minorHAnsi"/>
                <w:b/>
                <w:sz w:val="22"/>
                <w:szCs w:val="22"/>
              </w:rPr>
              <w:t>]:</w:t>
            </w:r>
            <w:r w:rsidRPr="00D46E05">
              <w:rPr>
                <w:rFonts w:asciiTheme="minorHAnsi" w:hAnsiTheme="minorHAnsi" w:cstheme="minorHAnsi"/>
                <w:sz w:val="22"/>
                <w:szCs w:val="22"/>
              </w:rPr>
              <w:t xml:space="preserve">  </w:t>
            </w:r>
          </w:p>
          <w:p w14:paraId="71C335ED" w14:textId="77777777" w:rsidR="001C7EBD" w:rsidRPr="00D46E05" w:rsidRDefault="001C7EBD" w:rsidP="00C2686E">
            <w:pPr>
              <w:pStyle w:val="CommentText"/>
              <w:autoSpaceDE/>
              <w:autoSpaceDN/>
              <w:rPr>
                <w:rFonts w:asciiTheme="minorHAnsi" w:hAnsiTheme="minorHAnsi" w:cstheme="minorHAnsi"/>
                <w:sz w:val="22"/>
                <w:szCs w:val="22"/>
                <w:lang w:val="en-AU"/>
              </w:rPr>
            </w:pPr>
          </w:p>
          <w:p w14:paraId="68F8CC91" w14:textId="1AD04E46" w:rsidR="001C7EBD" w:rsidRPr="00D46E05" w:rsidRDefault="002F0481" w:rsidP="00920176">
            <w:pPr>
              <w:rPr>
                <w:rFonts w:asciiTheme="minorHAnsi" w:hAnsiTheme="minorHAnsi" w:cstheme="minorHAnsi"/>
                <w:sz w:val="22"/>
                <w:szCs w:val="22"/>
              </w:rPr>
            </w:pPr>
            <w:r>
              <w:rPr>
                <w:rFonts w:asciiTheme="minorHAnsi" w:hAnsiTheme="minorHAnsi" w:cstheme="minorHAnsi"/>
                <w:sz w:val="22"/>
                <w:szCs w:val="22"/>
              </w:rPr>
              <w:t>The Implied Consent for Participants specifies “I agree that I may be quoted using a pseudonym.” As such, participants will be made aware in both the ISP and in the Implied Consent that their responses may be quoted. Given the fully anonymous nature of this study, all quote</w:t>
            </w:r>
            <w:r w:rsidR="002D3038">
              <w:rPr>
                <w:rFonts w:asciiTheme="minorHAnsi" w:hAnsiTheme="minorHAnsi" w:cstheme="minorHAnsi"/>
                <w:sz w:val="22"/>
                <w:szCs w:val="22"/>
              </w:rPr>
              <w:t xml:space="preserve">s will be anonymous and any potentially identifying information in them will be removed before they are published or presented. </w:t>
            </w:r>
            <w:r w:rsidR="00A928AD">
              <w:rPr>
                <w:rFonts w:asciiTheme="minorHAnsi" w:hAnsiTheme="minorHAnsi" w:cstheme="minorHAnsi"/>
                <w:sz w:val="22"/>
                <w:szCs w:val="22"/>
              </w:rPr>
              <w:t xml:space="preserve">They will also be able to progress the survey without answering the open-ended questions should they wish. </w:t>
            </w:r>
          </w:p>
          <w:p w14:paraId="2BCCC01A" w14:textId="77777777" w:rsidR="001C7EBD" w:rsidRPr="00D46E05" w:rsidRDefault="001C7EBD" w:rsidP="00920176">
            <w:pPr>
              <w:rPr>
                <w:rFonts w:asciiTheme="minorHAnsi" w:hAnsiTheme="minorHAnsi" w:cstheme="minorHAnsi"/>
                <w:sz w:val="22"/>
                <w:szCs w:val="22"/>
              </w:rPr>
            </w:pPr>
          </w:p>
          <w:p w14:paraId="68F26EB9" w14:textId="3D1520E6" w:rsidR="001C7EBD" w:rsidRPr="00D46E05" w:rsidRDefault="001C7EBD" w:rsidP="00001DEA">
            <w:pPr>
              <w:rPr>
                <w:rFonts w:asciiTheme="minorHAnsi" w:hAnsiTheme="minorHAnsi" w:cstheme="minorHAnsi"/>
                <w:sz w:val="22"/>
                <w:szCs w:val="22"/>
              </w:rPr>
            </w:pPr>
            <w:r w:rsidRPr="00495D82">
              <w:rPr>
                <w:rFonts w:asciiTheme="minorHAnsi" w:hAnsiTheme="minorHAnsi" w:cstheme="minorHAnsi"/>
                <w:b/>
                <w:sz w:val="22"/>
                <w:szCs w:val="22"/>
              </w:rPr>
              <w:t>Question [</w:t>
            </w:r>
            <w:r w:rsidR="0009447F" w:rsidRPr="00495D82">
              <w:rPr>
                <w:rFonts w:asciiTheme="minorHAnsi" w:hAnsiTheme="minorHAnsi" w:cstheme="minorHAnsi"/>
                <w:b/>
                <w:sz w:val="22"/>
                <w:szCs w:val="22"/>
              </w:rPr>
              <w:t>D9b</w:t>
            </w:r>
            <w:r w:rsidRPr="00495D82">
              <w:rPr>
                <w:rFonts w:asciiTheme="minorHAnsi" w:hAnsiTheme="minorHAnsi" w:cstheme="minorHAnsi"/>
                <w:b/>
                <w:sz w:val="22"/>
                <w:szCs w:val="22"/>
              </w:rPr>
              <w:t>]:</w:t>
            </w:r>
          </w:p>
          <w:p w14:paraId="378EA1C6" w14:textId="77777777" w:rsidR="001C7EBD" w:rsidRPr="00D46E05" w:rsidRDefault="001C7EBD" w:rsidP="00C2686E">
            <w:pPr>
              <w:pStyle w:val="CommentText"/>
              <w:autoSpaceDE/>
              <w:autoSpaceDN/>
              <w:rPr>
                <w:rFonts w:asciiTheme="minorHAnsi" w:hAnsiTheme="minorHAnsi" w:cstheme="minorHAnsi"/>
                <w:sz w:val="22"/>
                <w:szCs w:val="22"/>
                <w:lang w:val="en-AU"/>
              </w:rPr>
            </w:pPr>
          </w:p>
          <w:p w14:paraId="75E0F85A" w14:textId="3C3A11F3" w:rsidR="001C7EBD" w:rsidRPr="00D46E05" w:rsidRDefault="00495D82" w:rsidP="008E34C4">
            <w:pPr>
              <w:rPr>
                <w:rFonts w:asciiTheme="minorHAnsi" w:hAnsiTheme="minorHAnsi" w:cstheme="minorHAnsi"/>
                <w:sz w:val="22"/>
                <w:szCs w:val="22"/>
              </w:rPr>
            </w:pPr>
            <w:r>
              <w:rPr>
                <w:rFonts w:asciiTheme="minorHAnsi" w:hAnsiTheme="minorHAnsi" w:cstheme="minorHAnsi"/>
                <w:sz w:val="22"/>
                <w:szCs w:val="22"/>
              </w:rPr>
              <w:t xml:space="preserve">In recognition that asking about </w:t>
            </w:r>
            <w:r w:rsidR="00E27510">
              <w:rPr>
                <w:rFonts w:asciiTheme="minorHAnsi" w:hAnsiTheme="minorHAnsi" w:cstheme="minorHAnsi"/>
                <w:sz w:val="22"/>
                <w:szCs w:val="22"/>
              </w:rPr>
              <w:t xml:space="preserve">a person’s mental health may be somewhat upsetting for some people, participants will be reminded that they can withdraw their participation at any time for any reason. The survey will end with </w:t>
            </w:r>
            <w:r w:rsidR="000B305E">
              <w:rPr>
                <w:rFonts w:asciiTheme="minorHAnsi" w:hAnsiTheme="minorHAnsi" w:cstheme="minorHAnsi"/>
                <w:sz w:val="22"/>
                <w:szCs w:val="22"/>
              </w:rPr>
              <w:t xml:space="preserve">a reminder to contact local mental health and support services if they are feeling distressed (the number for Lifeline will be provided for Australian participants). </w:t>
            </w:r>
          </w:p>
          <w:p w14:paraId="52A48337" w14:textId="77777777" w:rsidR="001C7EBD" w:rsidRPr="00D46E05" w:rsidRDefault="001C7EBD" w:rsidP="00920176">
            <w:pPr>
              <w:rPr>
                <w:rFonts w:asciiTheme="minorHAnsi" w:hAnsiTheme="minorHAnsi" w:cstheme="minorHAnsi"/>
                <w:sz w:val="22"/>
                <w:szCs w:val="22"/>
              </w:rPr>
            </w:pPr>
          </w:p>
        </w:tc>
      </w:tr>
    </w:tbl>
    <w:p w14:paraId="27AE8523" w14:textId="77777777" w:rsidR="00085ED3" w:rsidRPr="00D46E05" w:rsidRDefault="00085ED3" w:rsidP="00085ED3">
      <w:pPr>
        <w:rPr>
          <w:rFonts w:asciiTheme="minorHAnsi" w:hAnsiTheme="minorHAnsi" w:cstheme="minorHAnsi"/>
          <w:b/>
          <w:color w:val="000000"/>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3"/>
        <w:gridCol w:w="8995"/>
      </w:tblGrid>
      <w:tr w:rsidR="000B14D8" w:rsidRPr="00D46E05" w14:paraId="6BA39129" w14:textId="77777777" w:rsidTr="006873CA">
        <w:trPr>
          <w:trHeight w:val="654"/>
        </w:trPr>
        <w:tc>
          <w:tcPr>
            <w:tcW w:w="634" w:type="dxa"/>
            <w:vAlign w:val="center"/>
          </w:tcPr>
          <w:p w14:paraId="6D364E21" w14:textId="77777777" w:rsidR="000B14D8" w:rsidRPr="00D46E05" w:rsidRDefault="00E9152D" w:rsidP="00D06E38">
            <w:pPr>
              <w:rPr>
                <w:rFonts w:asciiTheme="minorHAnsi" w:hAnsiTheme="minorHAnsi" w:cstheme="minorHAnsi"/>
                <w:b/>
                <w:color w:val="FF0000"/>
                <w:sz w:val="22"/>
                <w:szCs w:val="22"/>
              </w:rPr>
            </w:pPr>
            <w:bookmarkStart w:id="47" w:name="D18"/>
            <w:r w:rsidRPr="00D46E05">
              <w:rPr>
                <w:rFonts w:asciiTheme="minorHAnsi" w:hAnsiTheme="minorHAnsi" w:cstheme="minorHAnsi"/>
                <w:b/>
                <w:color w:val="FF0000"/>
                <w:sz w:val="22"/>
                <w:szCs w:val="22"/>
              </w:rPr>
              <w:lastRenderedPageBreak/>
              <w:t>D</w:t>
            </w:r>
            <w:r w:rsidR="00E72AB4" w:rsidRPr="00D46E05">
              <w:rPr>
                <w:rFonts w:asciiTheme="minorHAnsi" w:hAnsiTheme="minorHAnsi" w:cstheme="minorHAnsi"/>
                <w:b/>
                <w:color w:val="FF0000"/>
                <w:sz w:val="22"/>
                <w:szCs w:val="22"/>
              </w:rPr>
              <w:t>1</w:t>
            </w:r>
            <w:r w:rsidR="00F6166C" w:rsidRPr="00D46E05">
              <w:rPr>
                <w:rFonts w:asciiTheme="minorHAnsi" w:hAnsiTheme="minorHAnsi" w:cstheme="minorHAnsi"/>
                <w:b/>
                <w:color w:val="FF0000"/>
                <w:sz w:val="22"/>
                <w:szCs w:val="22"/>
              </w:rPr>
              <w:t>8</w:t>
            </w:r>
          </w:p>
          <w:bookmarkEnd w:id="47"/>
          <w:p w14:paraId="57602D97" w14:textId="77777777" w:rsidR="000B14D8" w:rsidRPr="00D46E05" w:rsidRDefault="000B14D8" w:rsidP="00D06E38">
            <w:pPr>
              <w:rPr>
                <w:rFonts w:asciiTheme="minorHAnsi" w:hAnsiTheme="minorHAnsi" w:cstheme="minorHAnsi"/>
                <w:sz w:val="22"/>
                <w:szCs w:val="22"/>
              </w:rPr>
            </w:pPr>
          </w:p>
        </w:tc>
        <w:tc>
          <w:tcPr>
            <w:tcW w:w="9205" w:type="dxa"/>
            <w:vAlign w:val="center"/>
          </w:tcPr>
          <w:p w14:paraId="1FC1DF63" w14:textId="77777777" w:rsidR="000B14D8" w:rsidRPr="00D46E05" w:rsidRDefault="000B14D8" w:rsidP="00D06E38">
            <w:pPr>
              <w:rPr>
                <w:rFonts w:asciiTheme="minorHAnsi" w:hAnsiTheme="minorHAnsi" w:cstheme="minorHAnsi"/>
                <w:b/>
                <w:bCs/>
                <w:color w:val="FF0000"/>
                <w:sz w:val="22"/>
                <w:szCs w:val="22"/>
              </w:rPr>
            </w:pPr>
            <w:r w:rsidRPr="00D46E05">
              <w:rPr>
                <w:rFonts w:asciiTheme="minorHAnsi" w:hAnsiTheme="minorHAnsi" w:cstheme="minorHAnsi"/>
                <w:b/>
                <w:bCs/>
                <w:color w:val="FF0000"/>
                <w:sz w:val="22"/>
                <w:szCs w:val="22"/>
              </w:rPr>
              <w:t xml:space="preserve">If you have completed questions in Part </w:t>
            </w:r>
            <w:r w:rsidR="005C431F" w:rsidRPr="00D46E05">
              <w:rPr>
                <w:rFonts w:asciiTheme="minorHAnsi" w:hAnsiTheme="minorHAnsi" w:cstheme="minorHAnsi"/>
                <w:b/>
                <w:bCs/>
                <w:color w:val="FF0000"/>
                <w:sz w:val="22"/>
                <w:szCs w:val="22"/>
              </w:rPr>
              <w:t>D but were not advised that an E</w:t>
            </w:r>
            <w:r w:rsidRPr="00D46E05">
              <w:rPr>
                <w:rFonts w:asciiTheme="minorHAnsi" w:hAnsiTheme="minorHAnsi" w:cstheme="minorHAnsi"/>
                <w:b/>
                <w:bCs/>
                <w:color w:val="FF0000"/>
                <w:sz w:val="22"/>
                <w:szCs w:val="22"/>
              </w:rPr>
              <w:t>3 application was required then your project appears t</w:t>
            </w:r>
            <w:r w:rsidR="005C431F" w:rsidRPr="00D46E05">
              <w:rPr>
                <w:rFonts w:asciiTheme="minorHAnsi" w:hAnsiTheme="minorHAnsi" w:cstheme="minorHAnsi"/>
                <w:b/>
                <w:bCs/>
                <w:color w:val="FF0000"/>
                <w:sz w:val="22"/>
                <w:szCs w:val="22"/>
              </w:rPr>
              <w:t>o qualify for Expedited Review E</w:t>
            </w:r>
            <w:r w:rsidRPr="00D46E05">
              <w:rPr>
                <w:rFonts w:asciiTheme="minorHAnsi" w:hAnsiTheme="minorHAnsi" w:cstheme="minorHAnsi"/>
                <w:b/>
                <w:bCs/>
                <w:color w:val="FF0000"/>
                <w:sz w:val="22"/>
                <w:szCs w:val="22"/>
              </w:rPr>
              <w:t xml:space="preserve">2.  Proceed to </w:t>
            </w:r>
            <w:hyperlink w:anchor="PartE" w:history="1">
              <w:r w:rsidR="00427BF8" w:rsidRPr="00D46E05">
                <w:rPr>
                  <w:rStyle w:val="Hyperlink"/>
                  <w:rFonts w:asciiTheme="minorHAnsi" w:hAnsiTheme="minorHAnsi" w:cstheme="minorHAnsi"/>
                  <w:b/>
                  <w:bCs/>
                  <w:sz w:val="22"/>
                  <w:szCs w:val="22"/>
                  <w:u w:val="none"/>
                </w:rPr>
                <w:t>Part E</w:t>
              </w:r>
            </w:hyperlink>
            <w:r w:rsidRPr="00D46E05">
              <w:rPr>
                <w:rFonts w:asciiTheme="minorHAnsi" w:hAnsiTheme="minorHAnsi" w:cstheme="minorHAnsi"/>
                <w:b/>
                <w:bCs/>
                <w:color w:val="FF0000"/>
                <w:sz w:val="22"/>
                <w:szCs w:val="22"/>
              </w:rPr>
              <w:t>.</w:t>
            </w:r>
          </w:p>
        </w:tc>
      </w:tr>
    </w:tbl>
    <w:p w14:paraId="7D04B492" w14:textId="77777777" w:rsidR="00085ED3" w:rsidRPr="00D46E05" w:rsidRDefault="00085ED3">
      <w:pPr>
        <w:rPr>
          <w:rFonts w:asciiTheme="minorHAnsi" w:hAnsiTheme="minorHAnsi" w:cstheme="minorHAns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2"/>
        <w:gridCol w:w="8996"/>
      </w:tblGrid>
      <w:tr w:rsidR="00136576" w:rsidRPr="00D46E05" w14:paraId="077326D2" w14:textId="77777777" w:rsidTr="006873CA">
        <w:trPr>
          <w:trHeight w:val="766"/>
        </w:trPr>
        <w:tc>
          <w:tcPr>
            <w:tcW w:w="634" w:type="dxa"/>
            <w:vAlign w:val="center"/>
          </w:tcPr>
          <w:p w14:paraId="38904DC9" w14:textId="77777777" w:rsidR="00051E94" w:rsidRPr="00D46E05" w:rsidRDefault="00E9152D" w:rsidP="00D06E38">
            <w:pPr>
              <w:rPr>
                <w:rFonts w:asciiTheme="minorHAnsi" w:hAnsiTheme="minorHAnsi" w:cstheme="minorHAnsi"/>
                <w:b/>
                <w:color w:val="FF0000"/>
                <w:sz w:val="22"/>
                <w:szCs w:val="22"/>
              </w:rPr>
            </w:pPr>
            <w:bookmarkStart w:id="48" w:name="D19"/>
            <w:r w:rsidRPr="00D46E05">
              <w:rPr>
                <w:rFonts w:asciiTheme="minorHAnsi" w:hAnsiTheme="minorHAnsi" w:cstheme="minorHAnsi"/>
                <w:b/>
                <w:color w:val="FF0000"/>
                <w:sz w:val="22"/>
                <w:szCs w:val="22"/>
              </w:rPr>
              <w:t>D</w:t>
            </w:r>
            <w:r w:rsidR="00E72AB4" w:rsidRPr="00D46E05">
              <w:rPr>
                <w:rFonts w:asciiTheme="minorHAnsi" w:hAnsiTheme="minorHAnsi" w:cstheme="minorHAnsi"/>
                <w:b/>
                <w:color w:val="FF0000"/>
                <w:sz w:val="22"/>
                <w:szCs w:val="22"/>
              </w:rPr>
              <w:t>1</w:t>
            </w:r>
            <w:r w:rsidR="00F6166C" w:rsidRPr="00D46E05">
              <w:rPr>
                <w:rFonts w:asciiTheme="minorHAnsi" w:hAnsiTheme="minorHAnsi" w:cstheme="minorHAnsi"/>
                <w:b/>
                <w:color w:val="FF0000"/>
                <w:sz w:val="22"/>
                <w:szCs w:val="22"/>
              </w:rPr>
              <w:t>9</w:t>
            </w:r>
          </w:p>
          <w:bookmarkEnd w:id="48"/>
          <w:p w14:paraId="1304DE88" w14:textId="77777777" w:rsidR="00051E94" w:rsidRPr="00D46E05" w:rsidRDefault="00051E94" w:rsidP="00D06E38">
            <w:pPr>
              <w:rPr>
                <w:rFonts w:asciiTheme="minorHAnsi" w:hAnsiTheme="minorHAnsi" w:cstheme="minorHAnsi"/>
                <w:color w:val="FF0000"/>
                <w:sz w:val="22"/>
                <w:szCs w:val="22"/>
              </w:rPr>
            </w:pPr>
          </w:p>
        </w:tc>
        <w:tc>
          <w:tcPr>
            <w:tcW w:w="9205" w:type="dxa"/>
            <w:vAlign w:val="center"/>
          </w:tcPr>
          <w:p w14:paraId="3CD9B7F6" w14:textId="77777777" w:rsidR="00136576" w:rsidRPr="00D46E05" w:rsidRDefault="00136576" w:rsidP="00B3509B">
            <w:pPr>
              <w:pStyle w:val="BlockText"/>
              <w:ind w:left="0"/>
              <w:jc w:val="left"/>
              <w:rPr>
                <w:rFonts w:asciiTheme="minorHAnsi" w:hAnsiTheme="minorHAnsi" w:cstheme="minorHAnsi"/>
                <w:b w:val="0"/>
                <w:bCs w:val="0"/>
                <w:color w:val="FF0000"/>
                <w:sz w:val="22"/>
                <w:szCs w:val="22"/>
                <w:lang w:val="en-AU"/>
              </w:rPr>
            </w:pPr>
            <w:r w:rsidRPr="00D46E05">
              <w:rPr>
                <w:rFonts w:asciiTheme="minorHAnsi" w:hAnsiTheme="minorHAnsi" w:cstheme="minorHAnsi"/>
                <w:color w:val="FF0000"/>
                <w:sz w:val="22"/>
                <w:szCs w:val="22"/>
              </w:rPr>
              <w:t>Your project require</w:t>
            </w:r>
            <w:r w:rsidR="00313AD2" w:rsidRPr="00D46E05">
              <w:rPr>
                <w:rFonts w:asciiTheme="minorHAnsi" w:hAnsiTheme="minorHAnsi" w:cstheme="minorHAnsi"/>
                <w:color w:val="FF0000"/>
                <w:sz w:val="22"/>
                <w:szCs w:val="22"/>
              </w:rPr>
              <w:t>s</w:t>
            </w:r>
            <w:r w:rsidRPr="00D46E05">
              <w:rPr>
                <w:rFonts w:asciiTheme="minorHAnsi" w:hAnsiTheme="minorHAnsi" w:cstheme="minorHAnsi"/>
                <w:color w:val="FF0000"/>
                <w:sz w:val="22"/>
                <w:szCs w:val="22"/>
              </w:rPr>
              <w:t xml:space="preserve"> full </w:t>
            </w:r>
            <w:r w:rsidR="005C431F" w:rsidRPr="00D46E05">
              <w:rPr>
                <w:rFonts w:asciiTheme="minorHAnsi" w:hAnsiTheme="minorHAnsi" w:cstheme="minorHAnsi"/>
                <w:color w:val="FF0000"/>
                <w:sz w:val="22"/>
                <w:szCs w:val="22"/>
              </w:rPr>
              <w:t>E</w:t>
            </w:r>
            <w:r w:rsidR="00313AD2" w:rsidRPr="00D46E05">
              <w:rPr>
                <w:rFonts w:asciiTheme="minorHAnsi" w:hAnsiTheme="minorHAnsi" w:cstheme="minorHAnsi"/>
                <w:color w:val="FF0000"/>
                <w:sz w:val="22"/>
                <w:szCs w:val="22"/>
              </w:rPr>
              <w:t xml:space="preserve">3 </w:t>
            </w:r>
            <w:r w:rsidRPr="00D46E05">
              <w:rPr>
                <w:rFonts w:asciiTheme="minorHAnsi" w:hAnsiTheme="minorHAnsi" w:cstheme="minorHAnsi"/>
                <w:color w:val="FF0000"/>
                <w:sz w:val="22"/>
                <w:szCs w:val="22"/>
              </w:rPr>
              <w:t xml:space="preserve">ethical review.  You should </w:t>
            </w:r>
            <w:r w:rsidR="00313AD2" w:rsidRPr="00D46E05">
              <w:rPr>
                <w:rFonts w:asciiTheme="minorHAnsi" w:hAnsiTheme="minorHAnsi" w:cstheme="minorHAnsi"/>
                <w:color w:val="FF0000"/>
                <w:sz w:val="22"/>
                <w:szCs w:val="22"/>
              </w:rPr>
              <w:t xml:space="preserve">stop </w:t>
            </w:r>
            <w:r w:rsidRPr="00D46E05">
              <w:rPr>
                <w:rFonts w:asciiTheme="minorHAnsi" w:hAnsiTheme="minorHAnsi" w:cstheme="minorHAnsi"/>
                <w:color w:val="FF0000"/>
                <w:sz w:val="22"/>
                <w:szCs w:val="22"/>
              </w:rPr>
              <w:t xml:space="preserve">completing </w:t>
            </w:r>
            <w:r w:rsidR="00313AD2" w:rsidRPr="00D46E05">
              <w:rPr>
                <w:rFonts w:asciiTheme="minorHAnsi" w:hAnsiTheme="minorHAnsi" w:cstheme="minorHAnsi"/>
                <w:color w:val="FF0000"/>
                <w:sz w:val="22"/>
                <w:szCs w:val="22"/>
              </w:rPr>
              <w:t xml:space="preserve">this </w:t>
            </w:r>
            <w:r w:rsidR="004335D1" w:rsidRPr="00D46E05">
              <w:rPr>
                <w:rFonts w:asciiTheme="minorHAnsi" w:hAnsiTheme="minorHAnsi" w:cstheme="minorHAnsi"/>
                <w:color w:val="FF0000"/>
                <w:sz w:val="22"/>
                <w:szCs w:val="22"/>
              </w:rPr>
              <w:t>form and</w:t>
            </w:r>
            <w:r w:rsidR="00313AD2" w:rsidRPr="00D46E05">
              <w:rPr>
                <w:rFonts w:asciiTheme="minorHAnsi" w:hAnsiTheme="minorHAnsi" w:cstheme="minorHAnsi"/>
                <w:color w:val="FF0000"/>
                <w:sz w:val="22"/>
                <w:szCs w:val="22"/>
              </w:rPr>
              <w:t xml:space="preserve"> go to the </w:t>
            </w:r>
            <w:hyperlink r:id="rId19" w:history="1">
              <w:r w:rsidR="00B3509B" w:rsidRPr="00D46E05">
                <w:rPr>
                  <w:rStyle w:val="Hyperlink"/>
                  <w:rFonts w:asciiTheme="minorHAnsi" w:hAnsiTheme="minorHAnsi" w:cstheme="minorHAnsi"/>
                  <w:bCs w:val="0"/>
                  <w:sz w:val="22"/>
                  <w:szCs w:val="22"/>
                  <w:lang w:val="en-AU"/>
                </w:rPr>
                <w:t>HREA</w:t>
              </w:r>
            </w:hyperlink>
            <w:r w:rsidR="00313AD2" w:rsidRPr="00D46E05">
              <w:rPr>
                <w:rFonts w:asciiTheme="minorHAnsi" w:hAnsiTheme="minorHAnsi" w:cstheme="minorHAnsi"/>
                <w:color w:val="FF0000"/>
                <w:sz w:val="22"/>
                <w:szCs w:val="22"/>
              </w:rPr>
              <w:t xml:space="preserve"> (</w:t>
            </w:r>
            <w:r w:rsidR="00B3509B" w:rsidRPr="00D46E05">
              <w:rPr>
                <w:rFonts w:asciiTheme="minorHAnsi" w:hAnsiTheme="minorHAnsi" w:cstheme="minorHAnsi"/>
                <w:color w:val="FF0000"/>
                <w:sz w:val="22"/>
                <w:szCs w:val="22"/>
              </w:rPr>
              <w:t>Human Research Ethics Application</w:t>
            </w:r>
            <w:r w:rsidR="00313AD2" w:rsidRPr="00D46E05">
              <w:rPr>
                <w:rFonts w:asciiTheme="minorHAnsi" w:hAnsiTheme="minorHAnsi" w:cstheme="minorHAnsi"/>
                <w:color w:val="FF0000"/>
                <w:sz w:val="22"/>
                <w:szCs w:val="22"/>
              </w:rPr>
              <w:t>)</w:t>
            </w:r>
            <w:r w:rsidR="00D06E38" w:rsidRPr="00D46E05">
              <w:rPr>
                <w:rFonts w:asciiTheme="minorHAnsi" w:hAnsiTheme="minorHAnsi" w:cstheme="minorHAnsi"/>
                <w:color w:val="FF0000"/>
                <w:sz w:val="22"/>
                <w:szCs w:val="22"/>
              </w:rPr>
              <w:t>.</w:t>
            </w:r>
            <w:r w:rsidR="00313AD2" w:rsidRPr="00D46E05">
              <w:rPr>
                <w:rFonts w:asciiTheme="minorHAnsi" w:hAnsiTheme="minorHAnsi" w:cstheme="minorHAnsi"/>
                <w:color w:val="FF0000"/>
                <w:sz w:val="22"/>
                <w:szCs w:val="22"/>
              </w:rPr>
              <w:t xml:space="preserve"> </w:t>
            </w:r>
          </w:p>
        </w:tc>
      </w:tr>
    </w:tbl>
    <w:p w14:paraId="67A50095" w14:textId="77777777" w:rsidR="00630E2C" w:rsidRPr="00D46E05" w:rsidRDefault="00630E2C">
      <w:pPr>
        <w:rPr>
          <w:rFonts w:asciiTheme="minorHAnsi" w:hAnsiTheme="minorHAnsi" w:cstheme="minorHAnsi"/>
          <w:sz w:val="22"/>
          <w:szCs w:val="22"/>
        </w:rPr>
      </w:pPr>
    </w:p>
    <w:p w14:paraId="40143A1B" w14:textId="77777777" w:rsidR="00453A7A" w:rsidRPr="00D46E05" w:rsidRDefault="00453A7A">
      <w:pPr>
        <w:rPr>
          <w:rFonts w:asciiTheme="minorHAnsi" w:hAnsiTheme="minorHAnsi" w:cstheme="minorHAnsi"/>
          <w:sz w:val="22"/>
          <w:szCs w:val="22"/>
        </w:rPr>
      </w:pPr>
    </w:p>
    <w:p w14:paraId="6305FFD0" w14:textId="77777777" w:rsidR="005174D0" w:rsidRPr="00D46E05" w:rsidRDefault="006A678D">
      <w:pPr>
        <w:pStyle w:val="Heading4"/>
        <w:rPr>
          <w:rFonts w:asciiTheme="minorHAnsi" w:hAnsiTheme="minorHAnsi" w:cstheme="minorHAnsi"/>
          <w:sz w:val="22"/>
          <w:szCs w:val="22"/>
        </w:rPr>
      </w:pPr>
      <w:bookmarkStart w:id="49" w:name="_PART_E_–"/>
      <w:bookmarkStart w:id="50" w:name="PartE"/>
      <w:bookmarkEnd w:id="49"/>
      <w:r w:rsidRPr="00D46E05">
        <w:rPr>
          <w:rFonts w:asciiTheme="minorHAnsi" w:hAnsiTheme="minorHAnsi" w:cstheme="minorHAnsi"/>
          <w:sz w:val="22"/>
          <w:szCs w:val="22"/>
        </w:rPr>
        <w:br w:type="page"/>
      </w:r>
      <w:r w:rsidR="005174D0" w:rsidRPr="00D46E05">
        <w:rPr>
          <w:rFonts w:asciiTheme="minorHAnsi" w:hAnsiTheme="minorHAnsi" w:cstheme="minorHAnsi"/>
          <w:sz w:val="22"/>
          <w:szCs w:val="22"/>
        </w:rPr>
        <w:lastRenderedPageBreak/>
        <w:t xml:space="preserve">PART E </w:t>
      </w:r>
      <w:bookmarkEnd w:id="50"/>
      <w:r w:rsidR="005174D0" w:rsidRPr="00D46E05">
        <w:rPr>
          <w:rFonts w:asciiTheme="minorHAnsi" w:hAnsiTheme="minorHAnsi" w:cstheme="minorHAnsi"/>
          <w:sz w:val="22"/>
          <w:szCs w:val="22"/>
        </w:rPr>
        <w:t>– PROJECT DETAILS</w:t>
      </w:r>
      <w:r w:rsidR="00A55F79" w:rsidRPr="00D46E05">
        <w:rPr>
          <w:rFonts w:asciiTheme="minorHAnsi" w:hAnsiTheme="minorHAnsi" w:cstheme="minorHAnsi"/>
          <w:sz w:val="22"/>
          <w:szCs w:val="22"/>
        </w:rPr>
        <w:t xml:space="preserve"> – Answer all questions</w:t>
      </w:r>
    </w:p>
    <w:p w14:paraId="7833BEE0" w14:textId="77777777" w:rsidR="004549A6" w:rsidRPr="00D46E05" w:rsidRDefault="004549A6" w:rsidP="001C197A">
      <w:pPr>
        <w:rPr>
          <w:rFonts w:asciiTheme="minorHAnsi" w:hAnsiTheme="minorHAnsi" w:cstheme="minorHAnsi"/>
          <w:sz w:val="22"/>
          <w:szCs w:val="22"/>
        </w:rPr>
      </w:pPr>
    </w:p>
    <w:p w14:paraId="742EA24A" w14:textId="77777777" w:rsidR="00651B58" w:rsidRPr="00D46E05" w:rsidRDefault="00651B58" w:rsidP="001C197A">
      <w:pPr>
        <w:rPr>
          <w:rFonts w:asciiTheme="minorHAnsi" w:hAnsiTheme="minorHAnsi" w:cstheme="minorHAnsi"/>
          <w:sz w:val="22"/>
          <w:szCs w:val="22"/>
        </w:rPr>
      </w:pPr>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99FF"/>
        <w:tblLook w:val="01E0" w:firstRow="1" w:lastRow="1" w:firstColumn="1" w:lastColumn="1" w:noHBand="0" w:noVBand="0"/>
      </w:tblPr>
      <w:tblGrid>
        <w:gridCol w:w="623"/>
        <w:gridCol w:w="9385"/>
      </w:tblGrid>
      <w:tr w:rsidR="001C197A" w:rsidRPr="00D46E05" w14:paraId="77F9522E" w14:textId="77777777" w:rsidTr="00DB2173">
        <w:tc>
          <w:tcPr>
            <w:tcW w:w="623" w:type="dxa"/>
            <w:tcBorders>
              <w:top w:val="single" w:sz="4" w:space="0" w:color="auto"/>
              <w:left w:val="single" w:sz="4" w:space="0" w:color="auto"/>
              <w:bottom w:val="single" w:sz="4" w:space="0" w:color="auto"/>
              <w:right w:val="single" w:sz="4" w:space="0" w:color="auto"/>
            </w:tcBorders>
            <w:shd w:val="clear" w:color="auto" w:fill="C6D9F1"/>
          </w:tcPr>
          <w:p w14:paraId="3C14E7F2" w14:textId="77777777" w:rsidR="001C197A" w:rsidRPr="00D46E05" w:rsidRDefault="00373183" w:rsidP="00AA13D8">
            <w:pPr>
              <w:spacing w:before="120"/>
              <w:rPr>
                <w:rFonts w:asciiTheme="minorHAnsi" w:hAnsiTheme="minorHAnsi" w:cstheme="minorHAnsi"/>
                <w:b/>
                <w:sz w:val="22"/>
                <w:szCs w:val="22"/>
              </w:rPr>
            </w:pPr>
            <w:r w:rsidRPr="00D46E05">
              <w:rPr>
                <w:rFonts w:asciiTheme="minorHAnsi" w:hAnsiTheme="minorHAnsi" w:cstheme="minorHAnsi"/>
                <w:b/>
                <w:sz w:val="22"/>
                <w:szCs w:val="22"/>
              </w:rPr>
              <w:t>E</w:t>
            </w:r>
            <w:r w:rsidR="00533BF0" w:rsidRPr="00D46E05">
              <w:rPr>
                <w:rFonts w:asciiTheme="minorHAnsi" w:hAnsiTheme="minorHAnsi" w:cstheme="minorHAnsi"/>
                <w:b/>
                <w:sz w:val="22"/>
                <w:szCs w:val="22"/>
              </w:rPr>
              <w:t>1</w:t>
            </w:r>
          </w:p>
        </w:tc>
        <w:tc>
          <w:tcPr>
            <w:tcW w:w="9385" w:type="dxa"/>
            <w:tcBorders>
              <w:top w:val="single" w:sz="4" w:space="0" w:color="auto"/>
              <w:left w:val="single" w:sz="4" w:space="0" w:color="auto"/>
              <w:bottom w:val="single" w:sz="4" w:space="0" w:color="auto"/>
              <w:right w:val="single" w:sz="4" w:space="0" w:color="auto"/>
            </w:tcBorders>
            <w:shd w:val="clear" w:color="auto" w:fill="C6D9F1"/>
          </w:tcPr>
          <w:p w14:paraId="0912FA85" w14:textId="77777777" w:rsidR="001C197A" w:rsidRPr="00D46E05" w:rsidRDefault="00602F49" w:rsidP="00AA13D8">
            <w:pPr>
              <w:spacing w:before="120"/>
              <w:jc w:val="both"/>
              <w:rPr>
                <w:rFonts w:asciiTheme="minorHAnsi" w:hAnsiTheme="minorHAnsi" w:cstheme="minorHAnsi"/>
                <w:bCs/>
                <w:color w:val="000000"/>
                <w:sz w:val="22"/>
                <w:szCs w:val="22"/>
              </w:rPr>
            </w:pPr>
            <w:r w:rsidRPr="00D46E05">
              <w:rPr>
                <w:rFonts w:asciiTheme="minorHAnsi" w:hAnsiTheme="minorHAnsi" w:cstheme="minorHAnsi"/>
                <w:b/>
                <w:bCs/>
                <w:sz w:val="22"/>
                <w:szCs w:val="22"/>
              </w:rPr>
              <w:t>Give a b</w:t>
            </w:r>
            <w:r w:rsidR="00373183" w:rsidRPr="00D46E05">
              <w:rPr>
                <w:rFonts w:asciiTheme="minorHAnsi" w:hAnsiTheme="minorHAnsi" w:cstheme="minorHAnsi"/>
                <w:b/>
                <w:bCs/>
                <w:sz w:val="22"/>
                <w:szCs w:val="22"/>
              </w:rPr>
              <w:t xml:space="preserve">rief </w:t>
            </w:r>
            <w:r w:rsidR="0051204E" w:rsidRPr="00D46E05">
              <w:rPr>
                <w:rFonts w:asciiTheme="minorHAnsi" w:hAnsiTheme="minorHAnsi" w:cstheme="minorHAnsi"/>
                <w:b/>
                <w:bCs/>
                <w:sz w:val="22"/>
                <w:szCs w:val="22"/>
              </w:rPr>
              <w:t>‘plain English’ description of</w:t>
            </w:r>
            <w:r w:rsidRPr="00D46E05">
              <w:rPr>
                <w:rFonts w:asciiTheme="minorHAnsi" w:hAnsiTheme="minorHAnsi" w:cstheme="minorHAnsi"/>
                <w:b/>
                <w:bCs/>
                <w:sz w:val="22"/>
                <w:szCs w:val="22"/>
              </w:rPr>
              <w:t xml:space="preserve"> the</w:t>
            </w:r>
            <w:r w:rsidR="0051204E" w:rsidRPr="00D46E05">
              <w:rPr>
                <w:rFonts w:asciiTheme="minorHAnsi" w:hAnsiTheme="minorHAnsi" w:cstheme="minorHAnsi"/>
                <w:b/>
                <w:bCs/>
                <w:sz w:val="22"/>
                <w:szCs w:val="22"/>
              </w:rPr>
              <w:t xml:space="preserve"> </w:t>
            </w:r>
            <w:r w:rsidR="00373183" w:rsidRPr="00D46E05">
              <w:rPr>
                <w:rFonts w:asciiTheme="minorHAnsi" w:hAnsiTheme="minorHAnsi" w:cstheme="minorHAnsi"/>
                <w:b/>
                <w:bCs/>
                <w:sz w:val="22"/>
                <w:szCs w:val="22"/>
              </w:rPr>
              <w:t>project</w:t>
            </w:r>
            <w:r w:rsidR="00373183" w:rsidRPr="00D46E05">
              <w:rPr>
                <w:rFonts w:asciiTheme="minorHAnsi" w:hAnsiTheme="minorHAnsi" w:cstheme="minorHAnsi"/>
                <w:b/>
                <w:bCs/>
                <w:color w:val="000000"/>
                <w:sz w:val="22"/>
                <w:szCs w:val="22"/>
              </w:rPr>
              <w:t xml:space="preserve"> </w:t>
            </w:r>
            <w:r w:rsidR="00060C70" w:rsidRPr="00D46E05">
              <w:rPr>
                <w:rFonts w:asciiTheme="minorHAnsi" w:hAnsiTheme="minorHAnsi" w:cstheme="minorHAnsi"/>
                <w:b/>
                <w:bCs/>
                <w:color w:val="000000"/>
                <w:sz w:val="22"/>
                <w:szCs w:val="22"/>
              </w:rPr>
              <w:t xml:space="preserve">  </w:t>
            </w:r>
          </w:p>
          <w:p w14:paraId="38217E5C" w14:textId="77777777" w:rsidR="00373183" w:rsidRPr="00D46E05" w:rsidRDefault="00373183" w:rsidP="00C34F74">
            <w:pPr>
              <w:rPr>
                <w:rFonts w:asciiTheme="minorHAnsi" w:hAnsiTheme="minorHAnsi" w:cstheme="minorHAnsi"/>
                <w:bCs/>
                <w:color w:val="000000"/>
                <w:sz w:val="22"/>
                <w:szCs w:val="22"/>
              </w:rPr>
            </w:pPr>
          </w:p>
        </w:tc>
      </w:tr>
    </w:tbl>
    <w:p w14:paraId="32D2A8D8" w14:textId="77777777" w:rsidR="00C34F74" w:rsidRPr="00D46E05" w:rsidRDefault="00222ACA" w:rsidP="00F50C27">
      <w:pPr>
        <w:ind w:left="720"/>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Expanding on Part B1, p</w:t>
      </w:r>
      <w:r w:rsidR="00C34F74" w:rsidRPr="00D46E05">
        <w:rPr>
          <w:rFonts w:asciiTheme="minorHAnsi" w:hAnsiTheme="minorHAnsi" w:cstheme="minorHAnsi"/>
          <w:vanish/>
          <w:color w:val="0000FF"/>
          <w:sz w:val="22"/>
          <w:szCs w:val="22"/>
        </w:rPr>
        <w:t xml:space="preserve">rovide a brief and simple description of your project.  The description </w:t>
      </w:r>
      <w:r w:rsidR="00C34F74" w:rsidRPr="00D46E05">
        <w:rPr>
          <w:rFonts w:asciiTheme="minorHAnsi" w:hAnsiTheme="minorHAnsi" w:cstheme="minorHAnsi"/>
          <w:vanish/>
          <w:color w:val="0000FF"/>
          <w:sz w:val="22"/>
          <w:szCs w:val="22"/>
          <w:u w:val="single"/>
        </w:rPr>
        <w:t>must be</w:t>
      </w:r>
      <w:r w:rsidR="00C34F74" w:rsidRPr="00D46E05">
        <w:rPr>
          <w:rFonts w:asciiTheme="minorHAnsi" w:hAnsiTheme="minorHAnsi" w:cstheme="minorHAnsi"/>
          <w:vanish/>
          <w:color w:val="0000FF"/>
          <w:sz w:val="22"/>
          <w:szCs w:val="22"/>
        </w:rPr>
        <w:t xml:space="preserve"> in plain English suitable for a lay person as the HREC has a wide representation of members. </w:t>
      </w:r>
    </w:p>
    <w:p w14:paraId="56A44327" w14:textId="77777777" w:rsidR="00222ACA" w:rsidRPr="00D46E05" w:rsidRDefault="00222ACA" w:rsidP="00AA708A">
      <w:pPr>
        <w:spacing w:before="80"/>
        <w:ind w:left="720"/>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 xml:space="preserve">Using the following headings:  </w:t>
      </w:r>
      <w:r w:rsidRPr="00D46E05">
        <w:rPr>
          <w:rFonts w:asciiTheme="minorHAnsi" w:hAnsiTheme="minorHAnsi" w:cstheme="minorHAnsi"/>
          <w:i/>
          <w:vanish/>
          <w:color w:val="0000FF"/>
          <w:sz w:val="22"/>
          <w:szCs w:val="22"/>
        </w:rPr>
        <w:t>Background</w:t>
      </w:r>
      <w:r w:rsidRPr="00D46E05">
        <w:rPr>
          <w:rFonts w:asciiTheme="minorHAnsi" w:hAnsiTheme="minorHAnsi" w:cstheme="minorHAnsi"/>
          <w:vanish/>
          <w:color w:val="0000FF"/>
          <w:sz w:val="22"/>
          <w:szCs w:val="22"/>
        </w:rPr>
        <w:t xml:space="preserve">;  </w:t>
      </w:r>
      <w:r w:rsidRPr="00D46E05">
        <w:rPr>
          <w:rFonts w:asciiTheme="minorHAnsi" w:hAnsiTheme="minorHAnsi" w:cstheme="minorHAnsi"/>
          <w:i/>
          <w:vanish/>
          <w:color w:val="0000FF"/>
          <w:sz w:val="22"/>
          <w:szCs w:val="22"/>
        </w:rPr>
        <w:t>Aims / hypotheses / questions</w:t>
      </w:r>
      <w:r w:rsidRPr="00D46E05">
        <w:rPr>
          <w:rFonts w:asciiTheme="minorHAnsi" w:hAnsiTheme="minorHAnsi" w:cstheme="minorHAnsi"/>
          <w:vanish/>
          <w:color w:val="0000FF"/>
          <w:sz w:val="22"/>
          <w:szCs w:val="22"/>
        </w:rPr>
        <w:t xml:space="preserve">;   </w:t>
      </w:r>
      <w:r w:rsidRPr="00D46E05">
        <w:rPr>
          <w:rFonts w:asciiTheme="minorHAnsi" w:hAnsiTheme="minorHAnsi" w:cstheme="minorHAnsi"/>
          <w:i/>
          <w:vanish/>
          <w:color w:val="0000FF"/>
          <w:sz w:val="22"/>
          <w:szCs w:val="22"/>
        </w:rPr>
        <w:t>Research design</w:t>
      </w:r>
      <w:r w:rsidRPr="00D46E05">
        <w:rPr>
          <w:rFonts w:asciiTheme="minorHAnsi" w:hAnsiTheme="minorHAnsi" w:cstheme="minorHAnsi"/>
          <w:vanish/>
          <w:color w:val="0000FF"/>
          <w:sz w:val="22"/>
          <w:szCs w:val="22"/>
        </w:rPr>
        <w:t xml:space="preserve">;  , and </w:t>
      </w:r>
      <w:r w:rsidRPr="00D46E05">
        <w:rPr>
          <w:rFonts w:asciiTheme="minorHAnsi" w:hAnsiTheme="minorHAnsi" w:cstheme="minorHAnsi"/>
          <w:i/>
          <w:vanish/>
          <w:color w:val="0000FF"/>
          <w:sz w:val="22"/>
          <w:szCs w:val="22"/>
        </w:rPr>
        <w:t>Potential value and significance of the research</w:t>
      </w:r>
      <w:r w:rsidRPr="00D46E05">
        <w:rPr>
          <w:rFonts w:asciiTheme="minorHAnsi" w:hAnsiTheme="minorHAnsi" w:cstheme="minorHAnsi"/>
          <w:vanish/>
          <w:color w:val="0000FF"/>
          <w:sz w:val="22"/>
          <w:szCs w:val="22"/>
        </w:rPr>
        <w:t xml:space="preserve">.  Include relevant references.  </w:t>
      </w:r>
    </w:p>
    <w:p w14:paraId="76B12374" w14:textId="77777777" w:rsidR="00C34F74" w:rsidRPr="00D46E05" w:rsidRDefault="00C34F74" w:rsidP="00C34F74">
      <w:pPr>
        <w:ind w:left="720" w:hanging="720"/>
        <w:rPr>
          <w:rFonts w:asciiTheme="minorHAnsi" w:hAnsiTheme="minorHAnsi" w:cstheme="minorHAnsi"/>
          <w:vanish/>
          <w:color w:val="0000FF"/>
          <w:sz w:val="22"/>
          <w:szCs w:val="22"/>
        </w:rPr>
      </w:pPr>
    </w:p>
    <w:tbl>
      <w:tblPr>
        <w:tblW w:w="9360" w:type="dxa"/>
        <w:tblInd w:w="648" w:type="dxa"/>
        <w:tblBorders>
          <w:left w:val="single" w:sz="4" w:space="0" w:color="auto"/>
          <w:bottom w:val="single" w:sz="4" w:space="0" w:color="auto"/>
          <w:right w:val="single" w:sz="4" w:space="0" w:color="auto"/>
          <w:insideH w:val="single" w:sz="4" w:space="0" w:color="auto"/>
          <w:insideV w:val="single" w:sz="4" w:space="0" w:color="auto"/>
        </w:tblBorders>
        <w:shd w:val="pct12" w:color="auto" w:fill="auto"/>
        <w:tblLook w:val="0000" w:firstRow="0" w:lastRow="0" w:firstColumn="0" w:lastColumn="0" w:noHBand="0" w:noVBand="0"/>
      </w:tblPr>
      <w:tblGrid>
        <w:gridCol w:w="1980"/>
        <w:gridCol w:w="7380"/>
      </w:tblGrid>
      <w:tr w:rsidR="002F7ADF" w:rsidRPr="00D46E05" w14:paraId="24CBDA7B" w14:textId="77777777" w:rsidTr="008B1C55">
        <w:tc>
          <w:tcPr>
            <w:tcW w:w="1980" w:type="dxa"/>
            <w:shd w:val="clear" w:color="auto" w:fill="CCC0D9"/>
          </w:tcPr>
          <w:p w14:paraId="04AA15C0" w14:textId="77777777" w:rsidR="002F7ADF" w:rsidRPr="00D46E05" w:rsidRDefault="002F7ADF" w:rsidP="00427BF8">
            <w:pPr>
              <w:rPr>
                <w:rFonts w:asciiTheme="minorHAnsi" w:hAnsiTheme="minorHAnsi" w:cstheme="minorHAnsi"/>
                <w:b/>
                <w:sz w:val="22"/>
                <w:szCs w:val="22"/>
              </w:rPr>
            </w:pPr>
            <w:r w:rsidRPr="00D46E05">
              <w:rPr>
                <w:rFonts w:asciiTheme="minorHAnsi" w:hAnsiTheme="minorHAnsi" w:cstheme="minorHAnsi"/>
                <w:b/>
                <w:sz w:val="22"/>
                <w:szCs w:val="22"/>
              </w:rPr>
              <w:t>Details</w:t>
            </w:r>
          </w:p>
          <w:p w14:paraId="0C111CED" w14:textId="77777777" w:rsidR="002F7ADF" w:rsidRPr="00D46E05" w:rsidRDefault="002F7ADF" w:rsidP="00427BF8">
            <w:pPr>
              <w:rPr>
                <w:rFonts w:asciiTheme="minorHAnsi" w:hAnsiTheme="minorHAnsi" w:cstheme="minorHAnsi"/>
                <w:color w:val="000000"/>
                <w:sz w:val="22"/>
                <w:szCs w:val="22"/>
              </w:rPr>
            </w:pPr>
            <w:r w:rsidRPr="00D46E05">
              <w:rPr>
                <w:rFonts w:asciiTheme="minorHAnsi" w:hAnsiTheme="minorHAnsi" w:cstheme="minorHAnsi"/>
                <w:b/>
                <w:sz w:val="22"/>
                <w:szCs w:val="22"/>
              </w:rPr>
              <w:t xml:space="preserve"> </w:t>
            </w:r>
            <w:r w:rsidR="00A73EE4" w:rsidRPr="00D46E05">
              <w:rPr>
                <w:rFonts w:asciiTheme="minorHAnsi" w:hAnsiTheme="minorHAnsi" w:cstheme="minorHAnsi"/>
                <w:sz w:val="22"/>
                <w:szCs w:val="22"/>
              </w:rPr>
              <w:t>(Max 5</w:t>
            </w:r>
            <w:r w:rsidRPr="00D46E05">
              <w:rPr>
                <w:rFonts w:asciiTheme="minorHAnsi" w:hAnsiTheme="minorHAnsi" w:cstheme="minorHAnsi"/>
                <w:sz w:val="22"/>
                <w:szCs w:val="22"/>
              </w:rPr>
              <w:t>00 words</w:t>
            </w:r>
            <w:r w:rsidR="00A73EE4" w:rsidRPr="00D46E05">
              <w:rPr>
                <w:rFonts w:asciiTheme="minorHAnsi" w:hAnsiTheme="minorHAnsi" w:cstheme="minorHAnsi"/>
                <w:sz w:val="22"/>
                <w:szCs w:val="22"/>
              </w:rPr>
              <w:t xml:space="preserve"> exclusive of references</w:t>
            </w:r>
            <w:r w:rsidRPr="00D46E05">
              <w:rPr>
                <w:rFonts w:asciiTheme="minorHAnsi" w:hAnsiTheme="minorHAnsi" w:cstheme="minorHAnsi"/>
                <w:sz w:val="22"/>
                <w:szCs w:val="22"/>
              </w:rPr>
              <w:t>)</w:t>
            </w:r>
          </w:p>
        </w:tc>
        <w:tc>
          <w:tcPr>
            <w:tcW w:w="7380" w:type="dxa"/>
          </w:tcPr>
          <w:p w14:paraId="2C0B6806" w14:textId="77777777" w:rsidR="002F7ADF" w:rsidRDefault="0091488B" w:rsidP="00FD6754">
            <w:pPr>
              <w:pStyle w:val="CommentText"/>
              <w:autoSpaceDE/>
              <w:autoSpaceDN/>
              <w:rPr>
                <w:rFonts w:asciiTheme="minorHAnsi" w:hAnsiTheme="minorHAnsi" w:cstheme="minorHAnsi"/>
                <w:sz w:val="22"/>
                <w:szCs w:val="22"/>
                <w:lang w:val="en-AU"/>
              </w:rPr>
            </w:pPr>
            <w:r>
              <w:rPr>
                <w:rFonts w:asciiTheme="minorHAnsi" w:hAnsiTheme="minorHAnsi" w:cstheme="minorHAnsi"/>
                <w:b/>
                <w:bCs/>
                <w:sz w:val="22"/>
                <w:szCs w:val="22"/>
                <w:lang w:val="en-AU"/>
              </w:rPr>
              <w:t>Background</w:t>
            </w:r>
          </w:p>
          <w:p w14:paraId="11EA1DC2" w14:textId="5473ED67" w:rsidR="0091488B" w:rsidRDefault="0091488B" w:rsidP="00FD6754">
            <w:pPr>
              <w:pStyle w:val="CommentText"/>
              <w:autoSpaceDE/>
              <w:autoSpaceDN/>
              <w:rPr>
                <w:rFonts w:asciiTheme="minorHAnsi" w:hAnsiTheme="minorHAnsi" w:cstheme="minorHAnsi"/>
                <w:sz w:val="22"/>
                <w:szCs w:val="22"/>
                <w:lang w:val="en-AU"/>
              </w:rPr>
            </w:pPr>
          </w:p>
          <w:p w14:paraId="4028C9B1" w14:textId="47EF9D75" w:rsidR="002E5C4B" w:rsidRDefault="002B3A6B" w:rsidP="00FD6754">
            <w:pPr>
              <w:pStyle w:val="CommentText"/>
              <w:autoSpaceDE/>
              <w:autoSpaceDN/>
              <w:rPr>
                <w:rFonts w:asciiTheme="minorHAnsi" w:hAnsiTheme="minorHAnsi" w:cstheme="minorHAnsi"/>
                <w:sz w:val="22"/>
                <w:szCs w:val="22"/>
                <w:lang w:val="en-AU"/>
              </w:rPr>
            </w:pPr>
            <w:r>
              <w:rPr>
                <w:rFonts w:asciiTheme="minorHAnsi" w:hAnsiTheme="minorHAnsi" w:cstheme="minorHAnsi"/>
                <w:sz w:val="22"/>
                <w:szCs w:val="22"/>
                <w:lang w:val="en-AU"/>
              </w:rPr>
              <w:t>The associated psychological effects of the changing climate are becoming apparent to mental health professionals</w:t>
            </w:r>
            <w:r w:rsidR="007F0D27">
              <w:rPr>
                <w:rFonts w:asciiTheme="minorHAnsi" w:hAnsiTheme="minorHAnsi" w:cstheme="minorHAnsi"/>
                <w:sz w:val="22"/>
                <w:szCs w:val="22"/>
                <w:lang w:val="en-AU"/>
              </w:rPr>
              <w:t xml:space="preserve">, who are increasingly treating individuals with climate-related trauma. </w:t>
            </w:r>
            <w:r w:rsidR="00B036EB">
              <w:rPr>
                <w:rFonts w:asciiTheme="minorHAnsi" w:hAnsiTheme="minorHAnsi" w:cstheme="minorHAnsi"/>
                <w:sz w:val="22"/>
                <w:szCs w:val="22"/>
                <w:lang w:val="en-AU"/>
              </w:rPr>
              <w:t>These effects</w:t>
            </w:r>
            <w:r w:rsidR="003032CD">
              <w:rPr>
                <w:rFonts w:asciiTheme="minorHAnsi" w:hAnsiTheme="minorHAnsi" w:cstheme="minorHAnsi"/>
                <w:sz w:val="22"/>
                <w:szCs w:val="22"/>
                <w:lang w:val="en-AU"/>
              </w:rPr>
              <w:t xml:space="preserve"> often have been described as “direct” or “indirect.” The direct effects of climate change </w:t>
            </w:r>
            <w:r w:rsidR="006B7F62">
              <w:rPr>
                <w:rFonts w:asciiTheme="minorHAnsi" w:hAnsiTheme="minorHAnsi" w:cstheme="minorHAnsi"/>
                <w:sz w:val="22"/>
                <w:szCs w:val="22"/>
                <w:lang w:val="en-AU"/>
              </w:rPr>
              <w:t xml:space="preserve">are considered to be experienced by those who have been exposed to, and/or affected by, </w:t>
            </w:r>
            <w:r w:rsidR="004445D9">
              <w:rPr>
                <w:rFonts w:asciiTheme="minorHAnsi" w:hAnsiTheme="minorHAnsi" w:cstheme="minorHAnsi"/>
                <w:sz w:val="22"/>
                <w:szCs w:val="22"/>
                <w:lang w:val="en-AU"/>
              </w:rPr>
              <w:t>the consequences of climate change, including natural hazards (e.g., bushfires, droughts, flooding, cyclones) and longer</w:t>
            </w:r>
            <w:r w:rsidR="007577BF">
              <w:rPr>
                <w:rFonts w:asciiTheme="minorHAnsi" w:hAnsiTheme="minorHAnsi" w:cstheme="minorHAnsi"/>
                <w:sz w:val="22"/>
                <w:szCs w:val="22"/>
                <w:lang w:val="en-AU"/>
              </w:rPr>
              <w:t>-</w:t>
            </w:r>
            <w:r w:rsidR="004445D9">
              <w:rPr>
                <w:rFonts w:asciiTheme="minorHAnsi" w:hAnsiTheme="minorHAnsi" w:cstheme="minorHAnsi"/>
                <w:sz w:val="22"/>
                <w:szCs w:val="22"/>
                <w:lang w:val="en-AU"/>
              </w:rPr>
              <w:t xml:space="preserve">term </w:t>
            </w:r>
            <w:r w:rsidR="008270B9">
              <w:rPr>
                <w:rFonts w:asciiTheme="minorHAnsi" w:hAnsiTheme="minorHAnsi" w:cstheme="minorHAnsi"/>
                <w:sz w:val="22"/>
                <w:szCs w:val="22"/>
                <w:lang w:val="en-AU"/>
              </w:rPr>
              <w:t>climatic events such as drought, desertification, and sea level rise. The indirect impacts</w:t>
            </w:r>
            <w:r w:rsidR="004C5736">
              <w:rPr>
                <w:rFonts w:asciiTheme="minorHAnsi" w:hAnsiTheme="minorHAnsi" w:cstheme="minorHAnsi"/>
                <w:sz w:val="22"/>
                <w:szCs w:val="22"/>
                <w:lang w:val="en-AU"/>
              </w:rPr>
              <w:t xml:space="preserve"> are </w:t>
            </w:r>
            <w:r w:rsidR="007577BF">
              <w:rPr>
                <w:rFonts w:asciiTheme="minorHAnsi" w:hAnsiTheme="minorHAnsi" w:cstheme="minorHAnsi"/>
                <w:sz w:val="22"/>
                <w:szCs w:val="22"/>
                <w:lang w:val="en-AU"/>
              </w:rPr>
              <w:t xml:space="preserve">consequent to the </w:t>
            </w:r>
            <w:r w:rsidR="004C5736">
              <w:rPr>
                <w:rFonts w:asciiTheme="minorHAnsi" w:hAnsiTheme="minorHAnsi" w:cstheme="minorHAnsi"/>
                <w:sz w:val="22"/>
                <w:szCs w:val="22"/>
                <w:lang w:val="en-AU"/>
              </w:rPr>
              <w:t>knowledge and understanding of the current and future environmental and social costs of the rapidly changing climate</w:t>
            </w:r>
            <w:r w:rsidR="007577BF">
              <w:rPr>
                <w:rFonts w:asciiTheme="minorHAnsi" w:hAnsiTheme="minorHAnsi" w:cstheme="minorHAnsi"/>
                <w:sz w:val="22"/>
                <w:szCs w:val="22"/>
                <w:lang w:val="en-AU"/>
              </w:rPr>
              <w:t xml:space="preserve"> (e.g., biodiversity collapse, mass social upheaval</w:t>
            </w:r>
            <w:r w:rsidR="00DB70E8">
              <w:rPr>
                <w:rFonts w:asciiTheme="minorHAnsi" w:hAnsiTheme="minorHAnsi" w:cstheme="minorHAnsi"/>
                <w:sz w:val="22"/>
                <w:szCs w:val="22"/>
                <w:lang w:val="en-AU"/>
              </w:rPr>
              <w:t>, etc.</w:t>
            </w:r>
            <w:r w:rsidR="007577BF">
              <w:rPr>
                <w:rFonts w:asciiTheme="minorHAnsi" w:hAnsiTheme="minorHAnsi" w:cstheme="minorHAnsi"/>
                <w:sz w:val="22"/>
                <w:szCs w:val="22"/>
                <w:lang w:val="en-AU"/>
              </w:rPr>
              <w:t>).</w:t>
            </w:r>
            <w:r w:rsidR="002E5C4B">
              <w:rPr>
                <w:rFonts w:asciiTheme="minorHAnsi" w:hAnsiTheme="minorHAnsi" w:cstheme="minorHAnsi"/>
                <w:sz w:val="22"/>
                <w:szCs w:val="22"/>
                <w:lang w:val="en-AU"/>
              </w:rPr>
              <w:t xml:space="preserve"> </w:t>
            </w:r>
          </w:p>
          <w:p w14:paraId="42811978" w14:textId="77777777" w:rsidR="002E5C4B" w:rsidRDefault="002E5C4B" w:rsidP="00FD6754">
            <w:pPr>
              <w:pStyle w:val="CommentText"/>
              <w:autoSpaceDE/>
              <w:autoSpaceDN/>
              <w:rPr>
                <w:rFonts w:asciiTheme="minorHAnsi" w:hAnsiTheme="minorHAnsi" w:cstheme="minorHAnsi"/>
                <w:sz w:val="22"/>
                <w:szCs w:val="22"/>
                <w:lang w:val="en-AU"/>
              </w:rPr>
            </w:pPr>
          </w:p>
          <w:p w14:paraId="7E676F4B" w14:textId="2E701D1A" w:rsidR="002B3A6B" w:rsidRDefault="002E5C4B" w:rsidP="00FD6754">
            <w:pPr>
              <w:pStyle w:val="CommentText"/>
              <w:autoSpaceDE/>
              <w:autoSpaceDN/>
              <w:rPr>
                <w:rFonts w:asciiTheme="minorHAnsi" w:hAnsiTheme="minorHAnsi" w:cstheme="minorHAnsi"/>
                <w:sz w:val="22"/>
                <w:szCs w:val="22"/>
                <w:lang w:val="en-AU"/>
              </w:rPr>
            </w:pPr>
            <w:r>
              <w:rPr>
                <w:rFonts w:asciiTheme="minorHAnsi" w:hAnsiTheme="minorHAnsi" w:cstheme="minorHAnsi"/>
                <w:sz w:val="22"/>
                <w:szCs w:val="22"/>
                <w:lang w:val="en-AU"/>
              </w:rPr>
              <w:t xml:space="preserve">This project focuses mainly on the potential indirect </w:t>
            </w:r>
            <w:r w:rsidR="00A07C1B">
              <w:rPr>
                <w:rFonts w:asciiTheme="minorHAnsi" w:hAnsiTheme="minorHAnsi" w:cstheme="minorHAnsi"/>
                <w:sz w:val="22"/>
                <w:szCs w:val="22"/>
                <w:lang w:val="en-AU"/>
              </w:rPr>
              <w:t xml:space="preserve">effects of climate change in </w:t>
            </w:r>
            <w:r w:rsidR="0046576C">
              <w:rPr>
                <w:rFonts w:asciiTheme="minorHAnsi" w:hAnsiTheme="minorHAnsi" w:cstheme="minorHAnsi"/>
                <w:sz w:val="22"/>
                <w:szCs w:val="22"/>
                <w:lang w:val="en-AU"/>
              </w:rPr>
              <w:t>people</w:t>
            </w:r>
            <w:r w:rsidR="00A07C1B">
              <w:rPr>
                <w:rFonts w:asciiTheme="minorHAnsi" w:hAnsiTheme="minorHAnsi" w:cstheme="minorHAnsi"/>
                <w:sz w:val="22"/>
                <w:szCs w:val="22"/>
                <w:lang w:val="en-AU"/>
              </w:rPr>
              <w:t xml:space="preserve"> </w:t>
            </w:r>
            <w:r w:rsidR="00DB70E8">
              <w:rPr>
                <w:rFonts w:asciiTheme="minorHAnsi" w:hAnsiTheme="minorHAnsi" w:cstheme="minorHAnsi"/>
                <w:sz w:val="22"/>
                <w:szCs w:val="22"/>
                <w:lang w:val="en-AU"/>
              </w:rPr>
              <w:t xml:space="preserve">who are </w:t>
            </w:r>
            <w:r w:rsidR="00AE537D">
              <w:rPr>
                <w:rFonts w:asciiTheme="minorHAnsi" w:hAnsiTheme="minorHAnsi" w:cstheme="minorHAnsi"/>
                <w:sz w:val="22"/>
                <w:szCs w:val="22"/>
                <w:lang w:val="en-AU"/>
              </w:rPr>
              <w:t>working as climate scientists</w:t>
            </w:r>
            <w:r w:rsidR="00DB3CD7">
              <w:rPr>
                <w:rFonts w:asciiTheme="minorHAnsi" w:hAnsiTheme="minorHAnsi" w:cstheme="minorHAnsi"/>
                <w:sz w:val="22"/>
                <w:szCs w:val="22"/>
                <w:lang w:val="en-AU"/>
              </w:rPr>
              <w:t xml:space="preserve">—those </w:t>
            </w:r>
            <w:r w:rsidR="00AA1729">
              <w:rPr>
                <w:rFonts w:asciiTheme="minorHAnsi" w:hAnsiTheme="minorHAnsi" w:cstheme="minorHAnsi"/>
                <w:sz w:val="22"/>
                <w:szCs w:val="22"/>
                <w:lang w:val="en-AU"/>
              </w:rPr>
              <w:t xml:space="preserve">at </w:t>
            </w:r>
            <w:r w:rsidR="00DB3CD7">
              <w:rPr>
                <w:rFonts w:asciiTheme="minorHAnsi" w:hAnsiTheme="minorHAnsi" w:cstheme="minorHAnsi"/>
                <w:sz w:val="22"/>
                <w:szCs w:val="22"/>
                <w:lang w:val="en-AU"/>
              </w:rPr>
              <w:t>the forefront of climate science</w:t>
            </w:r>
            <w:r w:rsidR="00ED3430">
              <w:rPr>
                <w:rFonts w:asciiTheme="minorHAnsi" w:hAnsiTheme="minorHAnsi" w:cstheme="minorHAnsi"/>
                <w:sz w:val="22"/>
                <w:szCs w:val="22"/>
                <w:lang w:val="en-AU"/>
              </w:rPr>
              <w:t xml:space="preserve">, working on this topic every day and responsible for trying to communicate </w:t>
            </w:r>
            <w:r w:rsidR="00D3192D">
              <w:rPr>
                <w:rFonts w:asciiTheme="minorHAnsi" w:hAnsiTheme="minorHAnsi" w:cstheme="minorHAnsi"/>
                <w:sz w:val="22"/>
                <w:szCs w:val="22"/>
                <w:lang w:val="en-AU"/>
              </w:rPr>
              <w:t xml:space="preserve">climate change’s effects on humans, biodiversity, and the planet more broadly. </w:t>
            </w:r>
            <w:r w:rsidR="00B90966">
              <w:rPr>
                <w:rFonts w:asciiTheme="minorHAnsi" w:hAnsiTheme="minorHAnsi" w:cstheme="minorHAnsi"/>
                <w:sz w:val="22"/>
                <w:szCs w:val="22"/>
                <w:lang w:val="en-AU"/>
              </w:rPr>
              <w:t xml:space="preserve">Given these occupational stressors, it stands to reason that climate scientists are at increased risk of burnout and negative job-related affective experiences. </w:t>
            </w:r>
          </w:p>
          <w:p w14:paraId="3AE67502" w14:textId="77777777" w:rsidR="0091488B" w:rsidRDefault="0091488B" w:rsidP="00FD6754">
            <w:pPr>
              <w:pStyle w:val="CommentText"/>
              <w:autoSpaceDE/>
              <w:autoSpaceDN/>
              <w:rPr>
                <w:rFonts w:asciiTheme="minorHAnsi" w:hAnsiTheme="minorHAnsi" w:cstheme="minorHAnsi"/>
                <w:sz w:val="22"/>
                <w:szCs w:val="22"/>
                <w:lang w:val="en-AU"/>
              </w:rPr>
            </w:pPr>
          </w:p>
          <w:p w14:paraId="4AD8BD6C" w14:textId="77777777" w:rsidR="0091488B" w:rsidRDefault="0091488B" w:rsidP="00FD6754">
            <w:pPr>
              <w:pStyle w:val="CommentText"/>
              <w:autoSpaceDE/>
              <w:autoSpaceDN/>
              <w:rPr>
                <w:rFonts w:asciiTheme="minorHAnsi" w:hAnsiTheme="minorHAnsi" w:cstheme="minorHAnsi"/>
                <w:sz w:val="22"/>
                <w:szCs w:val="22"/>
                <w:lang w:val="en-AU"/>
              </w:rPr>
            </w:pPr>
            <w:r>
              <w:rPr>
                <w:rFonts w:asciiTheme="minorHAnsi" w:hAnsiTheme="minorHAnsi" w:cstheme="minorHAnsi"/>
                <w:b/>
                <w:bCs/>
                <w:sz w:val="22"/>
                <w:szCs w:val="22"/>
                <w:lang w:val="en-AU"/>
              </w:rPr>
              <w:t>Aims/Hypotheses/Questions</w:t>
            </w:r>
          </w:p>
          <w:p w14:paraId="10D21B9E" w14:textId="0C8A6244" w:rsidR="0091488B" w:rsidRDefault="0091488B" w:rsidP="00FD6754">
            <w:pPr>
              <w:pStyle w:val="CommentText"/>
              <w:autoSpaceDE/>
              <w:autoSpaceDN/>
              <w:rPr>
                <w:rFonts w:asciiTheme="minorHAnsi" w:hAnsiTheme="minorHAnsi" w:cstheme="minorHAnsi"/>
                <w:sz w:val="22"/>
                <w:szCs w:val="22"/>
                <w:lang w:val="en-AU"/>
              </w:rPr>
            </w:pPr>
          </w:p>
          <w:p w14:paraId="33E8768A" w14:textId="19986727" w:rsidR="002059A8" w:rsidRDefault="002059A8" w:rsidP="00FD6754">
            <w:pPr>
              <w:pStyle w:val="CommentText"/>
              <w:autoSpaceDE/>
              <w:autoSpaceDN/>
              <w:rPr>
                <w:rFonts w:asciiTheme="minorHAnsi" w:hAnsiTheme="minorHAnsi" w:cstheme="minorHAnsi"/>
                <w:sz w:val="22"/>
                <w:szCs w:val="22"/>
                <w:lang w:val="en-AU"/>
              </w:rPr>
            </w:pPr>
            <w:r>
              <w:rPr>
                <w:rFonts w:asciiTheme="minorHAnsi" w:hAnsiTheme="minorHAnsi" w:cstheme="minorHAnsi"/>
                <w:sz w:val="22"/>
                <w:szCs w:val="22"/>
                <w:lang w:val="en-AU"/>
              </w:rPr>
              <w:t xml:space="preserve">Our previous, unpublished research provided confirmatory evidence for </w:t>
            </w:r>
            <w:r w:rsidR="0065234F">
              <w:rPr>
                <w:rFonts w:asciiTheme="minorHAnsi" w:hAnsiTheme="minorHAnsi" w:cstheme="minorHAnsi"/>
                <w:sz w:val="22"/>
                <w:szCs w:val="22"/>
                <w:lang w:val="en-AU"/>
              </w:rPr>
              <w:t>higher-than-average levels of burnout and stress in this population.</w:t>
            </w:r>
            <w:r>
              <w:rPr>
                <w:rFonts w:asciiTheme="minorHAnsi" w:hAnsiTheme="minorHAnsi" w:cstheme="minorHAnsi"/>
                <w:sz w:val="22"/>
                <w:szCs w:val="22"/>
                <w:lang w:val="en-AU"/>
              </w:rPr>
              <w:t xml:space="preserve"> </w:t>
            </w:r>
            <w:r w:rsidR="0065234F">
              <w:rPr>
                <w:rFonts w:asciiTheme="minorHAnsi" w:hAnsiTheme="minorHAnsi" w:cstheme="minorHAnsi"/>
                <w:sz w:val="22"/>
                <w:szCs w:val="22"/>
                <w:lang w:val="en-AU"/>
              </w:rPr>
              <w:t>T</w:t>
            </w:r>
            <w:r>
              <w:rPr>
                <w:rFonts w:asciiTheme="minorHAnsi" w:hAnsiTheme="minorHAnsi" w:cstheme="minorHAnsi"/>
                <w:sz w:val="22"/>
                <w:szCs w:val="22"/>
                <w:lang w:val="en-AU"/>
              </w:rPr>
              <w:t xml:space="preserve">his study aims to assess how climate scientists are coping 6 years later, and includes several new measures to assess empirically some of the </w:t>
            </w:r>
            <w:r w:rsidR="0065234F">
              <w:rPr>
                <w:rFonts w:asciiTheme="minorHAnsi" w:hAnsiTheme="minorHAnsi" w:cstheme="minorHAnsi"/>
                <w:sz w:val="22"/>
                <w:szCs w:val="22"/>
                <w:lang w:val="en-AU"/>
              </w:rPr>
              <w:t>constructs that appeared to be relevant in the previous round of data collection</w:t>
            </w:r>
            <w:r w:rsidR="00ED7F50">
              <w:rPr>
                <w:rFonts w:asciiTheme="minorHAnsi" w:hAnsiTheme="minorHAnsi" w:cstheme="minorHAnsi"/>
                <w:sz w:val="22"/>
                <w:szCs w:val="22"/>
                <w:lang w:val="en-AU"/>
              </w:rPr>
              <w:t xml:space="preserve"> (e.g., </w:t>
            </w:r>
            <w:r w:rsidR="00C70110">
              <w:rPr>
                <w:rFonts w:asciiTheme="minorHAnsi" w:hAnsiTheme="minorHAnsi" w:cstheme="minorHAnsi"/>
                <w:sz w:val="22"/>
                <w:szCs w:val="22"/>
                <w:lang w:val="en-AU"/>
              </w:rPr>
              <w:t xml:space="preserve">psychological </w:t>
            </w:r>
            <w:r w:rsidR="00ED7F50">
              <w:rPr>
                <w:rFonts w:asciiTheme="minorHAnsi" w:hAnsiTheme="minorHAnsi" w:cstheme="minorHAnsi"/>
                <w:sz w:val="22"/>
                <w:szCs w:val="22"/>
                <w:lang w:val="en-AU"/>
              </w:rPr>
              <w:t>well-being</w:t>
            </w:r>
            <w:r w:rsidR="002E6177">
              <w:rPr>
                <w:rFonts w:asciiTheme="minorHAnsi" w:hAnsiTheme="minorHAnsi" w:cstheme="minorHAnsi"/>
                <w:sz w:val="22"/>
                <w:szCs w:val="22"/>
                <w:lang w:val="en-AU"/>
              </w:rPr>
              <w:t>, perceived organisational support, coping strategies</w:t>
            </w:r>
            <w:r w:rsidR="00CB6C91">
              <w:rPr>
                <w:rFonts w:asciiTheme="minorHAnsi" w:hAnsiTheme="minorHAnsi" w:cstheme="minorHAnsi"/>
                <w:sz w:val="22"/>
                <w:szCs w:val="22"/>
                <w:lang w:val="en-AU"/>
              </w:rPr>
              <w:t xml:space="preserve"> for climate-related anxiety</w:t>
            </w:r>
            <w:r w:rsidR="002E6177">
              <w:rPr>
                <w:rFonts w:asciiTheme="minorHAnsi" w:hAnsiTheme="minorHAnsi" w:cstheme="minorHAnsi"/>
                <w:sz w:val="22"/>
                <w:szCs w:val="22"/>
                <w:lang w:val="en-AU"/>
              </w:rPr>
              <w:t>)</w:t>
            </w:r>
            <w:r w:rsidR="0065234F">
              <w:rPr>
                <w:rFonts w:asciiTheme="minorHAnsi" w:hAnsiTheme="minorHAnsi" w:cstheme="minorHAnsi"/>
                <w:sz w:val="22"/>
                <w:szCs w:val="22"/>
                <w:lang w:val="en-AU"/>
              </w:rPr>
              <w:t xml:space="preserve">. </w:t>
            </w:r>
            <w:r w:rsidR="00EC0945">
              <w:rPr>
                <w:rFonts w:asciiTheme="minorHAnsi" w:hAnsiTheme="minorHAnsi" w:cstheme="minorHAnsi"/>
                <w:sz w:val="22"/>
                <w:szCs w:val="22"/>
                <w:lang w:val="en-AU"/>
              </w:rPr>
              <w:t xml:space="preserve">We also now include </w:t>
            </w:r>
            <w:r w:rsidR="00ED7F50">
              <w:rPr>
                <w:rFonts w:asciiTheme="minorHAnsi" w:hAnsiTheme="minorHAnsi" w:cstheme="minorHAnsi"/>
                <w:sz w:val="22"/>
                <w:szCs w:val="22"/>
                <w:lang w:val="en-AU"/>
              </w:rPr>
              <w:t xml:space="preserve">a relatively new measure of eco-anxiety. </w:t>
            </w:r>
            <w:r>
              <w:rPr>
                <w:rFonts w:asciiTheme="minorHAnsi" w:hAnsiTheme="minorHAnsi" w:cstheme="minorHAnsi"/>
                <w:sz w:val="22"/>
                <w:szCs w:val="22"/>
                <w:lang w:val="en-AU"/>
              </w:rPr>
              <w:t xml:space="preserve">  </w:t>
            </w:r>
          </w:p>
          <w:p w14:paraId="5706E4FA" w14:textId="77777777" w:rsidR="0091488B" w:rsidRDefault="0091488B" w:rsidP="00FD6754">
            <w:pPr>
              <w:pStyle w:val="CommentText"/>
              <w:autoSpaceDE/>
              <w:autoSpaceDN/>
              <w:rPr>
                <w:rFonts w:asciiTheme="minorHAnsi" w:hAnsiTheme="minorHAnsi" w:cstheme="minorHAnsi"/>
                <w:sz w:val="22"/>
                <w:szCs w:val="22"/>
                <w:lang w:val="en-AU"/>
              </w:rPr>
            </w:pPr>
          </w:p>
          <w:p w14:paraId="2D8B6ABB" w14:textId="77777777" w:rsidR="0091488B" w:rsidRDefault="0091488B" w:rsidP="00FD6754">
            <w:pPr>
              <w:pStyle w:val="CommentText"/>
              <w:autoSpaceDE/>
              <w:autoSpaceDN/>
              <w:rPr>
                <w:rFonts w:asciiTheme="minorHAnsi" w:hAnsiTheme="minorHAnsi" w:cstheme="minorHAnsi"/>
                <w:sz w:val="22"/>
                <w:szCs w:val="22"/>
                <w:lang w:val="en-AU"/>
              </w:rPr>
            </w:pPr>
            <w:r>
              <w:rPr>
                <w:rFonts w:asciiTheme="minorHAnsi" w:hAnsiTheme="minorHAnsi" w:cstheme="minorHAnsi"/>
                <w:b/>
                <w:bCs/>
                <w:sz w:val="22"/>
                <w:szCs w:val="22"/>
                <w:lang w:val="en-AU"/>
              </w:rPr>
              <w:t>Research Design</w:t>
            </w:r>
          </w:p>
          <w:p w14:paraId="4EAAC80D" w14:textId="77777777" w:rsidR="0091488B" w:rsidRDefault="0091488B" w:rsidP="00FD6754">
            <w:pPr>
              <w:pStyle w:val="CommentText"/>
              <w:autoSpaceDE/>
              <w:autoSpaceDN/>
              <w:rPr>
                <w:rFonts w:asciiTheme="minorHAnsi" w:hAnsiTheme="minorHAnsi" w:cstheme="minorHAnsi"/>
                <w:sz w:val="22"/>
                <w:szCs w:val="22"/>
                <w:lang w:val="en-AU"/>
              </w:rPr>
            </w:pPr>
          </w:p>
          <w:p w14:paraId="34753F61" w14:textId="4B5F6AAD" w:rsidR="0091488B" w:rsidRDefault="00623084" w:rsidP="00FD6754">
            <w:pPr>
              <w:pStyle w:val="CommentText"/>
              <w:autoSpaceDE/>
              <w:autoSpaceDN/>
              <w:rPr>
                <w:rFonts w:asciiTheme="minorHAnsi" w:hAnsiTheme="minorHAnsi" w:cstheme="minorHAnsi"/>
                <w:sz w:val="22"/>
                <w:szCs w:val="22"/>
                <w:lang w:val="en-AU"/>
              </w:rPr>
            </w:pPr>
            <w:r>
              <w:rPr>
                <w:rFonts w:asciiTheme="minorHAnsi" w:hAnsiTheme="minorHAnsi" w:cstheme="minorHAnsi"/>
                <w:sz w:val="22"/>
                <w:szCs w:val="22"/>
                <w:lang w:val="en-AU"/>
              </w:rPr>
              <w:t xml:space="preserve">Participants will be scientists known to be currently engaged in studying climate change. They will be targeted </w:t>
            </w:r>
            <w:r w:rsidR="009D3D49">
              <w:rPr>
                <w:rFonts w:asciiTheme="minorHAnsi" w:hAnsiTheme="minorHAnsi" w:cstheme="minorHAnsi"/>
                <w:sz w:val="22"/>
                <w:szCs w:val="22"/>
                <w:lang w:val="en-AU"/>
              </w:rPr>
              <w:t>through internet searches, media reports, and professional networks. Invitations to participate in the study will be sent via email.</w:t>
            </w:r>
            <w:r w:rsidR="001D32E1">
              <w:rPr>
                <w:rFonts w:asciiTheme="minorHAnsi" w:hAnsiTheme="minorHAnsi" w:cstheme="minorHAnsi"/>
                <w:sz w:val="22"/>
                <w:szCs w:val="22"/>
                <w:lang w:val="en-AU"/>
              </w:rPr>
              <w:t xml:space="preserve"> The Copenhagen </w:t>
            </w:r>
            <w:r w:rsidR="00E62345">
              <w:rPr>
                <w:rFonts w:asciiTheme="minorHAnsi" w:hAnsiTheme="minorHAnsi" w:cstheme="minorHAnsi"/>
                <w:sz w:val="22"/>
                <w:szCs w:val="22"/>
                <w:lang w:val="en-AU"/>
              </w:rPr>
              <w:t xml:space="preserve">Burnout Inventory assesses work-related and personal burnout symptoms; the DASS-21 assesses current </w:t>
            </w:r>
            <w:r w:rsidR="00B61890">
              <w:rPr>
                <w:rFonts w:asciiTheme="minorHAnsi" w:hAnsiTheme="minorHAnsi" w:cstheme="minorHAnsi"/>
                <w:sz w:val="22"/>
                <w:szCs w:val="22"/>
                <w:lang w:val="en-AU"/>
              </w:rPr>
              <w:t xml:space="preserve">symptoms of depression, anxiety, and stress; the Hogg </w:t>
            </w:r>
            <w:r w:rsidR="00C15901">
              <w:rPr>
                <w:rFonts w:asciiTheme="minorHAnsi" w:hAnsiTheme="minorHAnsi" w:cstheme="minorHAnsi"/>
                <w:sz w:val="22"/>
                <w:szCs w:val="22"/>
                <w:lang w:val="en-AU"/>
              </w:rPr>
              <w:t>E</w:t>
            </w:r>
            <w:r w:rsidR="00B61890">
              <w:rPr>
                <w:rFonts w:asciiTheme="minorHAnsi" w:hAnsiTheme="minorHAnsi" w:cstheme="minorHAnsi"/>
                <w:sz w:val="22"/>
                <w:szCs w:val="22"/>
                <w:lang w:val="en-AU"/>
              </w:rPr>
              <w:t xml:space="preserve">co-anxiety </w:t>
            </w:r>
            <w:r w:rsidR="00C15901">
              <w:rPr>
                <w:rFonts w:asciiTheme="minorHAnsi" w:hAnsiTheme="minorHAnsi" w:cstheme="minorHAnsi"/>
                <w:sz w:val="22"/>
                <w:szCs w:val="22"/>
                <w:lang w:val="en-AU"/>
              </w:rPr>
              <w:t>S</w:t>
            </w:r>
            <w:r w:rsidR="00B61890">
              <w:rPr>
                <w:rFonts w:asciiTheme="minorHAnsi" w:hAnsiTheme="minorHAnsi" w:cstheme="minorHAnsi"/>
                <w:sz w:val="22"/>
                <w:szCs w:val="22"/>
                <w:lang w:val="en-AU"/>
              </w:rPr>
              <w:t>cale assesses psychological symptoms</w:t>
            </w:r>
            <w:r w:rsidR="002A54B2">
              <w:rPr>
                <w:rFonts w:asciiTheme="minorHAnsi" w:hAnsiTheme="minorHAnsi" w:cstheme="minorHAnsi"/>
                <w:sz w:val="22"/>
                <w:szCs w:val="22"/>
                <w:lang w:val="en-AU"/>
              </w:rPr>
              <w:t xml:space="preserve"> related to eco-anxiety; the </w:t>
            </w:r>
            <w:r w:rsidR="005377E1">
              <w:rPr>
                <w:rFonts w:asciiTheme="minorHAnsi" w:hAnsiTheme="minorHAnsi" w:cstheme="minorHAnsi"/>
                <w:sz w:val="22"/>
                <w:szCs w:val="22"/>
                <w:lang w:val="en-AU"/>
              </w:rPr>
              <w:t>Short Warwick-Edinburgh Mental Well-being Scale</w:t>
            </w:r>
            <w:r w:rsidR="00072B49">
              <w:rPr>
                <w:rFonts w:asciiTheme="minorHAnsi" w:hAnsiTheme="minorHAnsi" w:cstheme="minorHAnsi"/>
                <w:sz w:val="22"/>
                <w:szCs w:val="22"/>
                <w:lang w:val="en-AU"/>
              </w:rPr>
              <w:t xml:space="preserve"> assesses overall psychological well-being; the Survey of Perceived Organisational Support assesses how </w:t>
            </w:r>
            <w:r w:rsidR="00A44B27">
              <w:rPr>
                <w:rFonts w:asciiTheme="minorHAnsi" w:hAnsiTheme="minorHAnsi" w:cstheme="minorHAnsi"/>
                <w:sz w:val="22"/>
                <w:szCs w:val="22"/>
                <w:lang w:val="en-AU"/>
              </w:rPr>
              <w:t>supportive the participant’s workplace is perceived to be; and the Coping Strategy</w:t>
            </w:r>
            <w:r w:rsidR="00DF1B39">
              <w:rPr>
                <w:rFonts w:asciiTheme="minorHAnsi" w:hAnsiTheme="minorHAnsi" w:cstheme="minorHAnsi"/>
                <w:sz w:val="22"/>
                <w:szCs w:val="22"/>
                <w:lang w:val="en-AU"/>
              </w:rPr>
              <w:t xml:space="preserve"> survey is a measure designed specifically to assess how </w:t>
            </w:r>
            <w:r w:rsidR="00DA7E3E">
              <w:rPr>
                <w:rFonts w:asciiTheme="minorHAnsi" w:hAnsiTheme="minorHAnsi" w:cstheme="minorHAnsi"/>
                <w:sz w:val="22"/>
                <w:szCs w:val="22"/>
                <w:lang w:val="en-AU"/>
              </w:rPr>
              <w:t>climate experts</w:t>
            </w:r>
            <w:r w:rsidR="00DF1B39">
              <w:rPr>
                <w:rFonts w:asciiTheme="minorHAnsi" w:hAnsiTheme="minorHAnsi" w:cstheme="minorHAnsi"/>
                <w:sz w:val="22"/>
                <w:szCs w:val="22"/>
                <w:lang w:val="en-AU"/>
              </w:rPr>
              <w:t xml:space="preserve"> cope with climate change. </w:t>
            </w:r>
            <w:r w:rsidR="00DF1B39">
              <w:rPr>
                <w:rFonts w:asciiTheme="minorHAnsi" w:hAnsiTheme="minorHAnsi" w:cstheme="minorHAnsi"/>
                <w:sz w:val="22"/>
                <w:szCs w:val="22"/>
                <w:lang w:val="en-AU"/>
              </w:rPr>
              <w:lastRenderedPageBreak/>
              <w:t xml:space="preserve">Participants will also be asked to answer several open-ended questions </w:t>
            </w:r>
            <w:r w:rsidR="000075EE">
              <w:rPr>
                <w:rFonts w:asciiTheme="minorHAnsi" w:hAnsiTheme="minorHAnsi" w:cstheme="minorHAnsi"/>
                <w:sz w:val="22"/>
                <w:szCs w:val="22"/>
                <w:lang w:val="en-AU"/>
              </w:rPr>
              <w:t>to provide more detail about how they feel about the future and why, how they feel that they are affected by their knowledge about climate change, and whether they have received any personal or political attacks about their work</w:t>
            </w:r>
            <w:r w:rsidR="005F7E63">
              <w:rPr>
                <w:rFonts w:asciiTheme="minorHAnsi" w:hAnsiTheme="minorHAnsi" w:cstheme="minorHAnsi"/>
                <w:sz w:val="22"/>
                <w:szCs w:val="22"/>
                <w:lang w:val="en-AU"/>
              </w:rPr>
              <w:t xml:space="preserve"> (and if so, how this has affected them). </w:t>
            </w:r>
          </w:p>
          <w:p w14:paraId="5DFC95C3" w14:textId="3E0A4583" w:rsidR="00BD0FFF" w:rsidRDefault="00BD0FFF" w:rsidP="00FD6754">
            <w:pPr>
              <w:pStyle w:val="CommentText"/>
              <w:autoSpaceDE/>
              <w:autoSpaceDN/>
              <w:rPr>
                <w:rFonts w:asciiTheme="minorHAnsi" w:hAnsiTheme="minorHAnsi" w:cstheme="minorHAnsi"/>
                <w:sz w:val="22"/>
                <w:szCs w:val="22"/>
                <w:lang w:val="en-AU"/>
              </w:rPr>
            </w:pPr>
          </w:p>
          <w:p w14:paraId="7C8A46A1" w14:textId="38510A66" w:rsidR="009D3D49" w:rsidRDefault="00BD0FFF" w:rsidP="00FD6754">
            <w:pPr>
              <w:pStyle w:val="CommentText"/>
              <w:autoSpaceDE/>
              <w:autoSpaceDN/>
              <w:rPr>
                <w:rFonts w:asciiTheme="minorHAnsi" w:hAnsiTheme="minorHAnsi" w:cstheme="minorHAnsi"/>
                <w:sz w:val="22"/>
                <w:szCs w:val="22"/>
                <w:lang w:val="en-AU"/>
              </w:rPr>
            </w:pPr>
            <w:r>
              <w:rPr>
                <w:rFonts w:asciiTheme="minorHAnsi" w:hAnsiTheme="minorHAnsi" w:cstheme="minorHAnsi"/>
                <w:sz w:val="22"/>
                <w:szCs w:val="22"/>
                <w:lang w:val="en-AU"/>
              </w:rPr>
              <w:t>Descriptive statistics and correlations between scale scores will provide general statistical information</w:t>
            </w:r>
            <w:r w:rsidR="00FB5895">
              <w:rPr>
                <w:rFonts w:asciiTheme="minorHAnsi" w:hAnsiTheme="minorHAnsi" w:cstheme="minorHAnsi"/>
                <w:sz w:val="22"/>
                <w:szCs w:val="22"/>
                <w:lang w:val="en-AU"/>
              </w:rPr>
              <w:t xml:space="preserve"> as well as how these variables relate to each other. Thematic analysis of the qualitative data will determine common themes, protective factors, and coping strategies. Mixed-methods analyses will </w:t>
            </w:r>
            <w:r w:rsidR="00992C6F">
              <w:rPr>
                <w:rFonts w:asciiTheme="minorHAnsi" w:hAnsiTheme="minorHAnsi" w:cstheme="minorHAnsi"/>
                <w:sz w:val="22"/>
                <w:szCs w:val="22"/>
                <w:lang w:val="en-AU"/>
              </w:rPr>
              <w:t xml:space="preserve">investigate how scores on the scales relate to participants’ responses to the open-ended questions. </w:t>
            </w:r>
          </w:p>
          <w:p w14:paraId="397C037A" w14:textId="77777777" w:rsidR="00623084" w:rsidRDefault="00623084" w:rsidP="00FD6754">
            <w:pPr>
              <w:pStyle w:val="CommentText"/>
              <w:autoSpaceDE/>
              <w:autoSpaceDN/>
              <w:rPr>
                <w:rFonts w:asciiTheme="minorHAnsi" w:hAnsiTheme="minorHAnsi" w:cstheme="minorHAnsi"/>
                <w:sz w:val="22"/>
                <w:szCs w:val="22"/>
                <w:lang w:val="en-AU"/>
              </w:rPr>
            </w:pPr>
          </w:p>
          <w:p w14:paraId="2541B32A" w14:textId="77777777" w:rsidR="0091488B" w:rsidRDefault="0091488B" w:rsidP="00FD6754">
            <w:pPr>
              <w:pStyle w:val="CommentText"/>
              <w:autoSpaceDE/>
              <w:autoSpaceDN/>
              <w:rPr>
                <w:rFonts w:asciiTheme="minorHAnsi" w:hAnsiTheme="minorHAnsi" w:cstheme="minorHAnsi"/>
                <w:sz w:val="22"/>
                <w:szCs w:val="22"/>
                <w:lang w:val="en-AU"/>
              </w:rPr>
            </w:pPr>
            <w:r>
              <w:rPr>
                <w:rFonts w:asciiTheme="minorHAnsi" w:hAnsiTheme="minorHAnsi" w:cstheme="minorHAnsi"/>
                <w:b/>
                <w:bCs/>
                <w:sz w:val="22"/>
                <w:szCs w:val="22"/>
                <w:lang w:val="en-AU"/>
              </w:rPr>
              <w:t>Potential Value and Significance</w:t>
            </w:r>
          </w:p>
          <w:p w14:paraId="1674CEDF" w14:textId="77777777" w:rsidR="0091488B" w:rsidRDefault="0091488B" w:rsidP="00FD6754">
            <w:pPr>
              <w:pStyle w:val="CommentText"/>
              <w:autoSpaceDE/>
              <w:autoSpaceDN/>
              <w:rPr>
                <w:rFonts w:asciiTheme="minorHAnsi" w:hAnsiTheme="minorHAnsi" w:cstheme="minorHAnsi"/>
                <w:sz w:val="22"/>
                <w:szCs w:val="22"/>
                <w:lang w:val="en-AU"/>
              </w:rPr>
            </w:pPr>
          </w:p>
          <w:p w14:paraId="64D7FD4B" w14:textId="73B2F420" w:rsidR="0091488B" w:rsidRDefault="0044043B" w:rsidP="00FD6754">
            <w:pPr>
              <w:pStyle w:val="CommentText"/>
              <w:autoSpaceDE/>
              <w:autoSpaceDN/>
              <w:rPr>
                <w:rFonts w:asciiTheme="minorHAnsi" w:hAnsiTheme="minorHAnsi" w:cstheme="minorHAnsi"/>
                <w:sz w:val="22"/>
                <w:szCs w:val="22"/>
                <w:lang w:val="en-AU"/>
              </w:rPr>
            </w:pPr>
            <w:r>
              <w:rPr>
                <w:rFonts w:asciiTheme="minorHAnsi" w:hAnsiTheme="minorHAnsi" w:cstheme="minorHAnsi"/>
                <w:sz w:val="22"/>
                <w:szCs w:val="22"/>
                <w:lang w:val="en-AU"/>
              </w:rPr>
              <w:t>Climate change is an urgent global issue</w:t>
            </w:r>
            <w:r w:rsidR="00A54D26">
              <w:rPr>
                <w:rFonts w:asciiTheme="minorHAnsi" w:hAnsiTheme="minorHAnsi" w:cstheme="minorHAnsi"/>
                <w:sz w:val="22"/>
                <w:szCs w:val="22"/>
                <w:lang w:val="en-AU"/>
              </w:rPr>
              <w:t xml:space="preserve"> with important social, political, educational, and personal psychological implications. As climate scientists </w:t>
            </w:r>
            <w:r w:rsidR="005D7ABB">
              <w:rPr>
                <w:rFonts w:asciiTheme="minorHAnsi" w:hAnsiTheme="minorHAnsi" w:cstheme="minorHAnsi"/>
                <w:sz w:val="22"/>
                <w:szCs w:val="22"/>
                <w:lang w:val="en-AU"/>
              </w:rPr>
              <w:t xml:space="preserve">are working on the proverbial frontline of climate change </w:t>
            </w:r>
            <w:r w:rsidR="001E62E3">
              <w:rPr>
                <w:rFonts w:asciiTheme="minorHAnsi" w:hAnsiTheme="minorHAnsi" w:cstheme="minorHAnsi"/>
                <w:sz w:val="22"/>
                <w:szCs w:val="22"/>
                <w:lang w:val="en-AU"/>
              </w:rPr>
              <w:t>as part of their careers, witnessing</w:t>
            </w:r>
            <w:r w:rsidR="000827A3">
              <w:rPr>
                <w:rFonts w:asciiTheme="minorHAnsi" w:hAnsiTheme="minorHAnsi" w:cstheme="minorHAnsi"/>
                <w:sz w:val="22"/>
                <w:szCs w:val="22"/>
                <w:lang w:val="en-AU"/>
              </w:rPr>
              <w:t xml:space="preserve"> and reporting on</w:t>
            </w:r>
            <w:r w:rsidR="001E62E3">
              <w:rPr>
                <w:rFonts w:asciiTheme="minorHAnsi" w:hAnsiTheme="minorHAnsi" w:cstheme="minorHAnsi"/>
                <w:sz w:val="22"/>
                <w:szCs w:val="22"/>
                <w:lang w:val="en-AU"/>
              </w:rPr>
              <w:t xml:space="preserve"> the </w:t>
            </w:r>
            <w:r w:rsidR="006F4F91">
              <w:rPr>
                <w:rFonts w:asciiTheme="minorHAnsi" w:hAnsiTheme="minorHAnsi" w:cstheme="minorHAnsi"/>
                <w:sz w:val="22"/>
                <w:szCs w:val="22"/>
                <w:lang w:val="en-AU"/>
              </w:rPr>
              <w:t xml:space="preserve">mostly negative </w:t>
            </w:r>
            <w:r w:rsidR="001E62E3">
              <w:rPr>
                <w:rFonts w:asciiTheme="minorHAnsi" w:hAnsiTheme="minorHAnsi" w:cstheme="minorHAnsi"/>
                <w:sz w:val="22"/>
                <w:szCs w:val="22"/>
                <w:lang w:val="en-AU"/>
              </w:rPr>
              <w:t>impacts</w:t>
            </w:r>
            <w:r w:rsidR="000827A3">
              <w:rPr>
                <w:rFonts w:asciiTheme="minorHAnsi" w:hAnsiTheme="minorHAnsi" w:cstheme="minorHAnsi"/>
                <w:sz w:val="22"/>
                <w:szCs w:val="22"/>
                <w:lang w:val="en-AU"/>
              </w:rPr>
              <w:t xml:space="preserve"> firsthand, </w:t>
            </w:r>
            <w:r w:rsidR="006F4F91">
              <w:rPr>
                <w:rFonts w:asciiTheme="minorHAnsi" w:hAnsiTheme="minorHAnsi" w:cstheme="minorHAnsi"/>
                <w:sz w:val="22"/>
                <w:szCs w:val="22"/>
                <w:lang w:val="en-AU"/>
              </w:rPr>
              <w:t xml:space="preserve">from an occupational health and safety perspective, it is worth assessing their mental health and </w:t>
            </w:r>
            <w:r w:rsidR="00F8233E">
              <w:rPr>
                <w:rFonts w:asciiTheme="minorHAnsi" w:hAnsiTheme="minorHAnsi" w:cstheme="minorHAnsi"/>
                <w:sz w:val="22"/>
                <w:szCs w:val="22"/>
                <w:lang w:val="en-AU"/>
              </w:rPr>
              <w:t>psychological resilience/</w:t>
            </w:r>
            <w:r w:rsidR="006F4F91">
              <w:rPr>
                <w:rFonts w:asciiTheme="minorHAnsi" w:hAnsiTheme="minorHAnsi" w:cstheme="minorHAnsi"/>
                <w:sz w:val="22"/>
                <w:szCs w:val="22"/>
                <w:lang w:val="en-AU"/>
              </w:rPr>
              <w:t>coping</w:t>
            </w:r>
            <w:r w:rsidR="00F8233E">
              <w:rPr>
                <w:rFonts w:asciiTheme="minorHAnsi" w:hAnsiTheme="minorHAnsi" w:cstheme="minorHAnsi"/>
                <w:sz w:val="22"/>
                <w:szCs w:val="22"/>
                <w:lang w:val="en-AU"/>
              </w:rPr>
              <w:t xml:space="preserve">. </w:t>
            </w:r>
            <w:r w:rsidR="000827A3">
              <w:rPr>
                <w:rFonts w:asciiTheme="minorHAnsi" w:hAnsiTheme="minorHAnsi" w:cstheme="minorHAnsi"/>
                <w:sz w:val="22"/>
                <w:szCs w:val="22"/>
                <w:lang w:val="en-AU"/>
              </w:rPr>
              <w:t xml:space="preserve"> </w:t>
            </w:r>
          </w:p>
          <w:p w14:paraId="6F283019" w14:textId="77777777" w:rsidR="0044043B" w:rsidRDefault="0044043B" w:rsidP="00FD6754">
            <w:pPr>
              <w:pStyle w:val="CommentText"/>
              <w:autoSpaceDE/>
              <w:autoSpaceDN/>
              <w:rPr>
                <w:rFonts w:asciiTheme="minorHAnsi" w:hAnsiTheme="minorHAnsi" w:cstheme="minorHAnsi"/>
                <w:sz w:val="22"/>
                <w:szCs w:val="22"/>
                <w:lang w:val="en-AU"/>
              </w:rPr>
            </w:pPr>
          </w:p>
          <w:p w14:paraId="78D5B6D6" w14:textId="77777777" w:rsidR="0091488B" w:rsidRDefault="0091488B" w:rsidP="00FD6754">
            <w:pPr>
              <w:pStyle w:val="CommentText"/>
              <w:autoSpaceDE/>
              <w:autoSpaceDN/>
              <w:rPr>
                <w:rFonts w:asciiTheme="minorHAnsi" w:hAnsiTheme="minorHAnsi" w:cstheme="minorHAnsi"/>
                <w:sz w:val="22"/>
                <w:szCs w:val="22"/>
                <w:lang w:val="en-AU"/>
              </w:rPr>
            </w:pPr>
            <w:r w:rsidRPr="00CB6665">
              <w:rPr>
                <w:rFonts w:asciiTheme="minorHAnsi" w:hAnsiTheme="minorHAnsi" w:cstheme="minorHAnsi"/>
                <w:b/>
                <w:bCs/>
                <w:sz w:val="22"/>
                <w:szCs w:val="22"/>
                <w:lang w:val="en-AU"/>
              </w:rPr>
              <w:t>References</w:t>
            </w:r>
          </w:p>
          <w:p w14:paraId="1AB09A91" w14:textId="77777777" w:rsidR="0091488B" w:rsidRDefault="0091488B" w:rsidP="00FD6754">
            <w:pPr>
              <w:pStyle w:val="CommentText"/>
              <w:autoSpaceDE/>
              <w:autoSpaceDN/>
              <w:rPr>
                <w:rFonts w:asciiTheme="minorHAnsi" w:hAnsiTheme="minorHAnsi" w:cstheme="minorHAnsi"/>
                <w:sz w:val="22"/>
                <w:szCs w:val="22"/>
                <w:lang w:val="en-AU"/>
              </w:rPr>
            </w:pPr>
          </w:p>
          <w:p w14:paraId="0B944542" w14:textId="4528151E" w:rsidR="00251829" w:rsidRPr="00251829" w:rsidRDefault="00251829" w:rsidP="006D5A5E">
            <w:pPr>
              <w:rPr>
                <w:noProof/>
                <w:sz w:val="22"/>
                <w:szCs w:val="22"/>
              </w:rPr>
            </w:pPr>
            <w:r>
              <w:rPr>
                <w:noProof/>
                <w:sz w:val="22"/>
                <w:szCs w:val="22"/>
              </w:rPr>
              <w:t xml:space="preserve">Berry, H. L., Bowen, K., &amp; Kjellstrom, T. (2010). Climate change and mental health: A causal pathways framework. </w:t>
            </w:r>
            <w:r>
              <w:rPr>
                <w:i/>
                <w:iCs/>
                <w:noProof/>
                <w:sz w:val="22"/>
                <w:szCs w:val="22"/>
              </w:rPr>
              <w:t>International Journal of Public Health, 55,</w:t>
            </w:r>
            <w:r>
              <w:rPr>
                <w:noProof/>
                <w:sz w:val="22"/>
                <w:szCs w:val="22"/>
              </w:rPr>
              <w:t xml:space="preserve"> 123 – 132. </w:t>
            </w:r>
          </w:p>
          <w:p w14:paraId="57DE6761" w14:textId="77777777" w:rsidR="00251829" w:rsidRDefault="00251829" w:rsidP="006D5A5E">
            <w:pPr>
              <w:rPr>
                <w:noProof/>
                <w:sz w:val="22"/>
                <w:szCs w:val="22"/>
              </w:rPr>
            </w:pPr>
          </w:p>
          <w:p w14:paraId="25234737" w14:textId="3F189C7E" w:rsidR="006D5A5E" w:rsidRDefault="006D5A5E" w:rsidP="006D5A5E">
            <w:pPr>
              <w:rPr>
                <w:noProof/>
                <w:sz w:val="22"/>
                <w:szCs w:val="22"/>
              </w:rPr>
            </w:pPr>
            <w:r w:rsidRPr="002703D7">
              <w:rPr>
                <w:noProof/>
                <w:sz w:val="22"/>
                <w:szCs w:val="22"/>
              </w:rPr>
              <w:t xml:space="preserve">Borritz, M., Rugulies, R., Bjorner, J. B., Villadsen, E., Mikkelsen, O. A., &amp; Kristensen, T. S. (2006). Burnout among employees in human service work: design and baseline findings of the PUMA study. </w:t>
            </w:r>
            <w:r w:rsidRPr="002703D7">
              <w:rPr>
                <w:i/>
                <w:noProof/>
                <w:sz w:val="22"/>
                <w:szCs w:val="22"/>
              </w:rPr>
              <w:t>Scandanavian Journal of Public Health, 34</w:t>
            </w:r>
            <w:r w:rsidRPr="002703D7">
              <w:rPr>
                <w:noProof/>
                <w:sz w:val="22"/>
                <w:szCs w:val="22"/>
              </w:rPr>
              <w:t>(1), 49-58. doi: 10.1080/14034940510032275</w:t>
            </w:r>
          </w:p>
          <w:p w14:paraId="2E385D59" w14:textId="4361F56D" w:rsidR="0072077C" w:rsidRDefault="0072077C" w:rsidP="006D5A5E">
            <w:pPr>
              <w:rPr>
                <w:noProof/>
                <w:sz w:val="22"/>
                <w:szCs w:val="22"/>
              </w:rPr>
            </w:pPr>
          </w:p>
          <w:p w14:paraId="20112520" w14:textId="6F884D33" w:rsidR="0072077C" w:rsidRPr="0072077C" w:rsidRDefault="0072077C" w:rsidP="006D5A5E">
            <w:pPr>
              <w:rPr>
                <w:noProof/>
                <w:sz w:val="22"/>
                <w:szCs w:val="22"/>
              </w:rPr>
            </w:pPr>
            <w:r>
              <w:rPr>
                <w:noProof/>
                <w:sz w:val="22"/>
                <w:szCs w:val="22"/>
              </w:rPr>
              <w:t xml:space="preserve">Clayton, S. (2020). Climate anxiety: Psychological responses to climate change. </w:t>
            </w:r>
            <w:r>
              <w:rPr>
                <w:i/>
                <w:iCs/>
                <w:noProof/>
                <w:sz w:val="22"/>
                <w:szCs w:val="22"/>
              </w:rPr>
              <w:t>Journal of Anxiety Disorders, 74,</w:t>
            </w:r>
            <w:r>
              <w:rPr>
                <w:noProof/>
                <w:sz w:val="22"/>
                <w:szCs w:val="22"/>
              </w:rPr>
              <w:t xml:space="preserve"> 102263</w:t>
            </w:r>
            <w:r w:rsidR="00CB6665">
              <w:rPr>
                <w:noProof/>
                <w:sz w:val="22"/>
                <w:szCs w:val="22"/>
              </w:rPr>
              <w:t>.</w:t>
            </w:r>
          </w:p>
          <w:p w14:paraId="3C0D959F" w14:textId="77777777" w:rsidR="006D5A5E" w:rsidRPr="002703D7" w:rsidRDefault="006D5A5E" w:rsidP="006D5A5E">
            <w:pPr>
              <w:rPr>
                <w:sz w:val="22"/>
                <w:szCs w:val="22"/>
                <w:lang w:val="en-US"/>
              </w:rPr>
            </w:pPr>
          </w:p>
          <w:p w14:paraId="7031D7BD" w14:textId="77777777" w:rsidR="006D5A5E" w:rsidRPr="002703D7" w:rsidRDefault="006D5A5E" w:rsidP="006D5A5E">
            <w:pPr>
              <w:rPr>
                <w:sz w:val="22"/>
                <w:szCs w:val="22"/>
                <w:lang w:val="en-US"/>
              </w:rPr>
            </w:pPr>
            <w:r w:rsidRPr="002703D7">
              <w:rPr>
                <w:sz w:val="22"/>
                <w:szCs w:val="22"/>
                <w:lang w:val="en-US"/>
              </w:rPr>
              <w:t xml:space="preserve">Eisenberger, R., Huntington, R., Hutchison, S., &amp; Sowa, D. (1986). Perceived organizational support. </w:t>
            </w:r>
            <w:r w:rsidRPr="002703D7">
              <w:rPr>
                <w:i/>
                <w:iCs/>
                <w:sz w:val="22"/>
                <w:szCs w:val="22"/>
                <w:lang w:val="en-US"/>
              </w:rPr>
              <w:t>Journal of Applied Psychology, 71,</w:t>
            </w:r>
            <w:r w:rsidRPr="002703D7">
              <w:rPr>
                <w:sz w:val="22"/>
                <w:szCs w:val="22"/>
                <w:lang w:val="en-US"/>
              </w:rPr>
              <w:t xml:space="preserve"> 500 – 507.</w:t>
            </w:r>
          </w:p>
          <w:p w14:paraId="432E6BD7" w14:textId="77777777" w:rsidR="006D5A5E" w:rsidRPr="002703D7" w:rsidRDefault="006D5A5E" w:rsidP="006D5A5E">
            <w:pPr>
              <w:rPr>
                <w:sz w:val="22"/>
                <w:szCs w:val="22"/>
                <w:lang w:val="en-US"/>
              </w:rPr>
            </w:pPr>
          </w:p>
          <w:p w14:paraId="66EBEC72" w14:textId="77777777" w:rsidR="006D5A5E" w:rsidRPr="002703D7" w:rsidRDefault="006D5A5E" w:rsidP="006D5A5E">
            <w:pPr>
              <w:rPr>
                <w:sz w:val="22"/>
                <w:szCs w:val="22"/>
                <w:lang w:val="en-US"/>
              </w:rPr>
            </w:pPr>
            <w:r w:rsidRPr="002703D7">
              <w:rPr>
                <w:sz w:val="22"/>
                <w:szCs w:val="22"/>
                <w:lang w:val="en-US"/>
              </w:rPr>
              <w:t xml:space="preserve">Hogg, T. L., Stanley, S. K., O’Brien, L. V., Wilson, M. S., </w:t>
            </w:r>
            <w:proofErr w:type="spellStart"/>
            <w:r w:rsidRPr="002703D7">
              <w:rPr>
                <w:sz w:val="22"/>
                <w:szCs w:val="22"/>
                <w:lang w:val="en-US"/>
              </w:rPr>
              <w:t>Watsford</w:t>
            </w:r>
            <w:proofErr w:type="spellEnd"/>
            <w:r w:rsidRPr="002703D7">
              <w:rPr>
                <w:sz w:val="22"/>
                <w:szCs w:val="22"/>
                <w:lang w:val="en-US"/>
              </w:rPr>
              <w:t xml:space="preserve">, C. R. (2021). The Hogg eco-anxiety scale: Development and validation of a multidimensional scale. </w:t>
            </w:r>
            <w:r w:rsidRPr="002703D7">
              <w:rPr>
                <w:i/>
                <w:iCs/>
                <w:sz w:val="22"/>
                <w:szCs w:val="22"/>
                <w:lang w:val="en-US"/>
              </w:rPr>
              <w:t>Global Environmental Change, 71,</w:t>
            </w:r>
            <w:r w:rsidRPr="002703D7">
              <w:rPr>
                <w:sz w:val="22"/>
                <w:szCs w:val="22"/>
                <w:lang w:val="en-US"/>
              </w:rPr>
              <w:t xml:space="preserve"> 102391. </w:t>
            </w:r>
          </w:p>
          <w:p w14:paraId="03DACD59" w14:textId="77777777" w:rsidR="006D5A5E" w:rsidRPr="002703D7" w:rsidRDefault="006D5A5E" w:rsidP="006D5A5E">
            <w:pPr>
              <w:rPr>
                <w:sz w:val="22"/>
                <w:szCs w:val="22"/>
                <w:lang w:val="en-US"/>
              </w:rPr>
            </w:pPr>
          </w:p>
          <w:p w14:paraId="7C049370" w14:textId="77777777" w:rsidR="006D5A5E" w:rsidRPr="002703D7" w:rsidRDefault="006D5A5E" w:rsidP="006D5A5E">
            <w:pPr>
              <w:rPr>
                <w:noProof/>
                <w:sz w:val="22"/>
                <w:szCs w:val="22"/>
              </w:rPr>
            </w:pPr>
            <w:r w:rsidRPr="002703D7">
              <w:rPr>
                <w:noProof/>
                <w:sz w:val="22"/>
                <w:szCs w:val="22"/>
              </w:rPr>
              <w:t xml:space="preserve">Jovarauskaite, L., &amp; Bohm, G. (2021). The emotional engagement of climate experts is related to their climate change perceptions and coping strategies. </w:t>
            </w:r>
            <w:r w:rsidRPr="002703D7">
              <w:rPr>
                <w:i/>
                <w:iCs/>
                <w:noProof/>
                <w:sz w:val="22"/>
                <w:szCs w:val="22"/>
              </w:rPr>
              <w:t>Journal of Risk Research, 24,</w:t>
            </w:r>
            <w:r w:rsidRPr="002703D7">
              <w:rPr>
                <w:noProof/>
                <w:sz w:val="22"/>
                <w:szCs w:val="22"/>
              </w:rPr>
              <w:t xml:space="preserve"> 941 – 957. </w:t>
            </w:r>
          </w:p>
          <w:p w14:paraId="56993429" w14:textId="77777777" w:rsidR="006D5A5E" w:rsidRPr="002703D7" w:rsidRDefault="006D5A5E" w:rsidP="006D5A5E">
            <w:pPr>
              <w:rPr>
                <w:sz w:val="22"/>
                <w:szCs w:val="22"/>
                <w:lang w:val="en-US"/>
              </w:rPr>
            </w:pPr>
          </w:p>
          <w:p w14:paraId="4E72E821" w14:textId="77777777" w:rsidR="006D5A5E" w:rsidRPr="002703D7" w:rsidRDefault="006D5A5E" w:rsidP="006D5A5E">
            <w:pPr>
              <w:rPr>
                <w:sz w:val="22"/>
                <w:szCs w:val="22"/>
                <w:lang w:val="en-US"/>
              </w:rPr>
            </w:pPr>
            <w:r w:rsidRPr="002703D7">
              <w:rPr>
                <w:sz w:val="22"/>
                <w:szCs w:val="22"/>
                <w:lang w:val="en-US"/>
              </w:rPr>
              <w:t>Lovibond, S. H., &amp; Lovibond, P. F. (1995). Manual for the Depression Anxiety Stress Scales.</w:t>
            </w:r>
          </w:p>
          <w:p w14:paraId="29400EA9" w14:textId="77777777" w:rsidR="006D5A5E" w:rsidRPr="002703D7" w:rsidRDefault="006D5A5E" w:rsidP="006D5A5E">
            <w:pPr>
              <w:rPr>
                <w:sz w:val="22"/>
                <w:szCs w:val="22"/>
                <w:lang w:val="en-US"/>
              </w:rPr>
            </w:pPr>
          </w:p>
          <w:p w14:paraId="197F269D" w14:textId="77777777" w:rsidR="006D5A5E" w:rsidRPr="002703D7" w:rsidRDefault="006D5A5E" w:rsidP="006D5A5E">
            <w:pPr>
              <w:rPr>
                <w:sz w:val="22"/>
                <w:szCs w:val="22"/>
                <w:lang w:val="en-US"/>
              </w:rPr>
            </w:pPr>
            <w:r w:rsidRPr="002703D7">
              <w:rPr>
                <w:sz w:val="22"/>
                <w:szCs w:val="22"/>
                <w:lang w:val="en-US"/>
              </w:rPr>
              <w:t xml:space="preserve">Short Warwick Edinburgh Mental Wellbeing Scale (SWEMWBS) © NHS Health Scotland, University of Warwick and University of Edinburgh, 2008, all rights reserved. </w:t>
            </w:r>
          </w:p>
          <w:p w14:paraId="4ECDAF24" w14:textId="77777777" w:rsidR="0091488B" w:rsidRDefault="0091488B" w:rsidP="00FD6754">
            <w:pPr>
              <w:pStyle w:val="CommentText"/>
              <w:autoSpaceDE/>
              <w:autoSpaceDN/>
              <w:rPr>
                <w:rFonts w:asciiTheme="minorHAnsi" w:hAnsiTheme="minorHAnsi" w:cstheme="minorHAnsi"/>
                <w:sz w:val="22"/>
                <w:szCs w:val="22"/>
                <w:lang w:val="en-AU"/>
              </w:rPr>
            </w:pPr>
          </w:p>
          <w:p w14:paraId="078F7017" w14:textId="04265D15" w:rsidR="0091488B" w:rsidRPr="0091488B" w:rsidRDefault="0091488B" w:rsidP="00FD6754">
            <w:pPr>
              <w:pStyle w:val="CommentText"/>
              <w:autoSpaceDE/>
              <w:autoSpaceDN/>
              <w:rPr>
                <w:rFonts w:asciiTheme="minorHAnsi" w:hAnsiTheme="minorHAnsi" w:cstheme="minorHAnsi"/>
                <w:sz w:val="22"/>
                <w:szCs w:val="22"/>
                <w:lang w:val="en-AU"/>
              </w:rPr>
            </w:pPr>
          </w:p>
        </w:tc>
      </w:tr>
    </w:tbl>
    <w:p w14:paraId="3B895608" w14:textId="77777777" w:rsidR="00C600B0" w:rsidRPr="00D46E05" w:rsidRDefault="00C600B0" w:rsidP="00C600B0">
      <w:pPr>
        <w:rPr>
          <w:rFonts w:asciiTheme="minorHAnsi" w:hAnsiTheme="minorHAnsi" w:cstheme="minorHAnsi"/>
          <w:sz w:val="22"/>
          <w:szCs w:val="22"/>
        </w:rPr>
      </w:pPr>
    </w:p>
    <w:tbl>
      <w:tblPr>
        <w:tblW w:w="10008" w:type="dxa"/>
        <w:tblBorders>
          <w:top w:val="single" w:sz="4" w:space="0" w:color="auto"/>
          <w:left w:val="single" w:sz="4" w:space="0" w:color="auto"/>
          <w:bottom w:val="single" w:sz="4" w:space="0" w:color="auto"/>
          <w:right w:val="single" w:sz="4" w:space="0" w:color="auto"/>
        </w:tblBorders>
        <w:shd w:val="clear" w:color="auto" w:fill="CC99FF"/>
        <w:tblLook w:val="01E0" w:firstRow="1" w:lastRow="1" w:firstColumn="1" w:lastColumn="1" w:noHBand="0" w:noVBand="0"/>
      </w:tblPr>
      <w:tblGrid>
        <w:gridCol w:w="623"/>
        <w:gridCol w:w="9385"/>
      </w:tblGrid>
      <w:tr w:rsidR="00C600B0" w:rsidRPr="00D46E05" w14:paraId="13A38B66" w14:textId="77777777" w:rsidTr="00DB2173">
        <w:tc>
          <w:tcPr>
            <w:tcW w:w="623" w:type="dxa"/>
            <w:tcBorders>
              <w:top w:val="single" w:sz="4" w:space="0" w:color="auto"/>
              <w:bottom w:val="single" w:sz="4" w:space="0" w:color="auto"/>
              <w:right w:val="single" w:sz="4" w:space="0" w:color="auto"/>
            </w:tcBorders>
            <w:shd w:val="clear" w:color="auto" w:fill="C6D9F1"/>
          </w:tcPr>
          <w:p w14:paraId="1EB65756" w14:textId="77777777" w:rsidR="00C600B0" w:rsidRPr="00D46E05" w:rsidRDefault="00C600B0" w:rsidP="00AA13D8">
            <w:pPr>
              <w:spacing w:before="120"/>
              <w:rPr>
                <w:rFonts w:asciiTheme="minorHAnsi" w:hAnsiTheme="minorHAnsi" w:cstheme="minorHAnsi"/>
                <w:b/>
                <w:sz w:val="22"/>
                <w:szCs w:val="22"/>
              </w:rPr>
            </w:pPr>
            <w:r w:rsidRPr="00D46E05">
              <w:rPr>
                <w:rFonts w:asciiTheme="minorHAnsi" w:hAnsiTheme="minorHAnsi" w:cstheme="minorHAnsi"/>
                <w:b/>
                <w:sz w:val="22"/>
                <w:szCs w:val="22"/>
              </w:rPr>
              <w:t>E</w:t>
            </w:r>
            <w:r w:rsidR="000E24E2" w:rsidRPr="00D46E05">
              <w:rPr>
                <w:rFonts w:asciiTheme="minorHAnsi" w:hAnsiTheme="minorHAnsi" w:cstheme="minorHAnsi"/>
                <w:b/>
                <w:sz w:val="22"/>
                <w:szCs w:val="22"/>
              </w:rPr>
              <w:t>2</w:t>
            </w:r>
          </w:p>
        </w:tc>
        <w:tc>
          <w:tcPr>
            <w:tcW w:w="9385" w:type="dxa"/>
            <w:tcBorders>
              <w:left w:val="single" w:sz="4" w:space="0" w:color="auto"/>
            </w:tcBorders>
            <w:shd w:val="clear" w:color="auto" w:fill="C6D9F1"/>
          </w:tcPr>
          <w:p w14:paraId="54413D55" w14:textId="77777777" w:rsidR="00C600B0" w:rsidRPr="00D46E05" w:rsidRDefault="00602F49" w:rsidP="00AA13D8">
            <w:pPr>
              <w:spacing w:before="120"/>
              <w:rPr>
                <w:rFonts w:asciiTheme="minorHAnsi" w:hAnsiTheme="minorHAnsi" w:cstheme="minorHAnsi"/>
                <w:bCs/>
                <w:color w:val="000000"/>
                <w:sz w:val="22"/>
                <w:szCs w:val="22"/>
              </w:rPr>
            </w:pPr>
            <w:r w:rsidRPr="00D46E05">
              <w:rPr>
                <w:rFonts w:asciiTheme="minorHAnsi" w:hAnsiTheme="minorHAnsi" w:cstheme="minorHAnsi"/>
                <w:b/>
                <w:bCs/>
                <w:sz w:val="22"/>
                <w:szCs w:val="22"/>
              </w:rPr>
              <w:t>List the e</w:t>
            </w:r>
            <w:r w:rsidR="005236ED" w:rsidRPr="00D46E05">
              <w:rPr>
                <w:rFonts w:asciiTheme="minorHAnsi" w:hAnsiTheme="minorHAnsi" w:cstheme="minorHAnsi"/>
                <w:b/>
                <w:bCs/>
                <w:sz w:val="22"/>
                <w:szCs w:val="22"/>
              </w:rPr>
              <w:t>xperience</w:t>
            </w:r>
            <w:r w:rsidR="000E24E2" w:rsidRPr="00D46E05">
              <w:rPr>
                <w:rFonts w:asciiTheme="minorHAnsi" w:hAnsiTheme="minorHAnsi" w:cstheme="minorHAnsi"/>
                <w:b/>
                <w:bCs/>
                <w:sz w:val="22"/>
                <w:szCs w:val="22"/>
              </w:rPr>
              <w:t xml:space="preserve"> and skills</w:t>
            </w:r>
            <w:r w:rsidR="00E638E5" w:rsidRPr="00D46E05">
              <w:rPr>
                <w:rFonts w:asciiTheme="minorHAnsi" w:hAnsiTheme="minorHAnsi" w:cstheme="minorHAnsi"/>
                <w:b/>
                <w:bCs/>
                <w:sz w:val="22"/>
                <w:szCs w:val="22"/>
              </w:rPr>
              <w:t xml:space="preserve"> of </w:t>
            </w:r>
            <w:r w:rsidRPr="00D46E05">
              <w:rPr>
                <w:rFonts w:asciiTheme="minorHAnsi" w:hAnsiTheme="minorHAnsi" w:cstheme="minorHAnsi"/>
                <w:b/>
                <w:bCs/>
                <w:sz w:val="22"/>
                <w:szCs w:val="22"/>
              </w:rPr>
              <w:t>each researcher</w:t>
            </w:r>
            <w:r w:rsidR="00111245" w:rsidRPr="00D46E05">
              <w:rPr>
                <w:rFonts w:asciiTheme="minorHAnsi" w:hAnsiTheme="minorHAnsi" w:cstheme="minorHAnsi"/>
                <w:b/>
                <w:bCs/>
                <w:color w:val="000000"/>
                <w:sz w:val="22"/>
                <w:szCs w:val="22"/>
              </w:rPr>
              <w:t xml:space="preserve">  </w:t>
            </w:r>
          </w:p>
          <w:p w14:paraId="65DABD78" w14:textId="77777777" w:rsidR="008A3A5E" w:rsidRPr="00D46E05" w:rsidRDefault="008A3A5E" w:rsidP="00C34F74">
            <w:pPr>
              <w:rPr>
                <w:rFonts w:asciiTheme="minorHAnsi" w:hAnsiTheme="minorHAnsi" w:cstheme="minorHAnsi"/>
                <w:vanish/>
                <w:color w:val="0000FF"/>
                <w:sz w:val="22"/>
                <w:szCs w:val="22"/>
              </w:rPr>
            </w:pPr>
          </w:p>
        </w:tc>
      </w:tr>
    </w:tbl>
    <w:p w14:paraId="042783A0" w14:textId="77777777" w:rsidR="00C34F74" w:rsidRPr="00D46E05" w:rsidRDefault="0054780C" w:rsidP="00C34F74">
      <w:pPr>
        <w:ind w:left="720"/>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lastRenderedPageBreak/>
        <w:t>For each applicant named in this application</w:t>
      </w:r>
      <w:r w:rsidR="00925E7D" w:rsidRPr="00D46E05">
        <w:rPr>
          <w:rFonts w:asciiTheme="minorHAnsi" w:hAnsiTheme="minorHAnsi" w:cstheme="minorHAnsi"/>
          <w:vanish/>
          <w:color w:val="0000FF"/>
          <w:sz w:val="22"/>
          <w:szCs w:val="22"/>
        </w:rPr>
        <w:t>, l</w:t>
      </w:r>
      <w:r w:rsidR="00C34F74" w:rsidRPr="00D46E05">
        <w:rPr>
          <w:rFonts w:asciiTheme="minorHAnsi" w:hAnsiTheme="minorHAnsi" w:cstheme="minorHAnsi"/>
          <w:vanish/>
          <w:color w:val="0000FF"/>
          <w:sz w:val="22"/>
          <w:szCs w:val="22"/>
        </w:rPr>
        <w:t xml:space="preserve">ist the relevant </w:t>
      </w:r>
      <w:r w:rsidR="005236ED" w:rsidRPr="00D46E05">
        <w:rPr>
          <w:rFonts w:asciiTheme="minorHAnsi" w:hAnsiTheme="minorHAnsi" w:cstheme="minorHAnsi"/>
          <w:vanish/>
          <w:color w:val="0000FF"/>
          <w:sz w:val="22"/>
          <w:szCs w:val="22"/>
        </w:rPr>
        <w:t>experience</w:t>
      </w:r>
      <w:r w:rsidR="00C34F74" w:rsidRPr="00D46E05">
        <w:rPr>
          <w:rFonts w:asciiTheme="minorHAnsi" w:hAnsiTheme="minorHAnsi" w:cstheme="minorHAnsi"/>
          <w:vanish/>
          <w:color w:val="0000FF"/>
          <w:sz w:val="22"/>
          <w:szCs w:val="22"/>
        </w:rPr>
        <w:t xml:space="preserve"> and /or skills </w:t>
      </w:r>
      <w:r w:rsidR="00925E7D" w:rsidRPr="00D46E05">
        <w:rPr>
          <w:rFonts w:asciiTheme="minorHAnsi" w:hAnsiTheme="minorHAnsi" w:cstheme="minorHAnsi"/>
          <w:vanish/>
          <w:color w:val="0000FF"/>
          <w:sz w:val="22"/>
          <w:szCs w:val="22"/>
        </w:rPr>
        <w:t xml:space="preserve">that </w:t>
      </w:r>
      <w:r w:rsidR="00C34F74" w:rsidRPr="00D46E05">
        <w:rPr>
          <w:rFonts w:asciiTheme="minorHAnsi" w:hAnsiTheme="minorHAnsi" w:cstheme="minorHAnsi"/>
          <w:vanish/>
          <w:color w:val="0000FF"/>
          <w:sz w:val="22"/>
          <w:szCs w:val="22"/>
        </w:rPr>
        <w:t>equip</w:t>
      </w:r>
      <w:r w:rsidRPr="00D46E05">
        <w:rPr>
          <w:rFonts w:asciiTheme="minorHAnsi" w:hAnsiTheme="minorHAnsi" w:cstheme="minorHAnsi"/>
          <w:vanish/>
          <w:color w:val="0000FF"/>
          <w:sz w:val="22"/>
          <w:szCs w:val="22"/>
        </w:rPr>
        <w:t>s</w:t>
      </w:r>
      <w:r w:rsidR="00C34F74" w:rsidRPr="00D46E05">
        <w:rPr>
          <w:rFonts w:asciiTheme="minorHAnsi" w:hAnsiTheme="minorHAnsi" w:cstheme="minorHAnsi"/>
          <w:vanish/>
          <w:color w:val="0000FF"/>
          <w:sz w:val="22"/>
          <w:szCs w:val="22"/>
        </w:rPr>
        <w:t xml:space="preserve"> them to conduct </w:t>
      </w:r>
      <w:r w:rsidR="00925E7D" w:rsidRPr="00D46E05">
        <w:rPr>
          <w:rFonts w:asciiTheme="minorHAnsi" w:hAnsiTheme="minorHAnsi" w:cstheme="minorHAnsi"/>
          <w:vanish/>
          <w:color w:val="0000FF"/>
          <w:sz w:val="22"/>
          <w:szCs w:val="22"/>
        </w:rPr>
        <w:t xml:space="preserve">or supervise </w:t>
      </w:r>
      <w:r w:rsidR="00C34F74" w:rsidRPr="00D46E05">
        <w:rPr>
          <w:rFonts w:asciiTheme="minorHAnsi" w:hAnsiTheme="minorHAnsi" w:cstheme="minorHAnsi"/>
          <w:vanish/>
          <w:color w:val="0000FF"/>
          <w:sz w:val="22"/>
          <w:szCs w:val="22"/>
        </w:rPr>
        <w:t>this research.</w:t>
      </w:r>
    </w:p>
    <w:p w14:paraId="7AF1541C" w14:textId="77777777" w:rsidR="00C600B0" w:rsidRPr="00D46E05" w:rsidRDefault="00C600B0" w:rsidP="00C600B0">
      <w:pPr>
        <w:rPr>
          <w:rFonts w:asciiTheme="minorHAnsi" w:hAnsiTheme="minorHAnsi" w:cstheme="minorHAnsi"/>
          <w:vanish/>
          <w:color w:val="0000FF"/>
          <w:sz w:val="22"/>
          <w:szCs w:val="22"/>
        </w:rPr>
      </w:pPr>
    </w:p>
    <w:tbl>
      <w:tblPr>
        <w:tblW w:w="9360" w:type="dxa"/>
        <w:tblInd w:w="648" w:type="dxa"/>
        <w:tblBorders>
          <w:left w:val="single" w:sz="4" w:space="0" w:color="auto"/>
          <w:bottom w:val="single" w:sz="4" w:space="0" w:color="auto"/>
          <w:right w:val="single" w:sz="4" w:space="0" w:color="auto"/>
          <w:insideH w:val="single" w:sz="4" w:space="0" w:color="auto"/>
          <w:insideV w:val="single" w:sz="4" w:space="0" w:color="auto"/>
        </w:tblBorders>
        <w:shd w:val="pct12" w:color="auto" w:fill="auto"/>
        <w:tblLook w:val="0000" w:firstRow="0" w:lastRow="0" w:firstColumn="0" w:lastColumn="0" w:noHBand="0" w:noVBand="0"/>
      </w:tblPr>
      <w:tblGrid>
        <w:gridCol w:w="1980"/>
        <w:gridCol w:w="7380"/>
      </w:tblGrid>
      <w:tr w:rsidR="002F7ADF" w:rsidRPr="00D46E05" w14:paraId="2C7BD5B3" w14:textId="77777777" w:rsidTr="008B1C55">
        <w:tc>
          <w:tcPr>
            <w:tcW w:w="1980" w:type="dxa"/>
            <w:shd w:val="clear" w:color="auto" w:fill="CCC0D9"/>
          </w:tcPr>
          <w:p w14:paraId="17349ED9" w14:textId="77777777" w:rsidR="002F7ADF" w:rsidRPr="00D46E05" w:rsidRDefault="002F7ADF" w:rsidP="00427BF8">
            <w:pPr>
              <w:rPr>
                <w:rFonts w:asciiTheme="minorHAnsi" w:hAnsiTheme="minorHAnsi" w:cstheme="minorHAnsi"/>
                <w:b/>
                <w:sz w:val="22"/>
                <w:szCs w:val="22"/>
              </w:rPr>
            </w:pPr>
            <w:r w:rsidRPr="00D46E05">
              <w:rPr>
                <w:rFonts w:asciiTheme="minorHAnsi" w:hAnsiTheme="minorHAnsi" w:cstheme="minorHAnsi"/>
                <w:b/>
                <w:sz w:val="22"/>
                <w:szCs w:val="22"/>
              </w:rPr>
              <w:t>Details</w:t>
            </w:r>
          </w:p>
          <w:p w14:paraId="58BEBB3B" w14:textId="77777777" w:rsidR="002F7ADF" w:rsidRPr="00D46E05" w:rsidRDefault="002F7ADF" w:rsidP="00427BF8">
            <w:pPr>
              <w:rPr>
                <w:rFonts w:asciiTheme="minorHAnsi" w:hAnsiTheme="minorHAnsi" w:cstheme="minorHAnsi"/>
                <w:color w:val="000000"/>
                <w:sz w:val="22"/>
                <w:szCs w:val="22"/>
              </w:rPr>
            </w:pPr>
            <w:r w:rsidRPr="00D46E05">
              <w:rPr>
                <w:rFonts w:asciiTheme="minorHAnsi" w:hAnsiTheme="minorHAnsi" w:cstheme="minorHAnsi"/>
                <w:sz w:val="22"/>
                <w:szCs w:val="22"/>
              </w:rPr>
              <w:t xml:space="preserve"> (Max 100 words per researcher)</w:t>
            </w:r>
          </w:p>
        </w:tc>
        <w:tc>
          <w:tcPr>
            <w:tcW w:w="7380" w:type="dxa"/>
            <w:shd w:val="clear" w:color="auto" w:fill="auto"/>
          </w:tcPr>
          <w:p w14:paraId="2191E8F4" w14:textId="457AD353" w:rsidR="00246FA4" w:rsidRDefault="00987D29" w:rsidP="008461CD">
            <w:pPr>
              <w:rPr>
                <w:rFonts w:asciiTheme="minorHAnsi" w:eastAsiaTheme="minorHAnsi" w:hAnsiTheme="minorHAnsi" w:cstheme="minorHAnsi"/>
                <w:color w:val="000000"/>
              </w:rPr>
            </w:pPr>
            <w:hyperlink r:id="rId20" w:history="1">
              <w:r>
                <w:rPr>
                  <w:rFonts w:asciiTheme="minorHAnsi" w:hAnsiTheme="minorHAnsi" w:cstheme="minorHAnsi"/>
                </w:rPr>
                <w:t>A/Prof</w:t>
              </w:r>
              <w:r w:rsidR="00246FA4" w:rsidRPr="008461CD">
                <w:rPr>
                  <w:rFonts w:asciiTheme="minorHAnsi" w:eastAsiaTheme="minorHAnsi" w:hAnsiTheme="minorHAnsi" w:cstheme="minorHAnsi"/>
                  <w:color w:val="000000"/>
                </w:rPr>
                <w:t xml:space="preserve"> Amy Lykins</w:t>
              </w:r>
            </w:hyperlink>
            <w:r w:rsidR="00246FA4" w:rsidRPr="008461CD">
              <w:rPr>
                <w:rFonts w:asciiTheme="minorHAnsi" w:eastAsiaTheme="minorHAnsi" w:hAnsiTheme="minorHAnsi" w:cstheme="minorHAnsi"/>
                <w:color w:val="000000"/>
              </w:rPr>
              <w:t xml:space="preserve"> is </w:t>
            </w:r>
            <w:r w:rsidR="00271C5B">
              <w:rPr>
                <w:rFonts w:asciiTheme="minorHAnsi" w:eastAsiaTheme="minorHAnsi" w:hAnsiTheme="minorHAnsi" w:cstheme="minorHAnsi"/>
                <w:color w:val="000000"/>
              </w:rPr>
              <w:t xml:space="preserve">an </w:t>
            </w:r>
            <w:r w:rsidR="00246FA4" w:rsidRPr="008461CD">
              <w:rPr>
                <w:rFonts w:asciiTheme="minorHAnsi" w:eastAsiaTheme="minorHAnsi" w:hAnsiTheme="minorHAnsi" w:cstheme="minorHAnsi"/>
                <w:color w:val="000000"/>
              </w:rPr>
              <w:t>Associate Professor in Psychology at UNE and a registered clinical psychologist. Her work in environmental psychology primarily involves the intersection between mental health and the environment. She has completed projects on climate change and mental health in rural Fijians, maintained vs 'wild' nature exposure and mental health and nature connectedness, and mental health sequelae of natural disaster exposure in second responders. She has over 20 years of experience conducting research on human participants, and has published over 50 peer-reviewed publications and book chapters on her work.</w:t>
            </w:r>
          </w:p>
          <w:p w14:paraId="60642E19" w14:textId="7E494C5F" w:rsidR="00271C5B" w:rsidRDefault="00271C5B" w:rsidP="008461CD">
            <w:pPr>
              <w:rPr>
                <w:rFonts w:asciiTheme="minorHAnsi" w:eastAsiaTheme="minorHAnsi" w:hAnsiTheme="minorHAnsi" w:cstheme="minorHAnsi"/>
                <w:color w:val="000000"/>
              </w:rPr>
            </w:pPr>
          </w:p>
          <w:p w14:paraId="391FE1EF" w14:textId="4485DA4F" w:rsidR="00E469ED" w:rsidRPr="00C96398" w:rsidRDefault="00E469ED" w:rsidP="00E469ED">
            <w:pPr>
              <w:pStyle w:val="CommentText"/>
              <w:autoSpaceDE/>
              <w:autoSpaceDN/>
              <w:rPr>
                <w:sz w:val="24"/>
                <w:szCs w:val="24"/>
              </w:rPr>
            </w:pPr>
            <w:r w:rsidRPr="00C96398">
              <w:rPr>
                <w:rFonts w:asciiTheme="minorHAnsi" w:hAnsiTheme="minorHAnsi" w:cstheme="minorHAnsi"/>
                <w:sz w:val="24"/>
                <w:szCs w:val="24"/>
                <w:lang w:val="en-AU"/>
              </w:rPr>
              <w:t xml:space="preserve">A/Prof Cosh is a registered Psychologist and Associate Professor in Clinical Psychology at UNE. She </w:t>
            </w:r>
            <w:r w:rsidRPr="00C96398">
              <w:rPr>
                <w:rFonts w:asciiTheme="minorHAnsi" w:hAnsiTheme="minorHAnsi" w:cstheme="minorHAnsi"/>
                <w:sz w:val="24"/>
                <w:szCs w:val="24"/>
              </w:rPr>
              <w:t xml:space="preserve">has completed a Master of Clinical Psychology and PhD at the University of Adelaide. </w:t>
            </w:r>
            <w:r w:rsidR="009C7181" w:rsidRPr="00C96398">
              <w:rPr>
                <w:rFonts w:asciiTheme="minorHAnsi" w:hAnsiTheme="minorHAnsi" w:cstheme="minorHAnsi"/>
                <w:sz w:val="24"/>
                <w:szCs w:val="24"/>
              </w:rPr>
              <w:t>She</w:t>
            </w:r>
            <w:r w:rsidRPr="00C96398">
              <w:rPr>
                <w:rFonts w:asciiTheme="minorHAnsi" w:hAnsiTheme="minorHAnsi" w:cstheme="minorHAnsi"/>
                <w:sz w:val="24"/>
                <w:szCs w:val="24"/>
              </w:rPr>
              <w:t xml:space="preserve"> has extensive experience conducting research in Australia and internationally and has published over 50 peer reviewed articles and book chapters. She currently co-supervises 9 PhD/</w:t>
            </w:r>
            <w:proofErr w:type="gramStart"/>
            <w:r w:rsidRPr="00C96398">
              <w:rPr>
                <w:rFonts w:asciiTheme="minorHAnsi" w:hAnsiTheme="minorHAnsi" w:cstheme="minorHAnsi"/>
                <w:sz w:val="24"/>
                <w:szCs w:val="24"/>
              </w:rPr>
              <w:t>PhD(</w:t>
            </w:r>
            <w:proofErr w:type="gramEnd"/>
            <w:r w:rsidRPr="00C96398">
              <w:rPr>
                <w:rFonts w:asciiTheme="minorHAnsi" w:hAnsiTheme="minorHAnsi" w:cstheme="minorHAnsi"/>
                <w:sz w:val="24"/>
                <w:szCs w:val="24"/>
              </w:rPr>
              <w:t>Clinical) students and has supervised over 35 PhD, Masters and Honours (4</w:t>
            </w:r>
            <w:r w:rsidRPr="00C96398">
              <w:rPr>
                <w:rFonts w:asciiTheme="minorHAnsi" w:hAnsiTheme="minorHAnsi" w:cstheme="minorHAnsi"/>
                <w:sz w:val="24"/>
                <w:szCs w:val="24"/>
                <w:vertAlign w:val="superscript"/>
              </w:rPr>
              <w:t>th</w:t>
            </w:r>
            <w:r w:rsidRPr="00C96398">
              <w:rPr>
                <w:rFonts w:asciiTheme="minorHAnsi" w:hAnsiTheme="minorHAnsi" w:cstheme="minorHAnsi"/>
                <w:sz w:val="24"/>
                <w:szCs w:val="24"/>
              </w:rPr>
              <w:t xml:space="preserve"> year) students to completion</w:t>
            </w:r>
            <w:r w:rsidRPr="00C96398">
              <w:rPr>
                <w:sz w:val="24"/>
                <w:szCs w:val="24"/>
              </w:rPr>
              <w:t xml:space="preserve">. </w:t>
            </w:r>
          </w:p>
          <w:p w14:paraId="5D03D544" w14:textId="04D86F3A" w:rsidR="00271C5B" w:rsidRDefault="00271C5B" w:rsidP="008461CD">
            <w:pPr>
              <w:rPr>
                <w:rFonts w:asciiTheme="minorHAnsi" w:eastAsiaTheme="minorHAnsi" w:hAnsiTheme="minorHAnsi" w:cstheme="minorHAnsi"/>
                <w:color w:val="000000"/>
              </w:rPr>
            </w:pPr>
          </w:p>
          <w:p w14:paraId="3CA58908" w14:textId="3586BA98" w:rsidR="00987D29" w:rsidRDefault="00987D29" w:rsidP="008461CD">
            <w:pPr>
              <w:rPr>
                <w:rFonts w:asciiTheme="minorHAnsi" w:eastAsiaTheme="minorHAnsi" w:hAnsiTheme="minorHAnsi" w:cstheme="minorHAnsi"/>
                <w:color w:val="000000"/>
              </w:rPr>
            </w:pPr>
          </w:p>
          <w:p w14:paraId="3F2ED845" w14:textId="77777777" w:rsidR="002F7ADF" w:rsidRDefault="00987D29" w:rsidP="00C96398">
            <w:pPr>
              <w:rPr>
                <w:rFonts w:asciiTheme="minorHAnsi" w:eastAsiaTheme="minorHAnsi" w:hAnsiTheme="minorHAnsi" w:cstheme="minorHAnsi"/>
                <w:color w:val="000000"/>
              </w:rPr>
            </w:pPr>
            <w:r w:rsidRPr="00C96398">
              <w:rPr>
                <w:rFonts w:asciiTheme="minorHAnsi" w:eastAsiaTheme="minorHAnsi" w:hAnsiTheme="minorHAnsi" w:cstheme="minorHAnsi"/>
                <w:color w:val="000000"/>
              </w:rPr>
              <w:t>Ms. Nicola Paul</w:t>
            </w:r>
            <w:r w:rsidR="0083148E">
              <w:rPr>
                <w:rFonts w:asciiTheme="minorHAnsi" w:eastAsiaTheme="minorHAnsi" w:hAnsiTheme="minorHAnsi" w:cstheme="minorHAnsi"/>
                <w:color w:val="000000"/>
              </w:rPr>
              <w:t xml:space="preserve"> is a PhD student at University of New England, completing a project on pathways to Wellbeing for Human and Veterinary healthcare workers. She has completed a Bachelor of Science with Honours (Psychology) at the University of New England. She has experience as a research assistant at the University of New South Wales and University of New England</w:t>
            </w:r>
            <w:r w:rsidR="00521734">
              <w:rPr>
                <w:rFonts w:asciiTheme="minorHAnsi" w:eastAsiaTheme="minorHAnsi" w:hAnsiTheme="minorHAnsi" w:cstheme="minorHAnsi"/>
                <w:color w:val="000000"/>
              </w:rPr>
              <w:t>, assisting with projects on paediatric health systems, vocational wellbeing,</w:t>
            </w:r>
            <w:r w:rsidR="00C96398">
              <w:rPr>
                <w:rFonts w:asciiTheme="minorHAnsi" w:eastAsiaTheme="minorHAnsi" w:hAnsiTheme="minorHAnsi" w:cstheme="minorHAnsi"/>
                <w:color w:val="000000"/>
              </w:rPr>
              <w:t xml:space="preserve"> and human-animal interactions.</w:t>
            </w:r>
          </w:p>
          <w:p w14:paraId="3AFBF4F9" w14:textId="77777777" w:rsidR="006F5803" w:rsidRDefault="006F5803" w:rsidP="00C96398">
            <w:pPr>
              <w:rPr>
                <w:rFonts w:asciiTheme="minorHAnsi" w:eastAsiaTheme="minorHAnsi" w:hAnsiTheme="minorHAnsi" w:cstheme="minorHAnsi"/>
                <w:color w:val="000000"/>
              </w:rPr>
            </w:pPr>
          </w:p>
          <w:p w14:paraId="3E71170D" w14:textId="77777777" w:rsidR="006F5803" w:rsidRDefault="006F5803" w:rsidP="00C96398">
            <w:pPr>
              <w:rPr>
                <w:rFonts w:asciiTheme="minorHAnsi" w:eastAsiaTheme="minorHAnsi" w:hAnsiTheme="minorHAnsi" w:cstheme="minorHAnsi"/>
                <w:color w:val="000000"/>
              </w:rPr>
            </w:pPr>
            <w:r>
              <w:rPr>
                <w:rFonts w:asciiTheme="minorHAnsi" w:eastAsiaTheme="minorHAnsi" w:hAnsiTheme="minorHAnsi" w:cstheme="minorHAnsi"/>
                <w:color w:val="000000"/>
              </w:rPr>
              <w:t>Ms. Joanne Robinson has a Bachelor of Organisational Leadership from the University of New England. She has provided significant support as a research assistant and project manager to programs in the School of Psychology over the past 4 years and is currently the project manager of a large MRFF grant.</w:t>
            </w:r>
          </w:p>
          <w:p w14:paraId="4DFE2317" w14:textId="77777777" w:rsidR="006F5803" w:rsidRDefault="006F5803" w:rsidP="00C96398">
            <w:pPr>
              <w:rPr>
                <w:rFonts w:asciiTheme="minorHAnsi" w:eastAsiaTheme="minorHAnsi" w:hAnsiTheme="minorHAnsi" w:cstheme="minorHAnsi"/>
                <w:color w:val="000000"/>
              </w:rPr>
            </w:pPr>
          </w:p>
          <w:p w14:paraId="28219C74" w14:textId="1F5B21DE" w:rsidR="006F5803" w:rsidRPr="00C96398" w:rsidRDefault="006F5803" w:rsidP="00C96398">
            <w:pPr>
              <w:rPr>
                <w:rFonts w:asciiTheme="minorHAnsi" w:eastAsiaTheme="minorHAnsi" w:hAnsiTheme="minorHAnsi" w:cstheme="minorHAnsi"/>
                <w:color w:val="000000"/>
              </w:rPr>
            </w:pPr>
            <w:r w:rsidRPr="006F5803">
              <w:rPr>
                <w:rFonts w:asciiTheme="minorHAnsi" w:eastAsiaTheme="minorHAnsi" w:hAnsiTheme="minorHAnsi" w:cstheme="minorHAnsi"/>
                <w:color w:val="000000"/>
                <w:highlight w:val="yellow"/>
              </w:rPr>
              <w:t xml:space="preserve">A/Prof Deborah Apthorp has a PhD in Psychology and significant training in computer science. She is an incredibly skilled statistician and will be providing these and other computer-based (i.e., Qualtrics) skills to the project. She is the author of </w:t>
            </w:r>
            <w:proofErr w:type="gramStart"/>
            <w:r w:rsidRPr="006F5803">
              <w:rPr>
                <w:rFonts w:asciiTheme="minorHAnsi" w:eastAsiaTheme="minorHAnsi" w:hAnsiTheme="minorHAnsi" w:cstheme="minorHAnsi"/>
                <w:color w:val="000000"/>
                <w:highlight w:val="yellow"/>
              </w:rPr>
              <w:t>a large number of</w:t>
            </w:r>
            <w:proofErr w:type="gramEnd"/>
            <w:r w:rsidRPr="006F5803">
              <w:rPr>
                <w:rFonts w:asciiTheme="minorHAnsi" w:eastAsiaTheme="minorHAnsi" w:hAnsiTheme="minorHAnsi" w:cstheme="minorHAnsi"/>
                <w:color w:val="000000"/>
                <w:highlight w:val="yellow"/>
              </w:rPr>
              <w:t xml:space="preserve"> papers and was a member of UNE’s Human Research Ethics Committee for several years.</w:t>
            </w:r>
          </w:p>
        </w:tc>
      </w:tr>
    </w:tbl>
    <w:p w14:paraId="25C1F96A" w14:textId="77777777" w:rsidR="004549A6" w:rsidRPr="00D46E05" w:rsidRDefault="004549A6">
      <w:pPr>
        <w:rPr>
          <w:rFonts w:asciiTheme="minorHAnsi" w:hAnsiTheme="minorHAnsi" w:cstheme="minorHAnsi"/>
          <w:sz w:val="22"/>
          <w:szCs w:val="22"/>
        </w:rPr>
      </w:pPr>
    </w:p>
    <w:tbl>
      <w:tblPr>
        <w:tblW w:w="10008" w:type="dxa"/>
        <w:tblBorders>
          <w:top w:val="single" w:sz="4" w:space="0" w:color="auto"/>
          <w:left w:val="single" w:sz="4" w:space="0" w:color="auto"/>
          <w:bottom w:val="single" w:sz="4" w:space="0" w:color="auto"/>
          <w:right w:val="single" w:sz="4" w:space="0" w:color="auto"/>
        </w:tblBorders>
        <w:shd w:val="clear" w:color="auto" w:fill="CC99FF"/>
        <w:tblLook w:val="01E0" w:firstRow="1" w:lastRow="1" w:firstColumn="1" w:lastColumn="1" w:noHBand="0" w:noVBand="0"/>
      </w:tblPr>
      <w:tblGrid>
        <w:gridCol w:w="623"/>
        <w:gridCol w:w="9385"/>
      </w:tblGrid>
      <w:tr w:rsidR="00F73AE7" w:rsidRPr="00D46E05" w14:paraId="70904734" w14:textId="77777777" w:rsidTr="00DB2173">
        <w:tc>
          <w:tcPr>
            <w:tcW w:w="623" w:type="dxa"/>
            <w:tcBorders>
              <w:top w:val="single" w:sz="4" w:space="0" w:color="auto"/>
              <w:bottom w:val="single" w:sz="4" w:space="0" w:color="auto"/>
              <w:right w:val="single" w:sz="4" w:space="0" w:color="auto"/>
            </w:tcBorders>
            <w:shd w:val="clear" w:color="auto" w:fill="C6D9F1"/>
          </w:tcPr>
          <w:p w14:paraId="1D8A12A1" w14:textId="77777777" w:rsidR="00F73AE7" w:rsidRPr="00D46E05" w:rsidRDefault="004549A6" w:rsidP="00AA13D8">
            <w:pPr>
              <w:spacing w:before="120"/>
              <w:rPr>
                <w:rFonts w:asciiTheme="minorHAnsi" w:hAnsiTheme="minorHAnsi" w:cstheme="minorHAnsi"/>
                <w:b/>
                <w:sz w:val="22"/>
                <w:szCs w:val="22"/>
              </w:rPr>
            </w:pPr>
            <w:r w:rsidRPr="00D46E05">
              <w:rPr>
                <w:rFonts w:asciiTheme="minorHAnsi" w:hAnsiTheme="minorHAnsi" w:cstheme="minorHAnsi"/>
                <w:sz w:val="22"/>
                <w:szCs w:val="22"/>
              </w:rPr>
              <w:br w:type="page"/>
            </w:r>
            <w:r w:rsidR="00F73AE7" w:rsidRPr="00D46E05">
              <w:rPr>
                <w:rFonts w:asciiTheme="minorHAnsi" w:hAnsiTheme="minorHAnsi" w:cstheme="minorHAnsi"/>
                <w:b/>
                <w:sz w:val="22"/>
                <w:szCs w:val="22"/>
              </w:rPr>
              <w:t>E3</w:t>
            </w:r>
          </w:p>
        </w:tc>
        <w:tc>
          <w:tcPr>
            <w:tcW w:w="9385" w:type="dxa"/>
            <w:tcBorders>
              <w:left w:val="single" w:sz="4" w:space="0" w:color="auto"/>
            </w:tcBorders>
            <w:shd w:val="clear" w:color="auto" w:fill="C6D9F1"/>
          </w:tcPr>
          <w:p w14:paraId="54F96A07" w14:textId="77777777" w:rsidR="00EC541B" w:rsidRPr="00D46E05" w:rsidRDefault="00F73AE7" w:rsidP="00AA13D8">
            <w:pPr>
              <w:spacing w:before="120"/>
              <w:rPr>
                <w:rFonts w:asciiTheme="minorHAnsi" w:hAnsiTheme="minorHAnsi" w:cstheme="minorHAnsi"/>
                <w:bCs/>
                <w:sz w:val="22"/>
                <w:szCs w:val="22"/>
              </w:rPr>
            </w:pPr>
            <w:r w:rsidRPr="00D46E05">
              <w:rPr>
                <w:rFonts w:asciiTheme="minorHAnsi" w:hAnsiTheme="minorHAnsi" w:cstheme="minorHAnsi"/>
                <w:b/>
                <w:bCs/>
                <w:sz w:val="22"/>
                <w:szCs w:val="22"/>
              </w:rPr>
              <w:t>Participants</w:t>
            </w:r>
            <w:r w:rsidR="000056DE" w:rsidRPr="00D46E05">
              <w:rPr>
                <w:rFonts w:asciiTheme="minorHAnsi" w:hAnsiTheme="minorHAnsi" w:cstheme="minorHAnsi"/>
                <w:b/>
                <w:bCs/>
                <w:sz w:val="22"/>
                <w:szCs w:val="22"/>
              </w:rPr>
              <w:t xml:space="preserve">  </w:t>
            </w:r>
          </w:p>
          <w:p w14:paraId="7F656994" w14:textId="77777777" w:rsidR="00A76F74" w:rsidRPr="00D46E05" w:rsidRDefault="00F73AE7" w:rsidP="00AA13D8">
            <w:pPr>
              <w:ind w:left="360"/>
              <w:jc w:val="both"/>
              <w:rPr>
                <w:rFonts w:asciiTheme="minorHAnsi" w:hAnsiTheme="minorHAnsi" w:cstheme="minorHAnsi"/>
                <w:b/>
                <w:bCs/>
                <w:color w:val="000000"/>
                <w:sz w:val="22"/>
                <w:szCs w:val="22"/>
              </w:rPr>
            </w:pPr>
            <w:r w:rsidRPr="00D46E05">
              <w:rPr>
                <w:rFonts w:asciiTheme="minorHAnsi" w:hAnsiTheme="minorHAnsi" w:cstheme="minorHAnsi"/>
                <w:bCs/>
                <w:vanish/>
                <w:color w:val="0000FF"/>
                <w:sz w:val="22"/>
                <w:szCs w:val="22"/>
              </w:rPr>
              <w:t>.</w:t>
            </w:r>
          </w:p>
        </w:tc>
      </w:tr>
    </w:tbl>
    <w:p w14:paraId="6A087A11" w14:textId="77777777" w:rsidR="00F50C27" w:rsidRPr="00D46E05" w:rsidRDefault="00DB2FD2" w:rsidP="00F50C27">
      <w:pPr>
        <w:ind w:left="720"/>
        <w:jc w:val="both"/>
        <w:rPr>
          <w:rFonts w:asciiTheme="minorHAnsi" w:hAnsiTheme="minorHAnsi" w:cstheme="minorHAnsi"/>
          <w:b/>
          <w:bCs/>
          <w:vanish/>
          <w:color w:val="0000FF"/>
          <w:sz w:val="22"/>
          <w:szCs w:val="22"/>
        </w:rPr>
      </w:pPr>
      <w:r w:rsidRPr="00D46E05">
        <w:rPr>
          <w:rFonts w:asciiTheme="minorHAnsi" w:hAnsiTheme="minorHAnsi" w:cstheme="minorHAnsi"/>
          <w:bCs/>
          <w:vanish/>
          <w:color w:val="0000FF"/>
          <w:sz w:val="22"/>
          <w:szCs w:val="22"/>
        </w:rPr>
        <w:t>‘P</w:t>
      </w:r>
      <w:r w:rsidR="00F50C27" w:rsidRPr="00D46E05">
        <w:rPr>
          <w:rFonts w:asciiTheme="minorHAnsi" w:hAnsiTheme="minorHAnsi" w:cstheme="minorHAnsi"/>
          <w:bCs/>
          <w:vanish/>
          <w:color w:val="0000FF"/>
          <w:sz w:val="22"/>
          <w:szCs w:val="22"/>
        </w:rPr>
        <w:t>articipant</w:t>
      </w:r>
      <w:r w:rsidRPr="00D46E05">
        <w:rPr>
          <w:rFonts w:asciiTheme="minorHAnsi" w:hAnsiTheme="minorHAnsi" w:cstheme="minorHAnsi"/>
          <w:bCs/>
          <w:vanish/>
          <w:color w:val="0000FF"/>
          <w:sz w:val="22"/>
          <w:szCs w:val="22"/>
        </w:rPr>
        <w:t xml:space="preserve">’ has a broad definition in the </w:t>
      </w:r>
      <w:hyperlink r:id="rId21" w:history="1">
        <w:r w:rsidRPr="00D46E05">
          <w:rPr>
            <w:rStyle w:val="Hyperlink"/>
            <w:rFonts w:asciiTheme="minorHAnsi" w:hAnsiTheme="minorHAnsi" w:cstheme="minorHAnsi"/>
            <w:bCs/>
            <w:i/>
            <w:vanish/>
            <w:sz w:val="22"/>
            <w:szCs w:val="22"/>
          </w:rPr>
          <w:t>National Statement</w:t>
        </w:r>
      </w:hyperlink>
      <w:r w:rsidRPr="00D46E05">
        <w:rPr>
          <w:rFonts w:asciiTheme="minorHAnsi" w:hAnsiTheme="minorHAnsi" w:cstheme="minorHAnsi"/>
          <w:bCs/>
          <w:vanish/>
          <w:color w:val="0000FF"/>
          <w:sz w:val="22"/>
          <w:szCs w:val="22"/>
        </w:rPr>
        <w:t xml:space="preserve"> and includes the involvement of people through:</w:t>
      </w:r>
      <w:r w:rsidR="00F50C27" w:rsidRPr="00D46E05">
        <w:rPr>
          <w:rFonts w:asciiTheme="minorHAnsi" w:hAnsiTheme="minorHAnsi" w:cstheme="minorHAnsi"/>
          <w:bCs/>
          <w:vanish/>
          <w:color w:val="0000FF"/>
          <w:sz w:val="22"/>
          <w:szCs w:val="22"/>
        </w:rPr>
        <w:t xml:space="preserve"> </w:t>
      </w:r>
    </w:p>
    <w:p w14:paraId="623FD8D5" w14:textId="77777777" w:rsidR="006419D3" w:rsidRPr="00D46E05" w:rsidRDefault="006419D3" w:rsidP="009259DF">
      <w:pPr>
        <w:numPr>
          <w:ilvl w:val="0"/>
          <w:numId w:val="12"/>
        </w:numPr>
        <w:spacing w:before="60" w:after="60"/>
        <w:ind w:left="1440" w:hanging="720"/>
        <w:jc w:val="both"/>
        <w:rPr>
          <w:rFonts w:asciiTheme="minorHAnsi" w:hAnsiTheme="minorHAnsi" w:cstheme="minorHAnsi"/>
          <w:b/>
          <w:bCs/>
          <w:vanish/>
          <w:color w:val="0000FF"/>
          <w:sz w:val="22"/>
          <w:szCs w:val="22"/>
        </w:rPr>
      </w:pPr>
      <w:r w:rsidRPr="00D46E05">
        <w:rPr>
          <w:rFonts w:asciiTheme="minorHAnsi" w:hAnsiTheme="minorHAnsi" w:cstheme="minorHAnsi"/>
          <w:bCs/>
          <w:vanish/>
          <w:color w:val="0000FF"/>
          <w:sz w:val="22"/>
          <w:szCs w:val="22"/>
        </w:rPr>
        <w:t>taking part in surveys, interviews or focus groups;</w:t>
      </w:r>
    </w:p>
    <w:p w14:paraId="466E4A7B" w14:textId="77777777" w:rsidR="006419D3" w:rsidRPr="00D46E05" w:rsidRDefault="006419D3" w:rsidP="009259DF">
      <w:pPr>
        <w:numPr>
          <w:ilvl w:val="0"/>
          <w:numId w:val="12"/>
        </w:numPr>
        <w:spacing w:before="60" w:after="60"/>
        <w:ind w:left="1440" w:hanging="720"/>
        <w:jc w:val="both"/>
        <w:rPr>
          <w:rFonts w:asciiTheme="minorHAnsi" w:hAnsiTheme="minorHAnsi" w:cstheme="minorHAnsi"/>
          <w:b/>
          <w:bCs/>
          <w:vanish/>
          <w:color w:val="0000FF"/>
          <w:sz w:val="22"/>
          <w:szCs w:val="22"/>
        </w:rPr>
      </w:pPr>
      <w:r w:rsidRPr="00D46E05">
        <w:rPr>
          <w:rFonts w:asciiTheme="minorHAnsi" w:hAnsiTheme="minorHAnsi" w:cstheme="minorHAnsi"/>
          <w:bCs/>
          <w:vanish/>
          <w:color w:val="0000FF"/>
          <w:sz w:val="22"/>
          <w:szCs w:val="22"/>
        </w:rPr>
        <w:t>undergoing psychological, physiological or medical testing or treatment;</w:t>
      </w:r>
    </w:p>
    <w:p w14:paraId="102C2821" w14:textId="77777777" w:rsidR="006419D3" w:rsidRPr="00D46E05" w:rsidRDefault="006419D3" w:rsidP="009259DF">
      <w:pPr>
        <w:numPr>
          <w:ilvl w:val="0"/>
          <w:numId w:val="12"/>
        </w:numPr>
        <w:spacing w:before="60" w:after="60"/>
        <w:ind w:left="1440" w:hanging="720"/>
        <w:jc w:val="both"/>
        <w:rPr>
          <w:rFonts w:asciiTheme="minorHAnsi" w:hAnsiTheme="minorHAnsi" w:cstheme="minorHAnsi"/>
          <w:b/>
          <w:bCs/>
          <w:vanish/>
          <w:color w:val="0000FF"/>
          <w:sz w:val="22"/>
          <w:szCs w:val="22"/>
        </w:rPr>
      </w:pPr>
      <w:r w:rsidRPr="00D46E05">
        <w:rPr>
          <w:rFonts w:asciiTheme="minorHAnsi" w:hAnsiTheme="minorHAnsi" w:cstheme="minorHAnsi"/>
          <w:bCs/>
          <w:vanish/>
          <w:color w:val="0000FF"/>
          <w:sz w:val="22"/>
          <w:szCs w:val="22"/>
        </w:rPr>
        <w:t>being observed by researchers;</w:t>
      </w:r>
    </w:p>
    <w:p w14:paraId="090C2C7E" w14:textId="77777777" w:rsidR="006419D3" w:rsidRPr="00D46E05" w:rsidRDefault="006419D3" w:rsidP="009259DF">
      <w:pPr>
        <w:numPr>
          <w:ilvl w:val="0"/>
          <w:numId w:val="12"/>
        </w:numPr>
        <w:spacing w:before="60" w:after="60"/>
        <w:ind w:left="1440" w:hanging="720"/>
        <w:jc w:val="both"/>
        <w:rPr>
          <w:rFonts w:asciiTheme="minorHAnsi" w:hAnsiTheme="minorHAnsi" w:cstheme="minorHAnsi"/>
          <w:b/>
          <w:bCs/>
          <w:vanish/>
          <w:color w:val="0000FF"/>
          <w:sz w:val="22"/>
          <w:szCs w:val="22"/>
        </w:rPr>
      </w:pPr>
      <w:r w:rsidRPr="00D46E05">
        <w:rPr>
          <w:rFonts w:asciiTheme="minorHAnsi" w:hAnsiTheme="minorHAnsi" w:cstheme="minorHAnsi"/>
          <w:bCs/>
          <w:vanish/>
          <w:color w:val="0000FF"/>
          <w:sz w:val="22"/>
          <w:szCs w:val="22"/>
        </w:rPr>
        <w:lastRenderedPageBreak/>
        <w:t>researchers having access to their personal records, documents or other materials (eg employment, university or medical records, electoral roll, personal collections of documents/photographs, etc);</w:t>
      </w:r>
    </w:p>
    <w:p w14:paraId="3313A196" w14:textId="77777777" w:rsidR="006419D3" w:rsidRPr="00D46E05" w:rsidRDefault="006419D3" w:rsidP="009259DF">
      <w:pPr>
        <w:numPr>
          <w:ilvl w:val="0"/>
          <w:numId w:val="12"/>
        </w:numPr>
        <w:spacing w:before="60" w:after="60"/>
        <w:ind w:left="1440" w:hanging="720"/>
        <w:jc w:val="both"/>
        <w:rPr>
          <w:rFonts w:asciiTheme="minorHAnsi" w:hAnsiTheme="minorHAnsi" w:cstheme="minorHAnsi"/>
          <w:b/>
          <w:bCs/>
          <w:vanish/>
          <w:color w:val="0000FF"/>
          <w:sz w:val="22"/>
          <w:szCs w:val="22"/>
        </w:rPr>
      </w:pPr>
      <w:r w:rsidRPr="00D46E05">
        <w:rPr>
          <w:rFonts w:asciiTheme="minorHAnsi" w:hAnsiTheme="minorHAnsi" w:cstheme="minorHAnsi"/>
          <w:bCs/>
          <w:vanish/>
          <w:color w:val="0000FF"/>
          <w:sz w:val="22"/>
          <w:szCs w:val="22"/>
        </w:rPr>
        <w:t>the collection and use of their body organs, tissues or fluids (eg skin, blood, urine, saliva, hair, bones, tumour and other biopsy specimens) or their exhaled breath;</w:t>
      </w:r>
    </w:p>
    <w:p w14:paraId="132AB9BB" w14:textId="77777777" w:rsidR="000E24E2" w:rsidRPr="00D46E05" w:rsidRDefault="006419D3" w:rsidP="009259DF">
      <w:pPr>
        <w:numPr>
          <w:ilvl w:val="0"/>
          <w:numId w:val="12"/>
        </w:numPr>
        <w:spacing w:before="60" w:after="60"/>
        <w:ind w:left="1440" w:hanging="720"/>
        <w:jc w:val="both"/>
        <w:rPr>
          <w:rFonts w:asciiTheme="minorHAnsi" w:hAnsiTheme="minorHAnsi" w:cstheme="minorHAnsi"/>
          <w:b/>
          <w:bCs/>
          <w:vanish/>
          <w:color w:val="0000FF"/>
          <w:sz w:val="22"/>
          <w:szCs w:val="22"/>
        </w:rPr>
      </w:pPr>
      <w:r w:rsidRPr="00D46E05">
        <w:rPr>
          <w:rFonts w:asciiTheme="minorHAnsi" w:hAnsiTheme="minorHAnsi" w:cstheme="minorHAnsi"/>
          <w:bCs/>
          <w:vanish/>
          <w:color w:val="0000FF"/>
          <w:sz w:val="22"/>
          <w:szCs w:val="22"/>
        </w:rPr>
        <w:t>access to their information (in individually identifiable, re-identifiable or non-identifiable form) as part of an existing published or unpublished source or database (databanks or unpublished human research data, eg analysis of existing unpublished data obtained by someone other than you or obtained for a different research project.</w:t>
      </w:r>
    </w:p>
    <w:p w14:paraId="69240449" w14:textId="77777777" w:rsidR="001423FB" w:rsidRPr="00D46E05" w:rsidRDefault="001423FB" w:rsidP="009259DF">
      <w:pPr>
        <w:ind w:left="1440"/>
        <w:jc w:val="both"/>
        <w:rPr>
          <w:rFonts w:asciiTheme="minorHAnsi" w:hAnsiTheme="minorHAnsi" w:cstheme="minorHAnsi"/>
          <w:b/>
          <w:bCs/>
          <w:vanish/>
          <w:color w:val="0000FF"/>
          <w:sz w:val="22"/>
          <w:szCs w:val="22"/>
        </w:rPr>
      </w:pPr>
    </w:p>
    <w:tbl>
      <w:tblPr>
        <w:tblW w:w="9385" w:type="dxa"/>
        <w:tblInd w:w="623" w:type="dxa"/>
        <w:tblBorders>
          <w:left w:val="single" w:sz="4" w:space="0" w:color="auto"/>
          <w:bottom w:val="single" w:sz="4" w:space="0" w:color="auto"/>
          <w:right w:val="single" w:sz="4" w:space="0" w:color="auto"/>
          <w:insideH w:val="single" w:sz="4" w:space="0" w:color="auto"/>
          <w:insideV w:val="single" w:sz="4" w:space="0" w:color="auto"/>
        </w:tblBorders>
        <w:shd w:val="pct12" w:color="auto" w:fill="auto"/>
        <w:tblLook w:val="01E0" w:firstRow="1" w:lastRow="1" w:firstColumn="1" w:lastColumn="1" w:noHBand="0" w:noVBand="0"/>
      </w:tblPr>
      <w:tblGrid>
        <w:gridCol w:w="745"/>
        <w:gridCol w:w="7841"/>
        <w:gridCol w:w="425"/>
        <w:gridCol w:w="374"/>
      </w:tblGrid>
      <w:tr w:rsidR="00BC49EF" w:rsidRPr="00D46E05" w14:paraId="25B966DC" w14:textId="77777777" w:rsidTr="00DB2173">
        <w:trPr>
          <w:trHeight w:val="340"/>
        </w:trPr>
        <w:tc>
          <w:tcPr>
            <w:tcW w:w="745" w:type="dxa"/>
            <w:tcBorders>
              <w:bottom w:val="single" w:sz="4" w:space="0" w:color="auto"/>
            </w:tcBorders>
            <w:shd w:val="clear" w:color="auto" w:fill="C6D9F1"/>
            <w:vAlign w:val="center"/>
          </w:tcPr>
          <w:p w14:paraId="25C55E0E" w14:textId="77777777" w:rsidR="00BC49EF" w:rsidRPr="00D46E05" w:rsidRDefault="00BC49EF" w:rsidP="00083510">
            <w:pPr>
              <w:rPr>
                <w:rFonts w:asciiTheme="minorHAnsi" w:hAnsiTheme="minorHAnsi" w:cstheme="minorHAnsi"/>
                <w:b/>
                <w:sz w:val="22"/>
                <w:szCs w:val="22"/>
              </w:rPr>
            </w:pPr>
            <w:r w:rsidRPr="00D46E05">
              <w:rPr>
                <w:rFonts w:asciiTheme="minorHAnsi" w:hAnsiTheme="minorHAnsi" w:cstheme="minorHAnsi"/>
                <w:b/>
                <w:sz w:val="22"/>
                <w:szCs w:val="22"/>
              </w:rPr>
              <w:t>E3.1</w:t>
            </w:r>
          </w:p>
        </w:tc>
        <w:tc>
          <w:tcPr>
            <w:tcW w:w="8640" w:type="dxa"/>
            <w:gridSpan w:val="3"/>
            <w:shd w:val="clear" w:color="auto" w:fill="C6D9F1"/>
            <w:vAlign w:val="center"/>
          </w:tcPr>
          <w:p w14:paraId="1FB60A64" w14:textId="77777777" w:rsidR="00937341" w:rsidRPr="00D46E05" w:rsidRDefault="00F42CA2" w:rsidP="00083510">
            <w:pPr>
              <w:rPr>
                <w:rFonts w:asciiTheme="minorHAnsi" w:hAnsiTheme="minorHAnsi" w:cstheme="minorHAnsi"/>
                <w:sz w:val="22"/>
                <w:szCs w:val="22"/>
              </w:rPr>
            </w:pPr>
            <w:r w:rsidRPr="00D46E05">
              <w:rPr>
                <w:rFonts w:asciiTheme="minorHAnsi" w:hAnsiTheme="minorHAnsi" w:cstheme="minorHAnsi"/>
                <w:sz w:val="22"/>
                <w:szCs w:val="22"/>
              </w:rPr>
              <w:t xml:space="preserve">Does the research specifically target participants from any of the following groups? </w:t>
            </w:r>
            <w:r w:rsidR="00074844" w:rsidRPr="00D46E05">
              <w:rPr>
                <w:rFonts w:asciiTheme="minorHAnsi" w:hAnsiTheme="minorHAnsi" w:cstheme="minorHAnsi"/>
                <w:sz w:val="22"/>
                <w:szCs w:val="22"/>
              </w:rPr>
              <w:t xml:space="preserve"> </w:t>
            </w:r>
            <w:r w:rsidR="00937341" w:rsidRPr="00D46E05">
              <w:rPr>
                <w:rFonts w:asciiTheme="minorHAnsi" w:hAnsiTheme="minorHAnsi" w:cstheme="minorHAnsi"/>
                <w:sz w:val="22"/>
                <w:szCs w:val="22"/>
              </w:rPr>
              <w:t>(</w:t>
            </w:r>
            <w:r w:rsidR="00444024" w:rsidRPr="00D46E05">
              <w:rPr>
                <w:rFonts w:asciiTheme="minorHAnsi" w:hAnsiTheme="minorHAnsi" w:cstheme="minorHAnsi"/>
                <w:i/>
                <w:sz w:val="22"/>
                <w:szCs w:val="22"/>
              </w:rPr>
              <w:t xml:space="preserve">X </w:t>
            </w:r>
            <w:r w:rsidR="00937341" w:rsidRPr="00D46E05">
              <w:rPr>
                <w:rFonts w:asciiTheme="minorHAnsi" w:hAnsiTheme="minorHAnsi" w:cstheme="minorHAnsi"/>
                <w:i/>
                <w:sz w:val="22"/>
                <w:szCs w:val="22"/>
              </w:rPr>
              <w:t xml:space="preserve">all that apply) </w:t>
            </w:r>
          </w:p>
        </w:tc>
      </w:tr>
      <w:tr w:rsidR="00556A39" w:rsidRPr="00D46E05" w14:paraId="4243696D" w14:textId="77777777" w:rsidTr="00151EF8">
        <w:trPr>
          <w:trHeight w:val="284"/>
        </w:trPr>
        <w:tc>
          <w:tcPr>
            <w:tcW w:w="745" w:type="dxa"/>
            <w:tcBorders>
              <w:top w:val="nil"/>
              <w:bottom w:val="nil"/>
            </w:tcBorders>
            <w:shd w:val="clear" w:color="auto" w:fill="auto"/>
          </w:tcPr>
          <w:p w14:paraId="54ABD92B" w14:textId="77777777" w:rsidR="00556A39" w:rsidRPr="00D46E05" w:rsidRDefault="00556A39" w:rsidP="00B35BC1">
            <w:pPr>
              <w:rPr>
                <w:rFonts w:asciiTheme="minorHAnsi" w:hAnsiTheme="minorHAnsi" w:cstheme="minorHAnsi"/>
                <w:sz w:val="22"/>
                <w:szCs w:val="22"/>
              </w:rPr>
            </w:pPr>
          </w:p>
        </w:tc>
        <w:tc>
          <w:tcPr>
            <w:tcW w:w="7841" w:type="dxa"/>
            <w:shd w:val="clear" w:color="auto" w:fill="CCC0D9"/>
            <w:vAlign w:val="center"/>
          </w:tcPr>
          <w:p w14:paraId="5FB718E4" w14:textId="77777777" w:rsidR="00556A39" w:rsidRPr="00D46E05" w:rsidRDefault="00556A39" w:rsidP="00EB3D55">
            <w:pPr>
              <w:ind w:left="192"/>
              <w:rPr>
                <w:rFonts w:asciiTheme="minorHAnsi" w:hAnsiTheme="minorHAnsi" w:cstheme="minorHAnsi"/>
                <w:sz w:val="22"/>
                <w:szCs w:val="22"/>
              </w:rPr>
            </w:pPr>
            <w:r w:rsidRPr="00D46E05">
              <w:rPr>
                <w:rFonts w:asciiTheme="minorHAnsi" w:hAnsiTheme="minorHAnsi" w:cstheme="minorHAnsi"/>
                <w:sz w:val="22"/>
                <w:szCs w:val="22"/>
              </w:rPr>
              <w:t xml:space="preserve">Children </w:t>
            </w:r>
            <w:r w:rsidR="00F42CA2" w:rsidRPr="00D46E05">
              <w:rPr>
                <w:rFonts w:asciiTheme="minorHAnsi" w:hAnsiTheme="minorHAnsi" w:cstheme="minorHAnsi"/>
                <w:sz w:val="22"/>
                <w:szCs w:val="22"/>
              </w:rPr>
              <w:t>less than</w:t>
            </w:r>
            <w:r w:rsidRPr="00D46E05">
              <w:rPr>
                <w:rFonts w:asciiTheme="minorHAnsi" w:hAnsiTheme="minorHAnsi" w:cstheme="minorHAnsi"/>
                <w:sz w:val="22"/>
                <w:szCs w:val="22"/>
              </w:rPr>
              <w:t xml:space="preserve"> 18 years</w:t>
            </w:r>
          </w:p>
        </w:tc>
        <w:tc>
          <w:tcPr>
            <w:tcW w:w="425" w:type="dxa"/>
            <w:shd w:val="clear" w:color="auto" w:fill="CCC0D9"/>
            <w:vAlign w:val="center"/>
          </w:tcPr>
          <w:p w14:paraId="0E42CD9B" w14:textId="77777777" w:rsidR="00556A39" w:rsidRPr="00D46E05" w:rsidRDefault="00556A39" w:rsidP="00556A39">
            <w:pPr>
              <w:rPr>
                <w:rFonts w:asciiTheme="minorHAnsi" w:hAnsiTheme="minorHAnsi" w:cstheme="minorHAnsi"/>
                <w:bCs/>
                <w:color w:val="000000"/>
                <w:sz w:val="22"/>
                <w:szCs w:val="22"/>
              </w:rPr>
            </w:pPr>
          </w:p>
        </w:tc>
        <w:tc>
          <w:tcPr>
            <w:tcW w:w="374" w:type="dxa"/>
            <w:tcBorders>
              <w:top w:val="nil"/>
              <w:bottom w:val="nil"/>
            </w:tcBorders>
            <w:shd w:val="clear" w:color="auto" w:fill="auto"/>
          </w:tcPr>
          <w:p w14:paraId="33D66091" w14:textId="77777777" w:rsidR="00556A39" w:rsidRPr="00D46E05" w:rsidRDefault="00556A39" w:rsidP="00AA13D8">
            <w:pPr>
              <w:jc w:val="both"/>
              <w:rPr>
                <w:rFonts w:asciiTheme="minorHAnsi" w:hAnsiTheme="minorHAnsi" w:cstheme="minorHAnsi"/>
                <w:bCs/>
                <w:color w:val="000000"/>
                <w:sz w:val="22"/>
                <w:szCs w:val="22"/>
              </w:rPr>
            </w:pPr>
          </w:p>
        </w:tc>
      </w:tr>
      <w:tr w:rsidR="00EF5A33" w:rsidRPr="00D46E05" w14:paraId="19F9150F" w14:textId="77777777" w:rsidTr="00151EF8">
        <w:trPr>
          <w:trHeight w:val="284"/>
        </w:trPr>
        <w:tc>
          <w:tcPr>
            <w:tcW w:w="745" w:type="dxa"/>
            <w:tcBorders>
              <w:top w:val="nil"/>
              <w:bottom w:val="nil"/>
            </w:tcBorders>
            <w:shd w:val="clear" w:color="auto" w:fill="auto"/>
          </w:tcPr>
          <w:p w14:paraId="2F3050C4" w14:textId="77777777" w:rsidR="00EF5A33" w:rsidRPr="00D46E05" w:rsidRDefault="00EF5A33" w:rsidP="00B35BC1">
            <w:pPr>
              <w:rPr>
                <w:rFonts w:asciiTheme="minorHAnsi" w:hAnsiTheme="minorHAnsi" w:cstheme="minorHAnsi"/>
                <w:sz w:val="22"/>
                <w:szCs w:val="22"/>
              </w:rPr>
            </w:pPr>
          </w:p>
        </w:tc>
        <w:tc>
          <w:tcPr>
            <w:tcW w:w="7841" w:type="dxa"/>
            <w:shd w:val="clear" w:color="auto" w:fill="auto"/>
            <w:vAlign w:val="center"/>
          </w:tcPr>
          <w:p w14:paraId="6B9744B2" w14:textId="77777777" w:rsidR="00EF5A33" w:rsidRPr="00D46E05" w:rsidRDefault="00EF5A33" w:rsidP="00EB3D55">
            <w:pPr>
              <w:ind w:left="192"/>
              <w:rPr>
                <w:rFonts w:asciiTheme="minorHAnsi" w:hAnsiTheme="minorHAnsi" w:cstheme="minorHAnsi"/>
                <w:sz w:val="22"/>
                <w:szCs w:val="22"/>
              </w:rPr>
            </w:pPr>
            <w:r w:rsidRPr="00D46E05">
              <w:rPr>
                <w:rFonts w:asciiTheme="minorHAnsi" w:hAnsiTheme="minorHAnsi" w:cstheme="minorHAnsi"/>
                <w:sz w:val="22"/>
                <w:szCs w:val="22"/>
              </w:rPr>
              <w:t>The general public</w:t>
            </w:r>
          </w:p>
        </w:tc>
        <w:tc>
          <w:tcPr>
            <w:tcW w:w="425" w:type="dxa"/>
            <w:shd w:val="clear" w:color="auto" w:fill="auto"/>
            <w:vAlign w:val="center"/>
          </w:tcPr>
          <w:p w14:paraId="2533442C" w14:textId="77777777" w:rsidR="00EF5A33" w:rsidRPr="00D46E05" w:rsidRDefault="00EF5A33" w:rsidP="00556A39">
            <w:pPr>
              <w:rPr>
                <w:rFonts w:asciiTheme="minorHAnsi" w:hAnsiTheme="minorHAnsi" w:cstheme="minorHAnsi"/>
                <w:bCs/>
                <w:color w:val="000000"/>
                <w:sz w:val="22"/>
                <w:szCs w:val="22"/>
              </w:rPr>
            </w:pPr>
          </w:p>
        </w:tc>
        <w:tc>
          <w:tcPr>
            <w:tcW w:w="374" w:type="dxa"/>
            <w:tcBorders>
              <w:top w:val="nil"/>
              <w:bottom w:val="nil"/>
            </w:tcBorders>
            <w:shd w:val="clear" w:color="auto" w:fill="auto"/>
          </w:tcPr>
          <w:p w14:paraId="3ACB07DA" w14:textId="77777777" w:rsidR="00EF5A33" w:rsidRPr="00D46E05" w:rsidRDefault="00EF5A33" w:rsidP="00AA13D8">
            <w:pPr>
              <w:jc w:val="both"/>
              <w:rPr>
                <w:rFonts w:asciiTheme="minorHAnsi" w:hAnsiTheme="minorHAnsi" w:cstheme="minorHAnsi"/>
                <w:bCs/>
                <w:color w:val="000000"/>
                <w:sz w:val="22"/>
                <w:szCs w:val="22"/>
              </w:rPr>
            </w:pPr>
          </w:p>
        </w:tc>
      </w:tr>
      <w:tr w:rsidR="001C0285" w:rsidRPr="00D46E05" w14:paraId="7297EC11" w14:textId="77777777" w:rsidTr="00151EF8">
        <w:trPr>
          <w:trHeight w:val="284"/>
        </w:trPr>
        <w:tc>
          <w:tcPr>
            <w:tcW w:w="745" w:type="dxa"/>
            <w:tcBorders>
              <w:top w:val="nil"/>
              <w:bottom w:val="nil"/>
            </w:tcBorders>
            <w:shd w:val="clear" w:color="auto" w:fill="auto"/>
          </w:tcPr>
          <w:p w14:paraId="03A99248" w14:textId="77777777" w:rsidR="001C0285" w:rsidRPr="00D46E05" w:rsidRDefault="001C0285" w:rsidP="00B35BC1">
            <w:pPr>
              <w:rPr>
                <w:rFonts w:asciiTheme="minorHAnsi" w:hAnsiTheme="minorHAnsi" w:cstheme="minorHAnsi"/>
                <w:sz w:val="22"/>
                <w:szCs w:val="22"/>
              </w:rPr>
            </w:pPr>
          </w:p>
        </w:tc>
        <w:tc>
          <w:tcPr>
            <w:tcW w:w="7841" w:type="dxa"/>
            <w:shd w:val="clear" w:color="auto" w:fill="CCC0D9"/>
            <w:vAlign w:val="center"/>
          </w:tcPr>
          <w:p w14:paraId="1B5D7F9E" w14:textId="77777777" w:rsidR="001C0285" w:rsidRPr="00D46E05" w:rsidRDefault="001C0285" w:rsidP="00EB3D55">
            <w:pPr>
              <w:ind w:left="192"/>
              <w:rPr>
                <w:rFonts w:asciiTheme="minorHAnsi" w:hAnsiTheme="minorHAnsi" w:cstheme="minorHAnsi"/>
                <w:sz w:val="22"/>
                <w:szCs w:val="22"/>
              </w:rPr>
            </w:pPr>
            <w:r w:rsidRPr="00D46E05">
              <w:rPr>
                <w:rFonts w:asciiTheme="minorHAnsi" w:hAnsiTheme="minorHAnsi" w:cstheme="minorHAnsi"/>
                <w:sz w:val="22"/>
                <w:szCs w:val="22"/>
              </w:rPr>
              <w:t xml:space="preserve">Students or staff of the University of </w:t>
            </w:r>
            <w:r w:rsidR="002F7ADF" w:rsidRPr="00D46E05">
              <w:rPr>
                <w:rFonts w:asciiTheme="minorHAnsi" w:hAnsiTheme="minorHAnsi" w:cstheme="minorHAnsi"/>
                <w:sz w:val="22"/>
                <w:szCs w:val="22"/>
              </w:rPr>
              <w:t>New England</w:t>
            </w:r>
          </w:p>
        </w:tc>
        <w:tc>
          <w:tcPr>
            <w:tcW w:w="425" w:type="dxa"/>
            <w:shd w:val="clear" w:color="auto" w:fill="CCC0D9"/>
            <w:vAlign w:val="center"/>
          </w:tcPr>
          <w:p w14:paraId="6CF5915C" w14:textId="41C573C1" w:rsidR="001C0285" w:rsidRPr="00D46E05" w:rsidRDefault="00B93D4F" w:rsidP="00556A39">
            <w:pPr>
              <w:rPr>
                <w:rFonts w:asciiTheme="minorHAnsi" w:hAnsiTheme="minorHAnsi" w:cstheme="minorHAnsi"/>
                <w:bCs/>
                <w:color w:val="000000"/>
                <w:sz w:val="22"/>
                <w:szCs w:val="22"/>
              </w:rPr>
            </w:pPr>
            <w:r>
              <w:rPr>
                <w:rFonts w:asciiTheme="minorHAnsi" w:hAnsiTheme="minorHAnsi" w:cstheme="minorHAnsi"/>
                <w:bCs/>
                <w:color w:val="000000"/>
                <w:sz w:val="22"/>
                <w:szCs w:val="22"/>
              </w:rPr>
              <w:t>X</w:t>
            </w:r>
          </w:p>
        </w:tc>
        <w:tc>
          <w:tcPr>
            <w:tcW w:w="374" w:type="dxa"/>
            <w:tcBorders>
              <w:top w:val="nil"/>
              <w:bottom w:val="nil"/>
            </w:tcBorders>
            <w:shd w:val="clear" w:color="auto" w:fill="auto"/>
          </w:tcPr>
          <w:p w14:paraId="23D662C5" w14:textId="77777777" w:rsidR="001C0285" w:rsidRPr="00D46E05" w:rsidRDefault="001C0285" w:rsidP="00AA13D8">
            <w:pPr>
              <w:jc w:val="both"/>
              <w:rPr>
                <w:rFonts w:asciiTheme="minorHAnsi" w:hAnsiTheme="minorHAnsi" w:cstheme="minorHAnsi"/>
                <w:bCs/>
                <w:color w:val="000000"/>
                <w:sz w:val="22"/>
                <w:szCs w:val="22"/>
              </w:rPr>
            </w:pPr>
          </w:p>
        </w:tc>
      </w:tr>
      <w:tr w:rsidR="001C0285" w:rsidRPr="00D46E05" w14:paraId="24CBB504" w14:textId="77777777" w:rsidTr="00151EF8">
        <w:trPr>
          <w:trHeight w:val="284"/>
        </w:trPr>
        <w:tc>
          <w:tcPr>
            <w:tcW w:w="745" w:type="dxa"/>
            <w:tcBorders>
              <w:top w:val="nil"/>
              <w:bottom w:val="nil"/>
            </w:tcBorders>
            <w:shd w:val="clear" w:color="auto" w:fill="auto"/>
          </w:tcPr>
          <w:p w14:paraId="49483379" w14:textId="77777777" w:rsidR="001C0285" w:rsidRPr="00D46E05" w:rsidRDefault="001C0285" w:rsidP="00B35BC1">
            <w:pPr>
              <w:rPr>
                <w:rFonts w:asciiTheme="minorHAnsi" w:hAnsiTheme="minorHAnsi" w:cstheme="minorHAnsi"/>
                <w:sz w:val="22"/>
                <w:szCs w:val="22"/>
              </w:rPr>
            </w:pPr>
          </w:p>
        </w:tc>
        <w:tc>
          <w:tcPr>
            <w:tcW w:w="7841" w:type="dxa"/>
            <w:shd w:val="clear" w:color="auto" w:fill="auto"/>
            <w:vAlign w:val="center"/>
          </w:tcPr>
          <w:p w14:paraId="71EB86FD" w14:textId="77777777" w:rsidR="001C0285" w:rsidRPr="00D46E05" w:rsidRDefault="001C0285" w:rsidP="00EB3D55">
            <w:pPr>
              <w:ind w:left="192"/>
              <w:rPr>
                <w:rFonts w:asciiTheme="minorHAnsi" w:hAnsiTheme="minorHAnsi" w:cstheme="minorHAnsi"/>
                <w:sz w:val="22"/>
                <w:szCs w:val="22"/>
              </w:rPr>
            </w:pPr>
            <w:r w:rsidRPr="00D46E05">
              <w:rPr>
                <w:rFonts w:asciiTheme="minorHAnsi" w:hAnsiTheme="minorHAnsi" w:cstheme="minorHAnsi"/>
                <w:sz w:val="22"/>
                <w:szCs w:val="22"/>
              </w:rPr>
              <w:t>Students or staff of other universiti</w:t>
            </w:r>
            <w:r w:rsidR="00166B46" w:rsidRPr="00D46E05">
              <w:rPr>
                <w:rFonts w:asciiTheme="minorHAnsi" w:hAnsiTheme="minorHAnsi" w:cstheme="minorHAnsi"/>
                <w:sz w:val="22"/>
                <w:szCs w:val="22"/>
              </w:rPr>
              <w:t>es or</w:t>
            </w:r>
            <w:r w:rsidRPr="00D46E05">
              <w:rPr>
                <w:rFonts w:asciiTheme="minorHAnsi" w:hAnsiTheme="minorHAnsi" w:cstheme="minorHAnsi"/>
                <w:sz w:val="22"/>
                <w:szCs w:val="22"/>
              </w:rPr>
              <w:t xml:space="preserve"> colleges</w:t>
            </w:r>
          </w:p>
        </w:tc>
        <w:tc>
          <w:tcPr>
            <w:tcW w:w="425" w:type="dxa"/>
            <w:shd w:val="clear" w:color="auto" w:fill="auto"/>
            <w:vAlign w:val="center"/>
          </w:tcPr>
          <w:p w14:paraId="73A69689" w14:textId="54709FD2" w:rsidR="001C0285" w:rsidRPr="00D46E05" w:rsidRDefault="00F908AF" w:rsidP="00556A39">
            <w:pPr>
              <w:rPr>
                <w:rFonts w:asciiTheme="minorHAnsi" w:hAnsiTheme="minorHAnsi" w:cstheme="minorHAnsi"/>
                <w:bCs/>
                <w:color w:val="000000"/>
                <w:sz w:val="22"/>
                <w:szCs w:val="22"/>
              </w:rPr>
            </w:pPr>
            <w:r>
              <w:rPr>
                <w:rFonts w:asciiTheme="minorHAnsi" w:hAnsiTheme="minorHAnsi" w:cstheme="minorHAnsi"/>
                <w:bCs/>
                <w:color w:val="000000"/>
                <w:sz w:val="22"/>
                <w:szCs w:val="22"/>
              </w:rPr>
              <w:t>X</w:t>
            </w:r>
          </w:p>
        </w:tc>
        <w:tc>
          <w:tcPr>
            <w:tcW w:w="374" w:type="dxa"/>
            <w:tcBorders>
              <w:top w:val="nil"/>
              <w:bottom w:val="nil"/>
            </w:tcBorders>
            <w:shd w:val="clear" w:color="auto" w:fill="auto"/>
          </w:tcPr>
          <w:p w14:paraId="58EA04EC" w14:textId="77777777" w:rsidR="001C0285" w:rsidRPr="00D46E05" w:rsidRDefault="001C0285" w:rsidP="00AA13D8">
            <w:pPr>
              <w:jc w:val="both"/>
              <w:rPr>
                <w:rFonts w:asciiTheme="minorHAnsi" w:hAnsiTheme="minorHAnsi" w:cstheme="minorHAnsi"/>
                <w:bCs/>
                <w:color w:val="000000"/>
                <w:sz w:val="22"/>
                <w:szCs w:val="22"/>
              </w:rPr>
            </w:pPr>
          </w:p>
        </w:tc>
      </w:tr>
      <w:tr w:rsidR="001C0285" w:rsidRPr="00D46E05" w14:paraId="1328AE4F" w14:textId="77777777" w:rsidTr="00151EF8">
        <w:trPr>
          <w:trHeight w:val="284"/>
        </w:trPr>
        <w:tc>
          <w:tcPr>
            <w:tcW w:w="745" w:type="dxa"/>
            <w:tcBorders>
              <w:top w:val="nil"/>
              <w:bottom w:val="nil"/>
            </w:tcBorders>
            <w:shd w:val="clear" w:color="auto" w:fill="auto"/>
          </w:tcPr>
          <w:p w14:paraId="35EC27C8" w14:textId="77777777" w:rsidR="001C0285" w:rsidRPr="00D46E05" w:rsidRDefault="001C0285" w:rsidP="00B35BC1">
            <w:pPr>
              <w:rPr>
                <w:rFonts w:asciiTheme="minorHAnsi" w:hAnsiTheme="minorHAnsi" w:cstheme="minorHAnsi"/>
                <w:sz w:val="22"/>
                <w:szCs w:val="22"/>
              </w:rPr>
            </w:pPr>
          </w:p>
        </w:tc>
        <w:tc>
          <w:tcPr>
            <w:tcW w:w="7841" w:type="dxa"/>
            <w:shd w:val="clear" w:color="auto" w:fill="CCC0D9"/>
            <w:vAlign w:val="center"/>
          </w:tcPr>
          <w:p w14:paraId="3FBEE884" w14:textId="77777777" w:rsidR="001C0285" w:rsidRPr="00D46E05" w:rsidRDefault="001C0285" w:rsidP="00EB3D55">
            <w:pPr>
              <w:ind w:left="192"/>
              <w:rPr>
                <w:rFonts w:asciiTheme="minorHAnsi" w:hAnsiTheme="minorHAnsi" w:cstheme="minorHAnsi"/>
                <w:sz w:val="22"/>
                <w:szCs w:val="22"/>
              </w:rPr>
            </w:pPr>
            <w:r w:rsidRPr="00D46E05">
              <w:rPr>
                <w:rFonts w:asciiTheme="minorHAnsi" w:hAnsiTheme="minorHAnsi" w:cstheme="minorHAnsi"/>
                <w:sz w:val="22"/>
                <w:szCs w:val="22"/>
              </w:rPr>
              <w:t>School children</w:t>
            </w:r>
            <w:r w:rsidR="004455BD" w:rsidRPr="00D46E05">
              <w:rPr>
                <w:rFonts w:asciiTheme="minorHAnsi" w:hAnsiTheme="minorHAnsi" w:cstheme="minorHAnsi"/>
                <w:sz w:val="22"/>
                <w:szCs w:val="22"/>
              </w:rPr>
              <w:t xml:space="preserve">, </w:t>
            </w:r>
            <w:r w:rsidR="00166B46" w:rsidRPr="00D46E05">
              <w:rPr>
                <w:rFonts w:asciiTheme="minorHAnsi" w:hAnsiTheme="minorHAnsi" w:cstheme="minorHAnsi"/>
                <w:sz w:val="22"/>
                <w:szCs w:val="22"/>
              </w:rPr>
              <w:t>i.e.</w:t>
            </w:r>
            <w:r w:rsidR="004455BD" w:rsidRPr="00D46E05">
              <w:rPr>
                <w:rFonts w:asciiTheme="minorHAnsi" w:hAnsiTheme="minorHAnsi" w:cstheme="minorHAnsi"/>
                <w:sz w:val="22"/>
                <w:szCs w:val="22"/>
              </w:rPr>
              <w:t xml:space="preserve"> </w:t>
            </w:r>
            <w:r w:rsidR="00166B46" w:rsidRPr="00D46E05">
              <w:rPr>
                <w:rFonts w:asciiTheme="minorHAnsi" w:hAnsiTheme="minorHAnsi" w:cstheme="minorHAnsi"/>
                <w:sz w:val="22"/>
                <w:szCs w:val="22"/>
              </w:rPr>
              <w:t>obtained</w:t>
            </w:r>
            <w:r w:rsidR="004455BD" w:rsidRPr="00D46E05">
              <w:rPr>
                <w:rFonts w:asciiTheme="minorHAnsi" w:hAnsiTheme="minorHAnsi" w:cstheme="minorHAnsi"/>
                <w:sz w:val="22"/>
                <w:szCs w:val="22"/>
              </w:rPr>
              <w:t xml:space="preserve"> through schools</w:t>
            </w:r>
            <w:r w:rsidRPr="00D46E05">
              <w:rPr>
                <w:rFonts w:asciiTheme="minorHAnsi" w:hAnsiTheme="minorHAnsi" w:cstheme="minorHAnsi"/>
                <w:sz w:val="22"/>
                <w:szCs w:val="22"/>
              </w:rPr>
              <w:tab/>
            </w:r>
          </w:p>
        </w:tc>
        <w:tc>
          <w:tcPr>
            <w:tcW w:w="425" w:type="dxa"/>
            <w:shd w:val="clear" w:color="auto" w:fill="CCC0D9"/>
            <w:vAlign w:val="center"/>
          </w:tcPr>
          <w:p w14:paraId="19EAE706" w14:textId="77777777" w:rsidR="001C0285" w:rsidRPr="00D46E05" w:rsidRDefault="001C0285" w:rsidP="00DE6C6F">
            <w:pPr>
              <w:rPr>
                <w:rFonts w:asciiTheme="minorHAnsi" w:hAnsiTheme="minorHAnsi" w:cstheme="minorHAnsi"/>
                <w:bCs/>
                <w:color w:val="000000"/>
                <w:sz w:val="22"/>
                <w:szCs w:val="22"/>
              </w:rPr>
            </w:pPr>
          </w:p>
        </w:tc>
        <w:tc>
          <w:tcPr>
            <w:tcW w:w="374" w:type="dxa"/>
            <w:tcBorders>
              <w:top w:val="nil"/>
              <w:bottom w:val="nil"/>
            </w:tcBorders>
            <w:shd w:val="clear" w:color="auto" w:fill="auto"/>
          </w:tcPr>
          <w:p w14:paraId="63AD8733" w14:textId="77777777" w:rsidR="001C0285" w:rsidRPr="00D46E05" w:rsidRDefault="001C0285" w:rsidP="00AA13D8">
            <w:pPr>
              <w:jc w:val="both"/>
              <w:rPr>
                <w:rFonts w:asciiTheme="minorHAnsi" w:hAnsiTheme="minorHAnsi" w:cstheme="minorHAnsi"/>
                <w:bCs/>
                <w:color w:val="000000"/>
                <w:sz w:val="22"/>
                <w:szCs w:val="22"/>
              </w:rPr>
            </w:pPr>
          </w:p>
        </w:tc>
      </w:tr>
      <w:tr w:rsidR="003E2E38" w:rsidRPr="00D46E05" w14:paraId="0799E1C7" w14:textId="77777777" w:rsidTr="00151EF8">
        <w:trPr>
          <w:trHeight w:val="284"/>
        </w:trPr>
        <w:tc>
          <w:tcPr>
            <w:tcW w:w="745" w:type="dxa"/>
            <w:tcBorders>
              <w:top w:val="nil"/>
              <w:bottom w:val="nil"/>
            </w:tcBorders>
            <w:shd w:val="clear" w:color="auto" w:fill="auto"/>
          </w:tcPr>
          <w:p w14:paraId="1AB3CD11" w14:textId="77777777" w:rsidR="003E2E38" w:rsidRPr="00D46E05" w:rsidRDefault="003E2E38" w:rsidP="00B35BC1">
            <w:pPr>
              <w:rPr>
                <w:rFonts w:asciiTheme="minorHAnsi" w:hAnsiTheme="minorHAnsi" w:cstheme="minorHAnsi"/>
                <w:sz w:val="22"/>
                <w:szCs w:val="22"/>
              </w:rPr>
            </w:pPr>
          </w:p>
        </w:tc>
        <w:tc>
          <w:tcPr>
            <w:tcW w:w="7841" w:type="dxa"/>
            <w:shd w:val="clear" w:color="auto" w:fill="auto"/>
            <w:vAlign w:val="center"/>
          </w:tcPr>
          <w:p w14:paraId="7ECEB9C6" w14:textId="77777777" w:rsidR="003E2E38" w:rsidRPr="00D46E05" w:rsidRDefault="003E2E38" w:rsidP="00EB3D55">
            <w:pPr>
              <w:ind w:left="192"/>
              <w:rPr>
                <w:rFonts w:asciiTheme="minorHAnsi" w:hAnsiTheme="minorHAnsi" w:cstheme="minorHAnsi"/>
                <w:sz w:val="22"/>
                <w:szCs w:val="22"/>
              </w:rPr>
            </w:pPr>
            <w:r w:rsidRPr="00D46E05">
              <w:rPr>
                <w:rFonts w:asciiTheme="minorHAnsi" w:hAnsiTheme="minorHAnsi" w:cstheme="minorHAnsi"/>
                <w:sz w:val="22"/>
                <w:szCs w:val="22"/>
              </w:rPr>
              <w:t>Employees of schools</w:t>
            </w:r>
          </w:p>
        </w:tc>
        <w:tc>
          <w:tcPr>
            <w:tcW w:w="425" w:type="dxa"/>
            <w:shd w:val="clear" w:color="auto" w:fill="auto"/>
            <w:vAlign w:val="center"/>
          </w:tcPr>
          <w:p w14:paraId="5BB9CE66" w14:textId="77777777" w:rsidR="003E2E38" w:rsidRPr="00D46E05" w:rsidRDefault="003E2E38" w:rsidP="00DE6C6F">
            <w:pPr>
              <w:rPr>
                <w:rFonts w:asciiTheme="minorHAnsi" w:hAnsiTheme="minorHAnsi" w:cstheme="minorHAnsi"/>
                <w:bCs/>
                <w:color w:val="000000"/>
                <w:sz w:val="22"/>
                <w:szCs w:val="22"/>
              </w:rPr>
            </w:pPr>
          </w:p>
        </w:tc>
        <w:tc>
          <w:tcPr>
            <w:tcW w:w="374" w:type="dxa"/>
            <w:tcBorders>
              <w:top w:val="nil"/>
              <w:bottom w:val="nil"/>
            </w:tcBorders>
            <w:shd w:val="clear" w:color="auto" w:fill="auto"/>
          </w:tcPr>
          <w:p w14:paraId="0230076F" w14:textId="77777777" w:rsidR="003E2E38" w:rsidRPr="00D46E05" w:rsidRDefault="003E2E38" w:rsidP="00AA13D8">
            <w:pPr>
              <w:jc w:val="both"/>
              <w:rPr>
                <w:rFonts w:asciiTheme="minorHAnsi" w:hAnsiTheme="minorHAnsi" w:cstheme="minorHAnsi"/>
                <w:bCs/>
                <w:color w:val="000000"/>
                <w:sz w:val="22"/>
                <w:szCs w:val="22"/>
              </w:rPr>
            </w:pPr>
          </w:p>
        </w:tc>
      </w:tr>
      <w:tr w:rsidR="00A36053" w:rsidRPr="00D46E05" w14:paraId="682F4116" w14:textId="77777777" w:rsidTr="00151EF8">
        <w:trPr>
          <w:trHeight w:val="284"/>
        </w:trPr>
        <w:tc>
          <w:tcPr>
            <w:tcW w:w="745" w:type="dxa"/>
            <w:tcBorders>
              <w:top w:val="nil"/>
              <w:bottom w:val="nil"/>
            </w:tcBorders>
            <w:shd w:val="clear" w:color="auto" w:fill="auto"/>
          </w:tcPr>
          <w:p w14:paraId="35774877" w14:textId="77777777" w:rsidR="00A36053" w:rsidRPr="00D46E05" w:rsidRDefault="00A36053" w:rsidP="00B35BC1">
            <w:pPr>
              <w:rPr>
                <w:rFonts w:asciiTheme="minorHAnsi" w:hAnsiTheme="minorHAnsi" w:cstheme="minorHAnsi"/>
                <w:sz w:val="22"/>
                <w:szCs w:val="22"/>
              </w:rPr>
            </w:pPr>
          </w:p>
        </w:tc>
        <w:tc>
          <w:tcPr>
            <w:tcW w:w="7841" w:type="dxa"/>
            <w:shd w:val="clear" w:color="auto" w:fill="CCC0D9"/>
            <w:vAlign w:val="center"/>
          </w:tcPr>
          <w:p w14:paraId="3C23DE67" w14:textId="77777777" w:rsidR="00A36053" w:rsidRPr="00D46E05" w:rsidRDefault="00166B46" w:rsidP="00EB3D55">
            <w:pPr>
              <w:ind w:left="192"/>
              <w:rPr>
                <w:rFonts w:asciiTheme="minorHAnsi" w:hAnsiTheme="minorHAnsi" w:cstheme="minorHAnsi"/>
                <w:sz w:val="22"/>
                <w:szCs w:val="22"/>
              </w:rPr>
            </w:pPr>
            <w:r w:rsidRPr="00D46E05">
              <w:rPr>
                <w:rFonts w:asciiTheme="minorHAnsi" w:hAnsiTheme="minorHAnsi" w:cstheme="minorHAnsi"/>
                <w:sz w:val="22"/>
                <w:szCs w:val="22"/>
              </w:rPr>
              <w:t>R</w:t>
            </w:r>
            <w:r w:rsidR="00A36053" w:rsidRPr="00D46E05">
              <w:rPr>
                <w:rFonts w:asciiTheme="minorHAnsi" w:hAnsiTheme="minorHAnsi" w:cstheme="minorHAnsi"/>
                <w:sz w:val="22"/>
                <w:szCs w:val="22"/>
              </w:rPr>
              <w:t>egisters or databases</w:t>
            </w:r>
          </w:p>
        </w:tc>
        <w:tc>
          <w:tcPr>
            <w:tcW w:w="425" w:type="dxa"/>
            <w:shd w:val="clear" w:color="auto" w:fill="CCC0D9"/>
            <w:vAlign w:val="center"/>
          </w:tcPr>
          <w:p w14:paraId="4717F686" w14:textId="77777777" w:rsidR="00A36053" w:rsidRPr="00D46E05" w:rsidRDefault="00A36053" w:rsidP="00DE6C6F">
            <w:pPr>
              <w:rPr>
                <w:rFonts w:asciiTheme="minorHAnsi" w:hAnsiTheme="minorHAnsi" w:cstheme="minorHAnsi"/>
                <w:bCs/>
                <w:color w:val="000000"/>
                <w:sz w:val="22"/>
                <w:szCs w:val="22"/>
              </w:rPr>
            </w:pPr>
          </w:p>
        </w:tc>
        <w:tc>
          <w:tcPr>
            <w:tcW w:w="374" w:type="dxa"/>
            <w:tcBorders>
              <w:top w:val="nil"/>
              <w:bottom w:val="nil"/>
            </w:tcBorders>
            <w:shd w:val="clear" w:color="auto" w:fill="auto"/>
          </w:tcPr>
          <w:p w14:paraId="7D595C1A" w14:textId="77777777" w:rsidR="00A36053" w:rsidRPr="00D46E05" w:rsidRDefault="00A36053" w:rsidP="00AA13D8">
            <w:pPr>
              <w:jc w:val="both"/>
              <w:rPr>
                <w:rFonts w:asciiTheme="minorHAnsi" w:hAnsiTheme="minorHAnsi" w:cstheme="minorHAnsi"/>
                <w:bCs/>
                <w:color w:val="000000"/>
                <w:sz w:val="22"/>
                <w:szCs w:val="22"/>
              </w:rPr>
            </w:pPr>
          </w:p>
        </w:tc>
      </w:tr>
      <w:tr w:rsidR="00A36053" w:rsidRPr="00D46E05" w14:paraId="35ACB15D" w14:textId="77777777" w:rsidTr="00151EF8">
        <w:trPr>
          <w:trHeight w:val="284"/>
        </w:trPr>
        <w:tc>
          <w:tcPr>
            <w:tcW w:w="745" w:type="dxa"/>
            <w:tcBorders>
              <w:top w:val="nil"/>
              <w:bottom w:val="nil"/>
            </w:tcBorders>
            <w:shd w:val="clear" w:color="auto" w:fill="auto"/>
          </w:tcPr>
          <w:p w14:paraId="77E0DB8E" w14:textId="77777777" w:rsidR="00A36053" w:rsidRPr="00D46E05" w:rsidRDefault="00A36053" w:rsidP="00B35BC1">
            <w:pPr>
              <w:rPr>
                <w:rFonts w:asciiTheme="minorHAnsi" w:hAnsiTheme="minorHAnsi" w:cstheme="minorHAnsi"/>
                <w:sz w:val="22"/>
                <w:szCs w:val="22"/>
              </w:rPr>
            </w:pPr>
          </w:p>
        </w:tc>
        <w:tc>
          <w:tcPr>
            <w:tcW w:w="7841" w:type="dxa"/>
            <w:shd w:val="clear" w:color="auto" w:fill="auto"/>
            <w:vAlign w:val="center"/>
          </w:tcPr>
          <w:p w14:paraId="0853CC60" w14:textId="77777777" w:rsidR="00A36053" w:rsidRPr="00D46E05" w:rsidRDefault="00A36053" w:rsidP="00EB3D55">
            <w:pPr>
              <w:ind w:left="192"/>
              <w:rPr>
                <w:rFonts w:asciiTheme="minorHAnsi" w:hAnsiTheme="minorHAnsi" w:cstheme="minorHAnsi"/>
                <w:sz w:val="22"/>
                <w:szCs w:val="22"/>
              </w:rPr>
            </w:pPr>
            <w:r w:rsidRPr="00D46E05">
              <w:rPr>
                <w:rFonts w:asciiTheme="minorHAnsi" w:hAnsiTheme="minorHAnsi" w:cstheme="minorHAnsi"/>
                <w:sz w:val="22"/>
                <w:szCs w:val="22"/>
              </w:rPr>
              <w:t xml:space="preserve">Members of </w:t>
            </w:r>
            <w:r w:rsidR="006A078F" w:rsidRPr="00D46E05">
              <w:rPr>
                <w:rFonts w:asciiTheme="minorHAnsi" w:hAnsiTheme="minorHAnsi" w:cstheme="minorHAnsi"/>
                <w:sz w:val="22"/>
                <w:szCs w:val="22"/>
              </w:rPr>
              <w:t>community groups or</w:t>
            </w:r>
            <w:r w:rsidRPr="00D46E05">
              <w:rPr>
                <w:rFonts w:asciiTheme="minorHAnsi" w:hAnsiTheme="minorHAnsi" w:cstheme="minorHAnsi"/>
                <w:sz w:val="22"/>
                <w:szCs w:val="22"/>
              </w:rPr>
              <w:t xml:space="preserve"> organisations</w:t>
            </w:r>
          </w:p>
        </w:tc>
        <w:tc>
          <w:tcPr>
            <w:tcW w:w="425" w:type="dxa"/>
            <w:shd w:val="clear" w:color="auto" w:fill="auto"/>
            <w:vAlign w:val="center"/>
          </w:tcPr>
          <w:p w14:paraId="11D44709" w14:textId="77777777" w:rsidR="00A36053" w:rsidRPr="00D46E05" w:rsidRDefault="00A36053" w:rsidP="00DE6C6F">
            <w:pPr>
              <w:rPr>
                <w:rFonts w:asciiTheme="minorHAnsi" w:hAnsiTheme="minorHAnsi" w:cstheme="minorHAnsi"/>
                <w:bCs/>
                <w:color w:val="000000"/>
                <w:sz w:val="22"/>
                <w:szCs w:val="22"/>
              </w:rPr>
            </w:pPr>
          </w:p>
        </w:tc>
        <w:tc>
          <w:tcPr>
            <w:tcW w:w="374" w:type="dxa"/>
            <w:tcBorders>
              <w:top w:val="nil"/>
              <w:bottom w:val="nil"/>
            </w:tcBorders>
            <w:shd w:val="clear" w:color="auto" w:fill="auto"/>
          </w:tcPr>
          <w:p w14:paraId="17B5D4AD" w14:textId="77777777" w:rsidR="00A36053" w:rsidRPr="00D46E05" w:rsidRDefault="00A36053" w:rsidP="00AA13D8">
            <w:pPr>
              <w:jc w:val="both"/>
              <w:rPr>
                <w:rFonts w:asciiTheme="minorHAnsi" w:hAnsiTheme="minorHAnsi" w:cstheme="minorHAnsi"/>
                <w:bCs/>
                <w:color w:val="000000"/>
                <w:sz w:val="22"/>
                <w:szCs w:val="22"/>
              </w:rPr>
            </w:pPr>
          </w:p>
        </w:tc>
      </w:tr>
      <w:tr w:rsidR="00A36053" w:rsidRPr="00D46E05" w14:paraId="4FC88391" w14:textId="77777777" w:rsidTr="00151EF8">
        <w:trPr>
          <w:trHeight w:val="284"/>
        </w:trPr>
        <w:tc>
          <w:tcPr>
            <w:tcW w:w="745" w:type="dxa"/>
            <w:tcBorders>
              <w:top w:val="nil"/>
              <w:bottom w:val="nil"/>
            </w:tcBorders>
            <w:shd w:val="clear" w:color="auto" w:fill="auto"/>
          </w:tcPr>
          <w:p w14:paraId="3D1CFF52" w14:textId="77777777" w:rsidR="00A36053" w:rsidRPr="00D46E05" w:rsidRDefault="00A36053" w:rsidP="00B35BC1">
            <w:pPr>
              <w:rPr>
                <w:rFonts w:asciiTheme="minorHAnsi" w:hAnsiTheme="minorHAnsi" w:cstheme="minorHAnsi"/>
                <w:sz w:val="22"/>
                <w:szCs w:val="22"/>
              </w:rPr>
            </w:pPr>
          </w:p>
        </w:tc>
        <w:tc>
          <w:tcPr>
            <w:tcW w:w="7841" w:type="dxa"/>
            <w:shd w:val="clear" w:color="auto" w:fill="CCC0D9"/>
            <w:vAlign w:val="center"/>
          </w:tcPr>
          <w:p w14:paraId="1C7BD205" w14:textId="77777777" w:rsidR="00A36053" w:rsidRPr="00D46E05" w:rsidRDefault="00A36053" w:rsidP="00EB3D55">
            <w:pPr>
              <w:ind w:left="192"/>
              <w:rPr>
                <w:rFonts w:asciiTheme="minorHAnsi" w:hAnsiTheme="minorHAnsi" w:cstheme="minorHAnsi"/>
                <w:sz w:val="22"/>
                <w:szCs w:val="22"/>
              </w:rPr>
            </w:pPr>
            <w:r w:rsidRPr="00D46E05">
              <w:rPr>
                <w:rFonts w:asciiTheme="minorHAnsi" w:hAnsiTheme="minorHAnsi" w:cstheme="minorHAnsi"/>
                <w:sz w:val="22"/>
                <w:szCs w:val="22"/>
              </w:rPr>
              <w:t>Employees of organisations</w:t>
            </w:r>
          </w:p>
        </w:tc>
        <w:tc>
          <w:tcPr>
            <w:tcW w:w="425" w:type="dxa"/>
            <w:shd w:val="clear" w:color="auto" w:fill="CCC0D9"/>
            <w:vAlign w:val="center"/>
          </w:tcPr>
          <w:p w14:paraId="5534CC80" w14:textId="7FB01E31" w:rsidR="00A36053" w:rsidRPr="00D46E05" w:rsidRDefault="00F908AF" w:rsidP="00DE6C6F">
            <w:pPr>
              <w:rPr>
                <w:rFonts w:asciiTheme="minorHAnsi" w:hAnsiTheme="minorHAnsi" w:cstheme="minorHAnsi"/>
                <w:bCs/>
                <w:color w:val="000000"/>
                <w:sz w:val="22"/>
                <w:szCs w:val="22"/>
              </w:rPr>
            </w:pPr>
            <w:r>
              <w:rPr>
                <w:rFonts w:asciiTheme="minorHAnsi" w:hAnsiTheme="minorHAnsi" w:cstheme="minorHAnsi"/>
                <w:bCs/>
                <w:color w:val="000000"/>
                <w:sz w:val="22"/>
                <w:szCs w:val="22"/>
              </w:rPr>
              <w:t>X</w:t>
            </w:r>
          </w:p>
        </w:tc>
        <w:tc>
          <w:tcPr>
            <w:tcW w:w="374" w:type="dxa"/>
            <w:tcBorders>
              <w:top w:val="nil"/>
              <w:bottom w:val="nil"/>
            </w:tcBorders>
            <w:shd w:val="clear" w:color="auto" w:fill="auto"/>
          </w:tcPr>
          <w:p w14:paraId="65963DAA" w14:textId="77777777" w:rsidR="00A36053" w:rsidRPr="00D46E05" w:rsidRDefault="00A36053" w:rsidP="00AA13D8">
            <w:pPr>
              <w:jc w:val="both"/>
              <w:rPr>
                <w:rFonts w:asciiTheme="minorHAnsi" w:hAnsiTheme="minorHAnsi" w:cstheme="minorHAnsi"/>
                <w:bCs/>
                <w:color w:val="000000"/>
                <w:sz w:val="22"/>
                <w:szCs w:val="22"/>
              </w:rPr>
            </w:pPr>
          </w:p>
        </w:tc>
      </w:tr>
      <w:tr w:rsidR="00A36053" w:rsidRPr="00D46E05" w14:paraId="4B9C0473" w14:textId="77777777" w:rsidTr="00151EF8">
        <w:trPr>
          <w:trHeight w:val="284"/>
        </w:trPr>
        <w:tc>
          <w:tcPr>
            <w:tcW w:w="745" w:type="dxa"/>
            <w:tcBorders>
              <w:top w:val="nil"/>
              <w:bottom w:val="nil"/>
            </w:tcBorders>
            <w:shd w:val="clear" w:color="auto" w:fill="auto"/>
          </w:tcPr>
          <w:p w14:paraId="5A6C1F3A" w14:textId="77777777" w:rsidR="00A36053" w:rsidRPr="00D46E05" w:rsidRDefault="00A36053" w:rsidP="00B35BC1">
            <w:pPr>
              <w:rPr>
                <w:rFonts w:asciiTheme="minorHAnsi" w:hAnsiTheme="minorHAnsi" w:cstheme="minorHAnsi"/>
                <w:sz w:val="22"/>
                <w:szCs w:val="22"/>
              </w:rPr>
            </w:pPr>
          </w:p>
        </w:tc>
        <w:tc>
          <w:tcPr>
            <w:tcW w:w="7841" w:type="dxa"/>
            <w:shd w:val="clear" w:color="auto" w:fill="auto"/>
            <w:vAlign w:val="center"/>
          </w:tcPr>
          <w:p w14:paraId="00F6CDD7" w14:textId="77777777" w:rsidR="00A36053" w:rsidRPr="00D46E05" w:rsidRDefault="006A078F" w:rsidP="00EB3D55">
            <w:pPr>
              <w:ind w:left="192"/>
              <w:rPr>
                <w:rFonts w:asciiTheme="minorHAnsi" w:hAnsiTheme="minorHAnsi" w:cstheme="minorHAnsi"/>
                <w:sz w:val="22"/>
                <w:szCs w:val="22"/>
              </w:rPr>
            </w:pPr>
            <w:r w:rsidRPr="00D46E05">
              <w:rPr>
                <w:rFonts w:asciiTheme="minorHAnsi" w:hAnsiTheme="minorHAnsi" w:cstheme="minorHAnsi"/>
                <w:sz w:val="22"/>
                <w:szCs w:val="22"/>
              </w:rPr>
              <w:t>Patients or c</w:t>
            </w:r>
            <w:r w:rsidR="00A36053" w:rsidRPr="00D46E05">
              <w:rPr>
                <w:rFonts w:asciiTheme="minorHAnsi" w:hAnsiTheme="minorHAnsi" w:cstheme="minorHAnsi"/>
                <w:sz w:val="22"/>
                <w:szCs w:val="22"/>
              </w:rPr>
              <w:t>lients of health service providers</w:t>
            </w:r>
          </w:p>
        </w:tc>
        <w:tc>
          <w:tcPr>
            <w:tcW w:w="425" w:type="dxa"/>
            <w:shd w:val="clear" w:color="auto" w:fill="auto"/>
            <w:vAlign w:val="center"/>
          </w:tcPr>
          <w:p w14:paraId="17435573" w14:textId="77777777" w:rsidR="00A36053" w:rsidRPr="00D46E05" w:rsidRDefault="00A36053" w:rsidP="00DE6C6F">
            <w:pPr>
              <w:rPr>
                <w:rFonts w:asciiTheme="minorHAnsi" w:hAnsiTheme="minorHAnsi" w:cstheme="minorHAnsi"/>
                <w:bCs/>
                <w:color w:val="000000"/>
                <w:sz w:val="22"/>
                <w:szCs w:val="22"/>
              </w:rPr>
            </w:pPr>
          </w:p>
        </w:tc>
        <w:tc>
          <w:tcPr>
            <w:tcW w:w="374" w:type="dxa"/>
            <w:tcBorders>
              <w:top w:val="nil"/>
              <w:bottom w:val="nil"/>
            </w:tcBorders>
            <w:shd w:val="clear" w:color="auto" w:fill="auto"/>
          </w:tcPr>
          <w:p w14:paraId="0D31D3EE" w14:textId="77777777" w:rsidR="00A36053" w:rsidRPr="00D46E05" w:rsidRDefault="00A36053" w:rsidP="00AA13D8">
            <w:pPr>
              <w:jc w:val="both"/>
              <w:rPr>
                <w:rFonts w:asciiTheme="minorHAnsi" w:hAnsiTheme="minorHAnsi" w:cstheme="minorHAnsi"/>
                <w:bCs/>
                <w:color w:val="000000"/>
                <w:sz w:val="22"/>
                <w:szCs w:val="22"/>
              </w:rPr>
            </w:pPr>
          </w:p>
        </w:tc>
      </w:tr>
      <w:tr w:rsidR="00A36053" w:rsidRPr="00D46E05" w14:paraId="269A3C67" w14:textId="77777777" w:rsidTr="00151EF8">
        <w:trPr>
          <w:trHeight w:val="284"/>
        </w:trPr>
        <w:tc>
          <w:tcPr>
            <w:tcW w:w="745" w:type="dxa"/>
            <w:tcBorders>
              <w:top w:val="nil"/>
              <w:bottom w:val="nil"/>
            </w:tcBorders>
            <w:shd w:val="clear" w:color="auto" w:fill="auto"/>
          </w:tcPr>
          <w:p w14:paraId="3B638DB3" w14:textId="77777777" w:rsidR="00A36053" w:rsidRPr="00D46E05" w:rsidRDefault="00A36053" w:rsidP="00B35BC1">
            <w:pPr>
              <w:rPr>
                <w:rFonts w:asciiTheme="minorHAnsi" w:hAnsiTheme="minorHAnsi" w:cstheme="minorHAnsi"/>
                <w:sz w:val="22"/>
                <w:szCs w:val="22"/>
              </w:rPr>
            </w:pPr>
          </w:p>
        </w:tc>
        <w:tc>
          <w:tcPr>
            <w:tcW w:w="7841" w:type="dxa"/>
            <w:shd w:val="clear" w:color="auto" w:fill="CCC0D9"/>
            <w:vAlign w:val="center"/>
          </w:tcPr>
          <w:p w14:paraId="753FED0E" w14:textId="77777777" w:rsidR="00A36053" w:rsidRPr="00D46E05" w:rsidRDefault="00A36053" w:rsidP="00EB3D55">
            <w:pPr>
              <w:ind w:left="192"/>
              <w:rPr>
                <w:rFonts w:asciiTheme="minorHAnsi" w:hAnsiTheme="minorHAnsi" w:cstheme="minorHAnsi"/>
                <w:sz w:val="22"/>
                <w:szCs w:val="22"/>
              </w:rPr>
            </w:pPr>
            <w:r w:rsidRPr="00D46E05">
              <w:rPr>
                <w:rFonts w:asciiTheme="minorHAnsi" w:hAnsiTheme="minorHAnsi" w:cstheme="minorHAnsi"/>
                <w:sz w:val="22"/>
                <w:szCs w:val="22"/>
              </w:rPr>
              <w:t>Hospital patients</w:t>
            </w:r>
          </w:p>
        </w:tc>
        <w:tc>
          <w:tcPr>
            <w:tcW w:w="425" w:type="dxa"/>
            <w:shd w:val="clear" w:color="auto" w:fill="CCC0D9"/>
            <w:vAlign w:val="center"/>
          </w:tcPr>
          <w:p w14:paraId="30763AE8" w14:textId="77777777" w:rsidR="00A36053" w:rsidRPr="00D46E05" w:rsidRDefault="00A36053" w:rsidP="00DE6C6F">
            <w:pPr>
              <w:rPr>
                <w:rFonts w:asciiTheme="minorHAnsi" w:hAnsiTheme="minorHAnsi" w:cstheme="minorHAnsi"/>
                <w:bCs/>
                <w:color w:val="000000"/>
                <w:sz w:val="22"/>
                <w:szCs w:val="22"/>
              </w:rPr>
            </w:pPr>
          </w:p>
        </w:tc>
        <w:tc>
          <w:tcPr>
            <w:tcW w:w="374" w:type="dxa"/>
            <w:tcBorders>
              <w:top w:val="nil"/>
              <w:bottom w:val="nil"/>
            </w:tcBorders>
            <w:shd w:val="clear" w:color="auto" w:fill="auto"/>
          </w:tcPr>
          <w:p w14:paraId="42BEA3AF" w14:textId="77777777" w:rsidR="00A36053" w:rsidRPr="00D46E05" w:rsidRDefault="00A36053" w:rsidP="00AA13D8">
            <w:pPr>
              <w:jc w:val="both"/>
              <w:rPr>
                <w:rFonts w:asciiTheme="minorHAnsi" w:hAnsiTheme="minorHAnsi" w:cstheme="minorHAnsi"/>
                <w:bCs/>
                <w:color w:val="000000"/>
                <w:sz w:val="22"/>
                <w:szCs w:val="22"/>
              </w:rPr>
            </w:pPr>
          </w:p>
        </w:tc>
      </w:tr>
      <w:tr w:rsidR="00A36053" w:rsidRPr="00D46E05" w14:paraId="0431D1A3" w14:textId="77777777" w:rsidTr="00151EF8">
        <w:trPr>
          <w:trHeight w:val="284"/>
        </w:trPr>
        <w:tc>
          <w:tcPr>
            <w:tcW w:w="745" w:type="dxa"/>
            <w:tcBorders>
              <w:top w:val="nil"/>
              <w:bottom w:val="nil"/>
            </w:tcBorders>
            <w:shd w:val="clear" w:color="auto" w:fill="auto"/>
          </w:tcPr>
          <w:p w14:paraId="060C0E5E" w14:textId="77777777" w:rsidR="00A36053" w:rsidRPr="00D46E05" w:rsidRDefault="00A36053" w:rsidP="00B35BC1">
            <w:pPr>
              <w:rPr>
                <w:rFonts w:asciiTheme="minorHAnsi" w:hAnsiTheme="minorHAnsi" w:cstheme="minorHAnsi"/>
                <w:sz w:val="22"/>
                <w:szCs w:val="22"/>
              </w:rPr>
            </w:pPr>
          </w:p>
        </w:tc>
        <w:tc>
          <w:tcPr>
            <w:tcW w:w="7841" w:type="dxa"/>
            <w:shd w:val="clear" w:color="auto" w:fill="auto"/>
            <w:vAlign w:val="center"/>
          </w:tcPr>
          <w:p w14:paraId="178FE28D" w14:textId="77777777" w:rsidR="00A36053" w:rsidRPr="00D46E05" w:rsidRDefault="00A36053" w:rsidP="00EB3D55">
            <w:pPr>
              <w:ind w:left="192"/>
              <w:rPr>
                <w:rFonts w:asciiTheme="minorHAnsi" w:hAnsiTheme="minorHAnsi" w:cstheme="minorHAnsi"/>
                <w:sz w:val="22"/>
                <w:szCs w:val="22"/>
              </w:rPr>
            </w:pPr>
            <w:r w:rsidRPr="00D46E05">
              <w:rPr>
                <w:rFonts w:asciiTheme="minorHAnsi" w:hAnsiTheme="minorHAnsi" w:cstheme="minorHAnsi"/>
                <w:sz w:val="22"/>
                <w:szCs w:val="22"/>
              </w:rPr>
              <w:t xml:space="preserve">Clients of organisations </w:t>
            </w:r>
            <w:r w:rsidR="000F7B85" w:rsidRPr="00D46E05">
              <w:rPr>
                <w:rFonts w:asciiTheme="minorHAnsi" w:hAnsiTheme="minorHAnsi" w:cstheme="minorHAnsi"/>
                <w:sz w:val="22"/>
                <w:szCs w:val="22"/>
              </w:rPr>
              <w:t>or</w:t>
            </w:r>
            <w:r w:rsidRPr="00D46E05">
              <w:rPr>
                <w:rFonts w:asciiTheme="minorHAnsi" w:hAnsiTheme="minorHAnsi" w:cstheme="minorHAnsi"/>
                <w:sz w:val="22"/>
                <w:szCs w:val="22"/>
              </w:rPr>
              <w:t xml:space="preserve"> community services</w:t>
            </w:r>
          </w:p>
        </w:tc>
        <w:tc>
          <w:tcPr>
            <w:tcW w:w="425" w:type="dxa"/>
            <w:shd w:val="clear" w:color="auto" w:fill="auto"/>
            <w:vAlign w:val="center"/>
          </w:tcPr>
          <w:p w14:paraId="05F2E9C2" w14:textId="77777777" w:rsidR="00A36053" w:rsidRPr="00D46E05" w:rsidRDefault="00A36053" w:rsidP="00DE6C6F">
            <w:pPr>
              <w:rPr>
                <w:rFonts w:asciiTheme="minorHAnsi" w:hAnsiTheme="minorHAnsi" w:cstheme="minorHAnsi"/>
                <w:bCs/>
                <w:color w:val="000000"/>
                <w:sz w:val="22"/>
                <w:szCs w:val="22"/>
              </w:rPr>
            </w:pPr>
          </w:p>
        </w:tc>
        <w:tc>
          <w:tcPr>
            <w:tcW w:w="374" w:type="dxa"/>
            <w:tcBorders>
              <w:top w:val="nil"/>
              <w:bottom w:val="nil"/>
            </w:tcBorders>
            <w:shd w:val="clear" w:color="auto" w:fill="auto"/>
          </w:tcPr>
          <w:p w14:paraId="52FE633C" w14:textId="77777777" w:rsidR="00A36053" w:rsidRPr="00D46E05" w:rsidRDefault="00A36053" w:rsidP="00AA13D8">
            <w:pPr>
              <w:jc w:val="both"/>
              <w:rPr>
                <w:rFonts w:asciiTheme="minorHAnsi" w:hAnsiTheme="minorHAnsi" w:cstheme="minorHAnsi"/>
                <w:bCs/>
                <w:color w:val="000000"/>
                <w:sz w:val="22"/>
                <w:szCs w:val="22"/>
              </w:rPr>
            </w:pPr>
          </w:p>
        </w:tc>
      </w:tr>
      <w:tr w:rsidR="00A36053" w:rsidRPr="00D46E05" w14:paraId="78FC6A29" w14:textId="77777777" w:rsidTr="00151EF8">
        <w:trPr>
          <w:trHeight w:val="284"/>
        </w:trPr>
        <w:tc>
          <w:tcPr>
            <w:tcW w:w="745" w:type="dxa"/>
            <w:tcBorders>
              <w:top w:val="nil"/>
              <w:bottom w:val="nil"/>
            </w:tcBorders>
            <w:shd w:val="clear" w:color="auto" w:fill="auto"/>
          </w:tcPr>
          <w:p w14:paraId="06440FB8" w14:textId="77777777" w:rsidR="00A36053" w:rsidRPr="00D46E05" w:rsidRDefault="00A36053" w:rsidP="00B35BC1">
            <w:pPr>
              <w:rPr>
                <w:rFonts w:asciiTheme="minorHAnsi" w:hAnsiTheme="minorHAnsi" w:cstheme="minorHAnsi"/>
                <w:sz w:val="22"/>
                <w:szCs w:val="22"/>
              </w:rPr>
            </w:pPr>
          </w:p>
        </w:tc>
        <w:tc>
          <w:tcPr>
            <w:tcW w:w="7841" w:type="dxa"/>
            <w:shd w:val="clear" w:color="auto" w:fill="CCC0D9"/>
            <w:vAlign w:val="center"/>
          </w:tcPr>
          <w:p w14:paraId="7C1BAD7A" w14:textId="77777777" w:rsidR="00A36053" w:rsidRPr="00D46E05" w:rsidRDefault="004455BD" w:rsidP="00EB3D55">
            <w:pPr>
              <w:ind w:left="192"/>
              <w:rPr>
                <w:rFonts w:asciiTheme="minorHAnsi" w:hAnsiTheme="minorHAnsi" w:cstheme="minorHAnsi"/>
                <w:sz w:val="22"/>
                <w:szCs w:val="22"/>
              </w:rPr>
            </w:pPr>
            <w:r w:rsidRPr="00D46E05">
              <w:rPr>
                <w:rFonts w:asciiTheme="minorHAnsi" w:hAnsiTheme="minorHAnsi" w:cstheme="minorHAnsi"/>
                <w:sz w:val="22"/>
                <w:szCs w:val="22"/>
              </w:rPr>
              <w:t xml:space="preserve">Prisoners or </w:t>
            </w:r>
            <w:r w:rsidR="000F7B85" w:rsidRPr="00D46E05">
              <w:rPr>
                <w:rFonts w:asciiTheme="minorHAnsi" w:hAnsiTheme="minorHAnsi" w:cstheme="minorHAnsi"/>
                <w:sz w:val="22"/>
                <w:szCs w:val="22"/>
              </w:rPr>
              <w:t>persons</w:t>
            </w:r>
            <w:r w:rsidRPr="00D46E05">
              <w:rPr>
                <w:rFonts w:asciiTheme="minorHAnsi" w:hAnsiTheme="minorHAnsi" w:cstheme="minorHAnsi"/>
                <w:sz w:val="22"/>
                <w:szCs w:val="22"/>
              </w:rPr>
              <w:t xml:space="preserve"> held in detention</w:t>
            </w:r>
          </w:p>
        </w:tc>
        <w:tc>
          <w:tcPr>
            <w:tcW w:w="425" w:type="dxa"/>
            <w:shd w:val="clear" w:color="auto" w:fill="CCC0D9"/>
            <w:vAlign w:val="center"/>
          </w:tcPr>
          <w:p w14:paraId="4CDB24E5" w14:textId="77777777" w:rsidR="00A36053" w:rsidRPr="00D46E05" w:rsidRDefault="00A36053" w:rsidP="00556A39">
            <w:pPr>
              <w:rPr>
                <w:rFonts w:asciiTheme="minorHAnsi" w:hAnsiTheme="minorHAnsi" w:cstheme="minorHAnsi"/>
                <w:bCs/>
                <w:color w:val="000000"/>
                <w:sz w:val="22"/>
                <w:szCs w:val="22"/>
              </w:rPr>
            </w:pPr>
          </w:p>
        </w:tc>
        <w:tc>
          <w:tcPr>
            <w:tcW w:w="374" w:type="dxa"/>
            <w:tcBorders>
              <w:top w:val="nil"/>
              <w:bottom w:val="nil"/>
            </w:tcBorders>
            <w:shd w:val="clear" w:color="auto" w:fill="auto"/>
          </w:tcPr>
          <w:p w14:paraId="0E233D89" w14:textId="77777777" w:rsidR="00A36053" w:rsidRPr="00D46E05" w:rsidRDefault="00A36053" w:rsidP="00AA13D8">
            <w:pPr>
              <w:jc w:val="both"/>
              <w:rPr>
                <w:rFonts w:asciiTheme="minorHAnsi" w:hAnsiTheme="minorHAnsi" w:cstheme="minorHAnsi"/>
                <w:bCs/>
                <w:color w:val="000000"/>
                <w:sz w:val="22"/>
                <w:szCs w:val="22"/>
              </w:rPr>
            </w:pPr>
          </w:p>
        </w:tc>
      </w:tr>
      <w:tr w:rsidR="00A36053" w:rsidRPr="00D46E05" w14:paraId="354FFD37" w14:textId="77777777" w:rsidTr="00151EF8">
        <w:trPr>
          <w:trHeight w:val="284"/>
        </w:trPr>
        <w:tc>
          <w:tcPr>
            <w:tcW w:w="745" w:type="dxa"/>
            <w:tcBorders>
              <w:top w:val="nil"/>
              <w:bottom w:val="nil"/>
            </w:tcBorders>
            <w:shd w:val="clear" w:color="auto" w:fill="auto"/>
          </w:tcPr>
          <w:p w14:paraId="0681AC58" w14:textId="77777777" w:rsidR="00A36053" w:rsidRPr="00D46E05" w:rsidRDefault="00A36053" w:rsidP="00B35BC1">
            <w:pPr>
              <w:rPr>
                <w:rFonts w:asciiTheme="minorHAnsi" w:hAnsiTheme="minorHAnsi" w:cstheme="minorHAnsi"/>
                <w:sz w:val="22"/>
                <w:szCs w:val="22"/>
              </w:rPr>
            </w:pPr>
          </w:p>
        </w:tc>
        <w:tc>
          <w:tcPr>
            <w:tcW w:w="7841" w:type="dxa"/>
            <w:shd w:val="clear" w:color="auto" w:fill="auto"/>
            <w:vAlign w:val="center"/>
          </w:tcPr>
          <w:p w14:paraId="37BD72C7" w14:textId="77777777" w:rsidR="00A36053" w:rsidRPr="00D46E05" w:rsidRDefault="004455BD" w:rsidP="00EB3D55">
            <w:pPr>
              <w:ind w:left="192"/>
              <w:rPr>
                <w:rFonts w:asciiTheme="minorHAnsi" w:hAnsiTheme="minorHAnsi" w:cstheme="minorHAnsi"/>
                <w:sz w:val="22"/>
                <w:szCs w:val="22"/>
              </w:rPr>
            </w:pPr>
            <w:r w:rsidRPr="00D46E05">
              <w:rPr>
                <w:rFonts w:asciiTheme="minorHAnsi" w:hAnsiTheme="minorHAnsi" w:cstheme="minorHAnsi"/>
                <w:sz w:val="22"/>
                <w:szCs w:val="22"/>
              </w:rPr>
              <w:t>People who have a sight or hearing impairment</w:t>
            </w:r>
          </w:p>
        </w:tc>
        <w:tc>
          <w:tcPr>
            <w:tcW w:w="425" w:type="dxa"/>
            <w:shd w:val="clear" w:color="auto" w:fill="auto"/>
            <w:vAlign w:val="center"/>
          </w:tcPr>
          <w:p w14:paraId="79E908B7" w14:textId="77777777" w:rsidR="00A36053" w:rsidRPr="00D46E05" w:rsidRDefault="00A36053" w:rsidP="00556A39">
            <w:pPr>
              <w:rPr>
                <w:rFonts w:asciiTheme="minorHAnsi" w:hAnsiTheme="minorHAnsi" w:cstheme="minorHAnsi"/>
                <w:bCs/>
                <w:color w:val="000000"/>
                <w:sz w:val="22"/>
                <w:szCs w:val="22"/>
              </w:rPr>
            </w:pPr>
          </w:p>
        </w:tc>
        <w:tc>
          <w:tcPr>
            <w:tcW w:w="374" w:type="dxa"/>
            <w:tcBorders>
              <w:top w:val="nil"/>
              <w:bottom w:val="nil"/>
            </w:tcBorders>
            <w:shd w:val="clear" w:color="auto" w:fill="auto"/>
          </w:tcPr>
          <w:p w14:paraId="7C005F2B" w14:textId="77777777" w:rsidR="00A36053" w:rsidRPr="00D46E05" w:rsidRDefault="00A36053" w:rsidP="00AA13D8">
            <w:pPr>
              <w:jc w:val="both"/>
              <w:rPr>
                <w:rFonts w:asciiTheme="minorHAnsi" w:hAnsiTheme="minorHAnsi" w:cstheme="minorHAnsi"/>
                <w:bCs/>
                <w:color w:val="000000"/>
                <w:sz w:val="22"/>
                <w:szCs w:val="22"/>
              </w:rPr>
            </w:pPr>
          </w:p>
        </w:tc>
      </w:tr>
      <w:tr w:rsidR="0013062E" w:rsidRPr="00D46E05" w14:paraId="1DF4AD3D" w14:textId="77777777" w:rsidTr="00151EF8">
        <w:trPr>
          <w:trHeight w:val="284"/>
        </w:trPr>
        <w:tc>
          <w:tcPr>
            <w:tcW w:w="745" w:type="dxa"/>
            <w:tcBorders>
              <w:top w:val="nil"/>
              <w:bottom w:val="nil"/>
            </w:tcBorders>
            <w:shd w:val="clear" w:color="auto" w:fill="auto"/>
          </w:tcPr>
          <w:p w14:paraId="58B205EA" w14:textId="77777777" w:rsidR="0013062E" w:rsidRPr="00D46E05" w:rsidRDefault="0013062E" w:rsidP="00B35BC1">
            <w:pPr>
              <w:rPr>
                <w:rFonts w:asciiTheme="minorHAnsi" w:hAnsiTheme="minorHAnsi" w:cstheme="minorHAnsi"/>
                <w:sz w:val="22"/>
                <w:szCs w:val="22"/>
              </w:rPr>
            </w:pPr>
          </w:p>
        </w:tc>
        <w:tc>
          <w:tcPr>
            <w:tcW w:w="7841" w:type="dxa"/>
            <w:shd w:val="clear" w:color="auto" w:fill="CCC0D9"/>
            <w:vAlign w:val="center"/>
          </w:tcPr>
          <w:p w14:paraId="4099C12B" w14:textId="77777777" w:rsidR="0013062E" w:rsidRPr="00D46E05" w:rsidRDefault="0013062E" w:rsidP="00EB3D55">
            <w:pPr>
              <w:ind w:left="192"/>
              <w:rPr>
                <w:rFonts w:asciiTheme="minorHAnsi" w:hAnsiTheme="minorHAnsi" w:cstheme="minorHAnsi"/>
                <w:sz w:val="22"/>
                <w:szCs w:val="22"/>
              </w:rPr>
            </w:pPr>
            <w:r w:rsidRPr="00D46E05">
              <w:rPr>
                <w:rFonts w:asciiTheme="minorHAnsi" w:hAnsiTheme="minorHAnsi" w:cstheme="minorHAnsi"/>
                <w:sz w:val="22"/>
                <w:szCs w:val="22"/>
              </w:rPr>
              <w:t>People with a specific health condition</w:t>
            </w:r>
          </w:p>
        </w:tc>
        <w:tc>
          <w:tcPr>
            <w:tcW w:w="425" w:type="dxa"/>
            <w:shd w:val="clear" w:color="auto" w:fill="CCC0D9"/>
            <w:vAlign w:val="center"/>
          </w:tcPr>
          <w:p w14:paraId="65945C52" w14:textId="77777777" w:rsidR="0013062E" w:rsidRPr="00D46E05" w:rsidRDefault="0013062E" w:rsidP="00556A39">
            <w:pPr>
              <w:rPr>
                <w:rFonts w:asciiTheme="minorHAnsi" w:hAnsiTheme="minorHAnsi" w:cstheme="minorHAnsi"/>
                <w:bCs/>
                <w:color w:val="000000"/>
                <w:sz w:val="22"/>
                <w:szCs w:val="22"/>
              </w:rPr>
            </w:pPr>
          </w:p>
        </w:tc>
        <w:tc>
          <w:tcPr>
            <w:tcW w:w="374" w:type="dxa"/>
            <w:tcBorders>
              <w:top w:val="nil"/>
              <w:bottom w:val="nil"/>
            </w:tcBorders>
            <w:shd w:val="clear" w:color="auto" w:fill="auto"/>
          </w:tcPr>
          <w:p w14:paraId="07A69D7E" w14:textId="77777777" w:rsidR="0013062E" w:rsidRPr="00D46E05" w:rsidRDefault="0013062E" w:rsidP="00AA13D8">
            <w:pPr>
              <w:jc w:val="both"/>
              <w:rPr>
                <w:rFonts w:asciiTheme="minorHAnsi" w:hAnsiTheme="minorHAnsi" w:cstheme="minorHAnsi"/>
                <w:bCs/>
                <w:color w:val="000000"/>
                <w:sz w:val="22"/>
                <w:szCs w:val="22"/>
              </w:rPr>
            </w:pPr>
          </w:p>
        </w:tc>
      </w:tr>
      <w:tr w:rsidR="00A36053" w:rsidRPr="00D46E05" w14:paraId="1C6DBB8C" w14:textId="77777777" w:rsidTr="00151EF8">
        <w:trPr>
          <w:trHeight w:val="284"/>
        </w:trPr>
        <w:tc>
          <w:tcPr>
            <w:tcW w:w="745" w:type="dxa"/>
            <w:tcBorders>
              <w:top w:val="nil"/>
              <w:bottom w:val="nil"/>
            </w:tcBorders>
            <w:shd w:val="clear" w:color="auto" w:fill="auto"/>
          </w:tcPr>
          <w:p w14:paraId="4EA6B50E" w14:textId="77777777" w:rsidR="00A36053" w:rsidRPr="00D46E05" w:rsidRDefault="00A36053" w:rsidP="00B35BC1">
            <w:pPr>
              <w:rPr>
                <w:rFonts w:asciiTheme="minorHAnsi" w:hAnsiTheme="minorHAnsi" w:cstheme="minorHAnsi"/>
                <w:sz w:val="22"/>
                <w:szCs w:val="22"/>
              </w:rPr>
            </w:pPr>
          </w:p>
        </w:tc>
        <w:tc>
          <w:tcPr>
            <w:tcW w:w="7841" w:type="dxa"/>
            <w:shd w:val="clear" w:color="auto" w:fill="auto"/>
            <w:vAlign w:val="center"/>
          </w:tcPr>
          <w:p w14:paraId="6C7CC741" w14:textId="77777777" w:rsidR="00A36053" w:rsidRPr="00D46E05" w:rsidRDefault="0013062E" w:rsidP="00EB3D55">
            <w:pPr>
              <w:ind w:left="192"/>
              <w:rPr>
                <w:rFonts w:asciiTheme="minorHAnsi" w:hAnsiTheme="minorHAnsi" w:cstheme="minorHAnsi"/>
                <w:sz w:val="22"/>
                <w:szCs w:val="22"/>
              </w:rPr>
            </w:pPr>
            <w:r w:rsidRPr="00D46E05">
              <w:rPr>
                <w:rFonts w:asciiTheme="minorHAnsi" w:hAnsiTheme="minorHAnsi" w:cstheme="minorHAnsi"/>
                <w:sz w:val="22"/>
                <w:szCs w:val="22"/>
              </w:rPr>
              <w:t>People in a dependent or unequal relationship with the researchers</w:t>
            </w:r>
          </w:p>
        </w:tc>
        <w:tc>
          <w:tcPr>
            <w:tcW w:w="425" w:type="dxa"/>
            <w:shd w:val="clear" w:color="auto" w:fill="auto"/>
            <w:vAlign w:val="center"/>
          </w:tcPr>
          <w:p w14:paraId="09F4FB68" w14:textId="77777777" w:rsidR="00A36053" w:rsidRPr="00D46E05" w:rsidRDefault="00A36053" w:rsidP="00556A39">
            <w:pPr>
              <w:rPr>
                <w:rFonts w:asciiTheme="minorHAnsi" w:hAnsiTheme="minorHAnsi" w:cstheme="minorHAnsi"/>
                <w:bCs/>
                <w:color w:val="000000"/>
                <w:sz w:val="22"/>
                <w:szCs w:val="22"/>
              </w:rPr>
            </w:pPr>
          </w:p>
        </w:tc>
        <w:tc>
          <w:tcPr>
            <w:tcW w:w="374" w:type="dxa"/>
            <w:tcBorders>
              <w:top w:val="nil"/>
              <w:bottom w:val="nil"/>
            </w:tcBorders>
            <w:shd w:val="clear" w:color="auto" w:fill="auto"/>
          </w:tcPr>
          <w:p w14:paraId="165D82C0" w14:textId="77777777" w:rsidR="00A36053" w:rsidRPr="00D46E05" w:rsidRDefault="00A36053" w:rsidP="00AA13D8">
            <w:pPr>
              <w:jc w:val="both"/>
              <w:rPr>
                <w:rFonts w:asciiTheme="minorHAnsi" w:hAnsiTheme="minorHAnsi" w:cstheme="minorHAnsi"/>
                <w:bCs/>
                <w:color w:val="000000"/>
                <w:sz w:val="22"/>
                <w:szCs w:val="22"/>
              </w:rPr>
            </w:pPr>
          </w:p>
        </w:tc>
      </w:tr>
      <w:tr w:rsidR="0013062E" w:rsidRPr="00D46E05" w14:paraId="2E4C7C51" w14:textId="77777777" w:rsidTr="00151EF8">
        <w:trPr>
          <w:trHeight w:val="284"/>
        </w:trPr>
        <w:tc>
          <w:tcPr>
            <w:tcW w:w="745" w:type="dxa"/>
            <w:tcBorders>
              <w:top w:val="nil"/>
              <w:bottom w:val="nil"/>
            </w:tcBorders>
            <w:shd w:val="clear" w:color="auto" w:fill="auto"/>
          </w:tcPr>
          <w:p w14:paraId="38C09B63" w14:textId="77777777" w:rsidR="0013062E" w:rsidRPr="00D46E05" w:rsidRDefault="0013062E" w:rsidP="00B35BC1">
            <w:pPr>
              <w:rPr>
                <w:rFonts w:asciiTheme="minorHAnsi" w:hAnsiTheme="minorHAnsi" w:cstheme="minorHAnsi"/>
                <w:sz w:val="22"/>
                <w:szCs w:val="22"/>
              </w:rPr>
            </w:pPr>
          </w:p>
        </w:tc>
        <w:tc>
          <w:tcPr>
            <w:tcW w:w="7841" w:type="dxa"/>
            <w:shd w:val="clear" w:color="auto" w:fill="CCC0D9"/>
            <w:vAlign w:val="center"/>
          </w:tcPr>
          <w:p w14:paraId="50160147" w14:textId="77777777" w:rsidR="0013062E" w:rsidRPr="00D46E05" w:rsidRDefault="0013062E" w:rsidP="00EB3D55">
            <w:pPr>
              <w:ind w:left="192"/>
              <w:rPr>
                <w:rFonts w:asciiTheme="minorHAnsi" w:hAnsiTheme="minorHAnsi" w:cstheme="minorHAnsi"/>
                <w:sz w:val="22"/>
                <w:szCs w:val="22"/>
              </w:rPr>
            </w:pPr>
            <w:r w:rsidRPr="00D46E05">
              <w:rPr>
                <w:rFonts w:asciiTheme="minorHAnsi" w:hAnsiTheme="minorHAnsi" w:cstheme="minorHAnsi"/>
                <w:sz w:val="22"/>
                <w:szCs w:val="22"/>
                <w:lang w:eastAsia="en-AU"/>
              </w:rPr>
              <w:t>Records</w:t>
            </w:r>
            <w:r w:rsidR="000F7B85" w:rsidRPr="00D46E05">
              <w:rPr>
                <w:rFonts w:asciiTheme="minorHAnsi" w:hAnsiTheme="minorHAnsi" w:cstheme="minorHAnsi"/>
                <w:sz w:val="22"/>
                <w:szCs w:val="22"/>
                <w:lang w:eastAsia="en-AU"/>
              </w:rPr>
              <w:t xml:space="preserve"> or </w:t>
            </w:r>
            <w:r w:rsidR="00C8317B" w:rsidRPr="00D46E05">
              <w:rPr>
                <w:rFonts w:asciiTheme="minorHAnsi" w:hAnsiTheme="minorHAnsi" w:cstheme="minorHAnsi"/>
                <w:sz w:val="22"/>
                <w:szCs w:val="22"/>
                <w:lang w:eastAsia="en-AU"/>
              </w:rPr>
              <w:t>information</w:t>
            </w:r>
            <w:r w:rsidRPr="00D46E05">
              <w:rPr>
                <w:rFonts w:asciiTheme="minorHAnsi" w:hAnsiTheme="minorHAnsi" w:cstheme="minorHAnsi"/>
                <w:sz w:val="22"/>
                <w:szCs w:val="22"/>
                <w:lang w:eastAsia="en-AU"/>
              </w:rPr>
              <w:t xml:space="preserve"> about people without </w:t>
            </w:r>
            <w:r w:rsidR="000F7B85" w:rsidRPr="00D46E05">
              <w:rPr>
                <w:rFonts w:asciiTheme="minorHAnsi" w:hAnsiTheme="minorHAnsi" w:cstheme="minorHAnsi"/>
                <w:sz w:val="22"/>
                <w:szCs w:val="22"/>
                <w:lang w:eastAsia="en-AU"/>
              </w:rPr>
              <w:t>approval from</w:t>
            </w:r>
            <w:r w:rsidRPr="00D46E05">
              <w:rPr>
                <w:rFonts w:asciiTheme="minorHAnsi" w:hAnsiTheme="minorHAnsi" w:cstheme="minorHAnsi"/>
                <w:sz w:val="22"/>
                <w:szCs w:val="22"/>
                <w:lang w:eastAsia="en-AU"/>
              </w:rPr>
              <w:t xml:space="preserve"> th</w:t>
            </w:r>
            <w:r w:rsidR="00EB3D55" w:rsidRPr="00D46E05">
              <w:rPr>
                <w:rFonts w:asciiTheme="minorHAnsi" w:hAnsiTheme="minorHAnsi" w:cstheme="minorHAnsi"/>
                <w:sz w:val="22"/>
                <w:szCs w:val="22"/>
                <w:lang w:eastAsia="en-AU"/>
              </w:rPr>
              <w:t xml:space="preserve">ose </w:t>
            </w:r>
            <w:r w:rsidR="00C8317B" w:rsidRPr="00D46E05">
              <w:rPr>
                <w:rFonts w:asciiTheme="minorHAnsi" w:hAnsiTheme="minorHAnsi" w:cstheme="minorHAnsi"/>
                <w:sz w:val="22"/>
                <w:szCs w:val="22"/>
                <w:lang w:eastAsia="en-AU"/>
              </w:rPr>
              <w:t>people</w:t>
            </w:r>
          </w:p>
        </w:tc>
        <w:tc>
          <w:tcPr>
            <w:tcW w:w="425" w:type="dxa"/>
            <w:shd w:val="clear" w:color="auto" w:fill="CCC0D9"/>
            <w:vAlign w:val="center"/>
          </w:tcPr>
          <w:p w14:paraId="773BD23D" w14:textId="77777777" w:rsidR="0013062E" w:rsidRPr="00D46E05" w:rsidRDefault="0013062E" w:rsidP="00556A39">
            <w:pPr>
              <w:rPr>
                <w:rFonts w:asciiTheme="minorHAnsi" w:hAnsiTheme="minorHAnsi" w:cstheme="minorHAnsi"/>
                <w:bCs/>
                <w:color w:val="000000"/>
                <w:sz w:val="22"/>
                <w:szCs w:val="22"/>
              </w:rPr>
            </w:pPr>
          </w:p>
        </w:tc>
        <w:tc>
          <w:tcPr>
            <w:tcW w:w="374" w:type="dxa"/>
            <w:tcBorders>
              <w:top w:val="nil"/>
              <w:bottom w:val="nil"/>
            </w:tcBorders>
            <w:shd w:val="clear" w:color="auto" w:fill="auto"/>
          </w:tcPr>
          <w:p w14:paraId="4CFD5902" w14:textId="77777777" w:rsidR="0013062E" w:rsidRPr="00D46E05" w:rsidRDefault="0013062E" w:rsidP="00AA13D8">
            <w:pPr>
              <w:jc w:val="both"/>
              <w:rPr>
                <w:rFonts w:asciiTheme="minorHAnsi" w:hAnsiTheme="minorHAnsi" w:cstheme="minorHAnsi"/>
                <w:bCs/>
                <w:color w:val="000000"/>
                <w:sz w:val="22"/>
                <w:szCs w:val="22"/>
              </w:rPr>
            </w:pPr>
          </w:p>
        </w:tc>
      </w:tr>
      <w:tr w:rsidR="00A36053" w:rsidRPr="00D46E05" w14:paraId="06757350" w14:textId="77777777" w:rsidTr="00151EF8">
        <w:trPr>
          <w:trHeight w:val="284"/>
        </w:trPr>
        <w:tc>
          <w:tcPr>
            <w:tcW w:w="745" w:type="dxa"/>
            <w:tcBorders>
              <w:top w:val="nil"/>
              <w:bottom w:val="nil"/>
            </w:tcBorders>
            <w:shd w:val="clear" w:color="auto" w:fill="auto"/>
          </w:tcPr>
          <w:p w14:paraId="4749FA0E" w14:textId="77777777" w:rsidR="00A36053" w:rsidRPr="00D46E05" w:rsidRDefault="00A36053" w:rsidP="00B35BC1">
            <w:pPr>
              <w:rPr>
                <w:rFonts w:asciiTheme="minorHAnsi" w:hAnsiTheme="minorHAnsi" w:cstheme="minorHAnsi"/>
                <w:sz w:val="22"/>
                <w:szCs w:val="22"/>
              </w:rPr>
            </w:pPr>
          </w:p>
        </w:tc>
        <w:tc>
          <w:tcPr>
            <w:tcW w:w="7841" w:type="dxa"/>
            <w:shd w:val="clear" w:color="auto" w:fill="auto"/>
            <w:vAlign w:val="center"/>
          </w:tcPr>
          <w:p w14:paraId="7C0AC1A0" w14:textId="77777777" w:rsidR="00A36053" w:rsidRPr="00D46E05" w:rsidRDefault="0013062E" w:rsidP="00EB3D55">
            <w:pPr>
              <w:ind w:left="192"/>
              <w:rPr>
                <w:rFonts w:asciiTheme="minorHAnsi" w:hAnsiTheme="minorHAnsi" w:cstheme="minorHAnsi"/>
                <w:sz w:val="22"/>
                <w:szCs w:val="22"/>
                <w:lang w:eastAsia="en-AU"/>
              </w:rPr>
            </w:pPr>
            <w:r w:rsidRPr="00D46E05">
              <w:rPr>
                <w:rFonts w:asciiTheme="minorHAnsi" w:hAnsiTheme="minorHAnsi" w:cstheme="minorHAnsi"/>
                <w:sz w:val="22"/>
                <w:szCs w:val="22"/>
                <w:lang w:eastAsia="en-AU"/>
              </w:rPr>
              <w:t xml:space="preserve">Human tissue collections without </w:t>
            </w:r>
            <w:r w:rsidR="000F7B85" w:rsidRPr="00D46E05">
              <w:rPr>
                <w:rFonts w:asciiTheme="minorHAnsi" w:hAnsiTheme="minorHAnsi" w:cstheme="minorHAnsi"/>
                <w:sz w:val="22"/>
                <w:szCs w:val="22"/>
                <w:lang w:eastAsia="en-AU"/>
              </w:rPr>
              <w:t>approval from</w:t>
            </w:r>
            <w:r w:rsidRPr="00D46E05">
              <w:rPr>
                <w:rFonts w:asciiTheme="minorHAnsi" w:hAnsiTheme="minorHAnsi" w:cstheme="minorHAnsi"/>
                <w:sz w:val="22"/>
                <w:szCs w:val="22"/>
                <w:lang w:eastAsia="en-AU"/>
              </w:rPr>
              <w:t xml:space="preserve"> the donors</w:t>
            </w:r>
          </w:p>
        </w:tc>
        <w:tc>
          <w:tcPr>
            <w:tcW w:w="425" w:type="dxa"/>
            <w:shd w:val="clear" w:color="auto" w:fill="auto"/>
            <w:vAlign w:val="center"/>
          </w:tcPr>
          <w:p w14:paraId="43B30F76" w14:textId="77777777" w:rsidR="00A36053" w:rsidRPr="00D46E05" w:rsidRDefault="00A36053" w:rsidP="00556A39">
            <w:pPr>
              <w:rPr>
                <w:rFonts w:asciiTheme="minorHAnsi" w:hAnsiTheme="minorHAnsi" w:cstheme="minorHAnsi"/>
                <w:bCs/>
                <w:color w:val="000000"/>
                <w:sz w:val="22"/>
                <w:szCs w:val="22"/>
              </w:rPr>
            </w:pPr>
          </w:p>
        </w:tc>
        <w:tc>
          <w:tcPr>
            <w:tcW w:w="374" w:type="dxa"/>
            <w:tcBorders>
              <w:top w:val="nil"/>
              <w:bottom w:val="nil"/>
            </w:tcBorders>
            <w:shd w:val="clear" w:color="auto" w:fill="auto"/>
          </w:tcPr>
          <w:p w14:paraId="4764F0C4" w14:textId="77777777" w:rsidR="00A36053" w:rsidRPr="00D46E05" w:rsidRDefault="00A36053" w:rsidP="00AA13D8">
            <w:pPr>
              <w:jc w:val="both"/>
              <w:rPr>
                <w:rFonts w:asciiTheme="minorHAnsi" w:hAnsiTheme="minorHAnsi" w:cstheme="minorHAnsi"/>
                <w:bCs/>
                <w:color w:val="000000"/>
                <w:sz w:val="22"/>
                <w:szCs w:val="22"/>
              </w:rPr>
            </w:pPr>
          </w:p>
        </w:tc>
      </w:tr>
      <w:tr w:rsidR="00A36053" w:rsidRPr="00D46E05" w14:paraId="00661660" w14:textId="77777777" w:rsidTr="00151EF8">
        <w:trPr>
          <w:trHeight w:val="284"/>
        </w:trPr>
        <w:tc>
          <w:tcPr>
            <w:tcW w:w="745" w:type="dxa"/>
            <w:tcBorders>
              <w:top w:val="nil"/>
              <w:bottom w:val="nil"/>
            </w:tcBorders>
            <w:shd w:val="clear" w:color="auto" w:fill="auto"/>
          </w:tcPr>
          <w:p w14:paraId="62D56AF3" w14:textId="77777777" w:rsidR="00A36053" w:rsidRPr="00D46E05" w:rsidRDefault="00A36053" w:rsidP="00B35BC1">
            <w:pPr>
              <w:rPr>
                <w:rFonts w:asciiTheme="minorHAnsi" w:hAnsiTheme="minorHAnsi" w:cstheme="minorHAnsi"/>
                <w:sz w:val="22"/>
                <w:szCs w:val="22"/>
              </w:rPr>
            </w:pPr>
          </w:p>
        </w:tc>
        <w:tc>
          <w:tcPr>
            <w:tcW w:w="7841" w:type="dxa"/>
            <w:shd w:val="clear" w:color="auto" w:fill="CCC0D9"/>
            <w:vAlign w:val="center"/>
          </w:tcPr>
          <w:p w14:paraId="3074D088" w14:textId="77777777" w:rsidR="00A36053" w:rsidRPr="00D46E05" w:rsidRDefault="00A36053" w:rsidP="00CB5E5F">
            <w:pPr>
              <w:ind w:left="192"/>
              <w:rPr>
                <w:rFonts w:asciiTheme="minorHAnsi" w:hAnsiTheme="minorHAnsi" w:cstheme="minorHAnsi"/>
                <w:sz w:val="22"/>
                <w:szCs w:val="22"/>
              </w:rPr>
            </w:pPr>
            <w:r w:rsidRPr="00D46E05">
              <w:rPr>
                <w:rFonts w:asciiTheme="minorHAnsi" w:hAnsiTheme="minorHAnsi" w:cstheme="minorHAnsi"/>
                <w:sz w:val="22"/>
                <w:szCs w:val="22"/>
              </w:rPr>
              <w:t xml:space="preserve">Other </w:t>
            </w:r>
            <w:r w:rsidRPr="00D46E05">
              <w:rPr>
                <w:rFonts w:asciiTheme="minorHAnsi" w:hAnsiTheme="minorHAnsi" w:cstheme="minorHAnsi"/>
                <w:i/>
                <w:sz w:val="22"/>
                <w:szCs w:val="22"/>
              </w:rPr>
              <w:t xml:space="preserve">(please specify </w:t>
            </w:r>
            <w:r w:rsidR="00CB5E5F" w:rsidRPr="00D46E05">
              <w:rPr>
                <w:rFonts w:asciiTheme="minorHAnsi" w:hAnsiTheme="minorHAnsi" w:cstheme="minorHAnsi"/>
                <w:i/>
                <w:sz w:val="22"/>
                <w:szCs w:val="22"/>
              </w:rPr>
              <w:t xml:space="preserve">your target participants </w:t>
            </w:r>
            <w:r w:rsidR="003E2E38" w:rsidRPr="00D46E05">
              <w:rPr>
                <w:rFonts w:asciiTheme="minorHAnsi" w:hAnsiTheme="minorHAnsi" w:cstheme="minorHAnsi"/>
                <w:i/>
                <w:sz w:val="22"/>
                <w:szCs w:val="22"/>
              </w:rPr>
              <w:t xml:space="preserve">below </w:t>
            </w:r>
            <w:r w:rsidRPr="00D46E05">
              <w:rPr>
                <w:rFonts w:asciiTheme="minorHAnsi" w:hAnsiTheme="minorHAnsi" w:cstheme="minorHAnsi"/>
                <w:i/>
                <w:sz w:val="22"/>
                <w:szCs w:val="22"/>
              </w:rPr>
              <w:t>in no more than 50 words)</w:t>
            </w:r>
          </w:p>
        </w:tc>
        <w:tc>
          <w:tcPr>
            <w:tcW w:w="425" w:type="dxa"/>
            <w:shd w:val="clear" w:color="auto" w:fill="CCC0D9"/>
            <w:vAlign w:val="center"/>
          </w:tcPr>
          <w:p w14:paraId="0C70CC99" w14:textId="77777777" w:rsidR="00A36053" w:rsidRPr="00D46E05" w:rsidRDefault="00A36053" w:rsidP="00DE6C6F">
            <w:pPr>
              <w:rPr>
                <w:rFonts w:asciiTheme="minorHAnsi" w:hAnsiTheme="minorHAnsi" w:cstheme="minorHAnsi"/>
                <w:bCs/>
                <w:color w:val="000000"/>
                <w:sz w:val="22"/>
                <w:szCs w:val="22"/>
              </w:rPr>
            </w:pPr>
          </w:p>
        </w:tc>
        <w:tc>
          <w:tcPr>
            <w:tcW w:w="374" w:type="dxa"/>
            <w:tcBorders>
              <w:top w:val="nil"/>
              <w:bottom w:val="nil"/>
            </w:tcBorders>
            <w:shd w:val="clear" w:color="auto" w:fill="auto"/>
          </w:tcPr>
          <w:p w14:paraId="5E65BF3B" w14:textId="77777777" w:rsidR="00A36053" w:rsidRPr="00D46E05" w:rsidRDefault="00A36053" w:rsidP="00AA13D8">
            <w:pPr>
              <w:jc w:val="both"/>
              <w:rPr>
                <w:rFonts w:asciiTheme="minorHAnsi" w:hAnsiTheme="minorHAnsi" w:cstheme="minorHAnsi"/>
                <w:bCs/>
                <w:color w:val="000000"/>
                <w:sz w:val="22"/>
                <w:szCs w:val="22"/>
              </w:rPr>
            </w:pPr>
          </w:p>
        </w:tc>
      </w:tr>
      <w:tr w:rsidR="00A36053" w:rsidRPr="00D46E05" w14:paraId="6052DE45" w14:textId="77777777" w:rsidTr="00151EF8">
        <w:trPr>
          <w:trHeight w:val="284"/>
        </w:trPr>
        <w:tc>
          <w:tcPr>
            <w:tcW w:w="745" w:type="dxa"/>
            <w:tcBorders>
              <w:top w:val="nil"/>
            </w:tcBorders>
            <w:shd w:val="clear" w:color="auto" w:fill="auto"/>
          </w:tcPr>
          <w:p w14:paraId="67750F7A" w14:textId="77777777" w:rsidR="00A36053" w:rsidRPr="00D46E05" w:rsidRDefault="00A36053" w:rsidP="00B35BC1">
            <w:pPr>
              <w:rPr>
                <w:rFonts w:asciiTheme="minorHAnsi" w:hAnsiTheme="minorHAnsi" w:cstheme="minorHAnsi"/>
                <w:sz w:val="22"/>
                <w:szCs w:val="22"/>
              </w:rPr>
            </w:pPr>
          </w:p>
        </w:tc>
        <w:tc>
          <w:tcPr>
            <w:tcW w:w="7841" w:type="dxa"/>
            <w:shd w:val="clear" w:color="auto" w:fill="auto"/>
            <w:vAlign w:val="center"/>
          </w:tcPr>
          <w:p w14:paraId="10DFBAC7" w14:textId="1763FD6C" w:rsidR="00A36053" w:rsidRPr="00D46E05" w:rsidRDefault="007A34E2" w:rsidP="00AA13D8">
            <w:pPr>
              <w:tabs>
                <w:tab w:val="left" w:pos="243"/>
              </w:tabs>
              <w:rPr>
                <w:rFonts w:asciiTheme="minorHAnsi" w:hAnsiTheme="minorHAnsi" w:cstheme="minorHAnsi"/>
                <w:color w:val="000000"/>
                <w:sz w:val="22"/>
                <w:szCs w:val="22"/>
              </w:rPr>
            </w:pPr>
            <w:r>
              <w:rPr>
                <w:rFonts w:asciiTheme="minorHAnsi" w:hAnsiTheme="minorHAnsi" w:cstheme="minorHAnsi"/>
                <w:color w:val="000000"/>
                <w:sz w:val="22"/>
                <w:szCs w:val="22"/>
              </w:rPr>
              <w:t>People who are working in climate science in some capacity</w:t>
            </w:r>
          </w:p>
        </w:tc>
        <w:tc>
          <w:tcPr>
            <w:tcW w:w="425" w:type="dxa"/>
            <w:shd w:val="clear" w:color="auto" w:fill="auto"/>
            <w:vAlign w:val="center"/>
          </w:tcPr>
          <w:p w14:paraId="720D2507" w14:textId="77777777" w:rsidR="00A36053" w:rsidRPr="00D46E05" w:rsidRDefault="00A36053" w:rsidP="00556A39">
            <w:pPr>
              <w:rPr>
                <w:rFonts w:asciiTheme="minorHAnsi" w:hAnsiTheme="minorHAnsi" w:cstheme="minorHAnsi"/>
                <w:bCs/>
                <w:color w:val="000000"/>
                <w:sz w:val="22"/>
                <w:szCs w:val="22"/>
              </w:rPr>
            </w:pPr>
          </w:p>
        </w:tc>
        <w:tc>
          <w:tcPr>
            <w:tcW w:w="374" w:type="dxa"/>
            <w:tcBorders>
              <w:top w:val="nil"/>
            </w:tcBorders>
            <w:shd w:val="clear" w:color="auto" w:fill="auto"/>
          </w:tcPr>
          <w:p w14:paraId="7D527B58" w14:textId="77777777" w:rsidR="00A36053" w:rsidRPr="00D46E05" w:rsidRDefault="00A36053" w:rsidP="00AA13D8">
            <w:pPr>
              <w:jc w:val="both"/>
              <w:rPr>
                <w:rFonts w:asciiTheme="minorHAnsi" w:hAnsiTheme="minorHAnsi" w:cstheme="minorHAnsi"/>
                <w:bCs/>
                <w:color w:val="000000"/>
                <w:sz w:val="22"/>
                <w:szCs w:val="22"/>
              </w:rPr>
            </w:pPr>
          </w:p>
        </w:tc>
      </w:tr>
    </w:tbl>
    <w:p w14:paraId="6625EE48" w14:textId="77777777" w:rsidR="00F73AE7" w:rsidRPr="00D46E05" w:rsidRDefault="00F73AE7" w:rsidP="000E24E2">
      <w:pPr>
        <w:rPr>
          <w:rFonts w:asciiTheme="minorHAnsi" w:hAnsiTheme="minorHAnsi" w:cstheme="minorHAnsi"/>
          <w:sz w:val="22"/>
          <w:szCs w:val="22"/>
        </w:rPr>
      </w:pPr>
    </w:p>
    <w:tbl>
      <w:tblPr>
        <w:tblW w:w="9385" w:type="dxa"/>
        <w:tblInd w:w="6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99FF"/>
        <w:tblLook w:val="01E0" w:firstRow="1" w:lastRow="1" w:firstColumn="1" w:lastColumn="1" w:noHBand="0" w:noVBand="0"/>
      </w:tblPr>
      <w:tblGrid>
        <w:gridCol w:w="745"/>
        <w:gridCol w:w="8640"/>
      </w:tblGrid>
      <w:tr w:rsidR="00851BB5" w:rsidRPr="00D46E05" w14:paraId="6B096D64" w14:textId="77777777" w:rsidTr="00DB2173">
        <w:trPr>
          <w:trHeight w:val="346"/>
        </w:trPr>
        <w:tc>
          <w:tcPr>
            <w:tcW w:w="745" w:type="dxa"/>
            <w:tcBorders>
              <w:top w:val="single" w:sz="4" w:space="0" w:color="auto"/>
              <w:left w:val="single" w:sz="4" w:space="0" w:color="auto"/>
              <w:bottom w:val="single" w:sz="4" w:space="0" w:color="auto"/>
              <w:right w:val="single" w:sz="4" w:space="0" w:color="auto"/>
            </w:tcBorders>
            <w:shd w:val="clear" w:color="auto" w:fill="C6D9F1"/>
            <w:vAlign w:val="center"/>
          </w:tcPr>
          <w:p w14:paraId="58332B9A" w14:textId="77777777" w:rsidR="00851BB5" w:rsidRPr="00D46E05" w:rsidRDefault="00851BB5" w:rsidP="00077962">
            <w:pPr>
              <w:rPr>
                <w:rFonts w:asciiTheme="minorHAnsi" w:hAnsiTheme="minorHAnsi" w:cstheme="minorHAnsi"/>
                <w:b/>
                <w:sz w:val="22"/>
                <w:szCs w:val="22"/>
              </w:rPr>
            </w:pPr>
            <w:r w:rsidRPr="00D46E05">
              <w:rPr>
                <w:rFonts w:asciiTheme="minorHAnsi" w:hAnsiTheme="minorHAnsi" w:cstheme="minorHAnsi"/>
                <w:b/>
                <w:sz w:val="22"/>
                <w:szCs w:val="22"/>
              </w:rPr>
              <w:t>E3.2</w:t>
            </w:r>
          </w:p>
        </w:tc>
        <w:tc>
          <w:tcPr>
            <w:tcW w:w="8640" w:type="dxa"/>
            <w:tcBorders>
              <w:top w:val="single" w:sz="4" w:space="0" w:color="auto"/>
              <w:left w:val="single" w:sz="4" w:space="0" w:color="auto"/>
              <w:bottom w:val="single" w:sz="4" w:space="0" w:color="auto"/>
              <w:right w:val="single" w:sz="4" w:space="0" w:color="auto"/>
            </w:tcBorders>
            <w:shd w:val="clear" w:color="auto" w:fill="C6D9F1"/>
            <w:vAlign w:val="center"/>
          </w:tcPr>
          <w:p w14:paraId="3E1C9EEB" w14:textId="77777777" w:rsidR="00851BB5" w:rsidRPr="00D46E05" w:rsidRDefault="0018292E" w:rsidP="00A779FF">
            <w:pPr>
              <w:rPr>
                <w:rFonts w:asciiTheme="minorHAnsi" w:hAnsiTheme="minorHAnsi" w:cstheme="minorHAnsi"/>
                <w:sz w:val="22"/>
                <w:szCs w:val="22"/>
              </w:rPr>
            </w:pPr>
            <w:r w:rsidRPr="00D46E05">
              <w:rPr>
                <w:rFonts w:asciiTheme="minorHAnsi" w:hAnsiTheme="minorHAnsi" w:cstheme="minorHAnsi"/>
                <w:sz w:val="22"/>
                <w:szCs w:val="22"/>
              </w:rPr>
              <w:t>Identify</w:t>
            </w:r>
            <w:r w:rsidR="00851BB5" w:rsidRPr="00D46E05">
              <w:rPr>
                <w:rFonts w:asciiTheme="minorHAnsi" w:hAnsiTheme="minorHAnsi" w:cstheme="minorHAnsi"/>
                <w:sz w:val="22"/>
                <w:szCs w:val="22"/>
              </w:rPr>
              <w:t xml:space="preserve"> </w:t>
            </w:r>
            <w:r w:rsidR="009F3BE7" w:rsidRPr="00D46E05">
              <w:rPr>
                <w:rFonts w:asciiTheme="minorHAnsi" w:hAnsiTheme="minorHAnsi" w:cstheme="minorHAnsi"/>
                <w:sz w:val="22"/>
                <w:szCs w:val="22"/>
              </w:rPr>
              <w:t>where</w:t>
            </w:r>
            <w:r w:rsidR="0037505B" w:rsidRPr="00D46E05">
              <w:rPr>
                <w:rFonts w:asciiTheme="minorHAnsi" w:hAnsiTheme="minorHAnsi" w:cstheme="minorHAnsi"/>
                <w:sz w:val="22"/>
                <w:szCs w:val="22"/>
              </w:rPr>
              <w:t xml:space="preserve"> participants will be sourced</w:t>
            </w:r>
            <w:r w:rsidR="009F3BE7" w:rsidRPr="00D46E05">
              <w:rPr>
                <w:rFonts w:asciiTheme="minorHAnsi" w:hAnsiTheme="minorHAnsi" w:cstheme="minorHAnsi"/>
                <w:sz w:val="22"/>
                <w:szCs w:val="22"/>
              </w:rPr>
              <w:t xml:space="preserve"> </w:t>
            </w:r>
            <w:r w:rsidR="0097336F" w:rsidRPr="00D46E05">
              <w:rPr>
                <w:rFonts w:asciiTheme="minorHAnsi" w:hAnsiTheme="minorHAnsi" w:cstheme="minorHAnsi"/>
                <w:sz w:val="22"/>
                <w:szCs w:val="22"/>
              </w:rPr>
              <w:t xml:space="preserve">from </w:t>
            </w:r>
            <w:r w:rsidR="009F3BE7" w:rsidRPr="00D46E05">
              <w:rPr>
                <w:rFonts w:asciiTheme="minorHAnsi" w:hAnsiTheme="minorHAnsi" w:cstheme="minorHAnsi"/>
                <w:sz w:val="22"/>
                <w:szCs w:val="22"/>
              </w:rPr>
              <w:t>and the locations</w:t>
            </w:r>
            <w:r w:rsidRPr="00D46E05">
              <w:rPr>
                <w:rFonts w:asciiTheme="minorHAnsi" w:hAnsiTheme="minorHAnsi" w:cstheme="minorHAnsi"/>
                <w:sz w:val="22"/>
                <w:szCs w:val="22"/>
              </w:rPr>
              <w:t xml:space="preserve">, </w:t>
            </w:r>
            <w:r w:rsidR="0037505B" w:rsidRPr="00D46E05">
              <w:rPr>
                <w:rFonts w:asciiTheme="minorHAnsi" w:hAnsiTheme="minorHAnsi" w:cstheme="minorHAnsi"/>
                <w:sz w:val="22"/>
                <w:szCs w:val="22"/>
              </w:rPr>
              <w:t>i.e.</w:t>
            </w:r>
            <w:r w:rsidRPr="00D46E05">
              <w:rPr>
                <w:rFonts w:asciiTheme="minorHAnsi" w:hAnsiTheme="minorHAnsi" w:cstheme="minorHAnsi"/>
                <w:sz w:val="22"/>
                <w:szCs w:val="22"/>
              </w:rPr>
              <w:t xml:space="preserve"> the </w:t>
            </w:r>
            <w:r w:rsidR="00A779FF" w:rsidRPr="00D46E05">
              <w:rPr>
                <w:rFonts w:asciiTheme="minorHAnsi" w:hAnsiTheme="minorHAnsi" w:cstheme="minorHAnsi"/>
                <w:sz w:val="22"/>
                <w:szCs w:val="22"/>
              </w:rPr>
              <w:t xml:space="preserve">name of the schools, </w:t>
            </w:r>
            <w:r w:rsidR="00851BB5" w:rsidRPr="00D46E05">
              <w:rPr>
                <w:rFonts w:asciiTheme="minorHAnsi" w:hAnsiTheme="minorHAnsi" w:cstheme="minorHAnsi"/>
                <w:sz w:val="22"/>
                <w:szCs w:val="22"/>
              </w:rPr>
              <w:t>hospitals</w:t>
            </w:r>
            <w:r w:rsidR="0037505B" w:rsidRPr="00D46E05">
              <w:rPr>
                <w:rFonts w:asciiTheme="minorHAnsi" w:hAnsiTheme="minorHAnsi" w:cstheme="minorHAnsi"/>
                <w:sz w:val="22"/>
                <w:szCs w:val="22"/>
              </w:rPr>
              <w:t>,</w:t>
            </w:r>
            <w:r w:rsidR="00851BB5" w:rsidRPr="00D46E05">
              <w:rPr>
                <w:rFonts w:asciiTheme="minorHAnsi" w:hAnsiTheme="minorHAnsi" w:cstheme="minorHAnsi"/>
                <w:sz w:val="22"/>
                <w:szCs w:val="22"/>
              </w:rPr>
              <w:t xml:space="preserve"> organisations etc</w:t>
            </w:r>
            <w:r w:rsidR="00A779FF" w:rsidRPr="00D46E05">
              <w:rPr>
                <w:rFonts w:asciiTheme="minorHAnsi" w:hAnsiTheme="minorHAnsi" w:cstheme="minorHAnsi"/>
                <w:sz w:val="22"/>
                <w:szCs w:val="22"/>
              </w:rPr>
              <w:t>, and the town they are located in.</w:t>
            </w:r>
            <w:r w:rsidR="00851BB5" w:rsidRPr="00D46E05">
              <w:rPr>
                <w:rFonts w:asciiTheme="minorHAnsi" w:hAnsiTheme="minorHAnsi" w:cstheme="minorHAnsi"/>
                <w:sz w:val="22"/>
                <w:szCs w:val="22"/>
              </w:rPr>
              <w:t xml:space="preserve"> </w:t>
            </w:r>
          </w:p>
        </w:tc>
      </w:tr>
      <w:tr w:rsidR="0018292E" w:rsidRPr="00D46E05" w14:paraId="6E87D4AB" w14:textId="77777777" w:rsidTr="008B1C55">
        <w:tblPrEx>
          <w:tblBorders>
            <w:top w:val="none" w:sz="0" w:space="0" w:color="auto"/>
          </w:tblBorders>
          <w:shd w:val="pct12" w:color="auto" w:fill="auto"/>
          <w:tblLook w:val="0000" w:firstRow="0" w:lastRow="0" w:firstColumn="0" w:lastColumn="0" w:noHBand="0" w:noVBand="0"/>
        </w:tblPrEx>
        <w:trPr>
          <w:gridBefore w:val="1"/>
          <w:trHeight w:val="420"/>
        </w:trPr>
        <w:tc>
          <w:tcPr>
            <w:tcW w:w="8640" w:type="dxa"/>
            <w:shd w:val="clear" w:color="auto" w:fill="CCC0D9"/>
            <w:vAlign w:val="center"/>
          </w:tcPr>
          <w:p w14:paraId="63B6953B" w14:textId="77777777" w:rsidR="0018292E" w:rsidRPr="00D46E05" w:rsidRDefault="0037505B" w:rsidP="00DE6C6F">
            <w:pPr>
              <w:rPr>
                <w:rFonts w:asciiTheme="minorHAnsi" w:hAnsiTheme="minorHAnsi" w:cstheme="minorHAnsi"/>
                <w:sz w:val="22"/>
                <w:szCs w:val="22"/>
              </w:rPr>
            </w:pPr>
            <w:r w:rsidRPr="00D46E05">
              <w:rPr>
                <w:rFonts w:asciiTheme="minorHAnsi" w:hAnsiTheme="minorHAnsi" w:cstheme="minorHAnsi"/>
                <w:i/>
                <w:sz w:val="22"/>
                <w:szCs w:val="22"/>
              </w:rPr>
              <w:t>Site</w:t>
            </w:r>
            <w:r w:rsidR="00A04935" w:rsidRPr="00D46E05">
              <w:rPr>
                <w:rFonts w:asciiTheme="minorHAnsi" w:hAnsiTheme="minorHAnsi" w:cstheme="minorHAnsi"/>
                <w:i/>
                <w:sz w:val="22"/>
                <w:szCs w:val="22"/>
              </w:rPr>
              <w:t xml:space="preserve">(s) </w:t>
            </w:r>
            <w:r w:rsidR="0018292E" w:rsidRPr="00D46E05">
              <w:rPr>
                <w:rFonts w:asciiTheme="minorHAnsi" w:hAnsiTheme="minorHAnsi" w:cstheme="minorHAnsi"/>
                <w:i/>
                <w:sz w:val="22"/>
                <w:szCs w:val="22"/>
              </w:rPr>
              <w:t xml:space="preserve"> </w:t>
            </w:r>
            <w:r w:rsidR="0018292E" w:rsidRPr="00D46E05">
              <w:rPr>
                <w:rFonts w:asciiTheme="minorHAnsi" w:hAnsiTheme="minorHAnsi" w:cstheme="minorHAnsi"/>
                <w:vanish/>
                <w:sz w:val="22"/>
                <w:szCs w:val="22"/>
              </w:rPr>
              <w:t xml:space="preserve">If more than 10, give number and type, eg </w:t>
            </w:r>
            <w:r w:rsidR="00451C43" w:rsidRPr="00D46E05">
              <w:rPr>
                <w:rFonts w:asciiTheme="minorHAnsi" w:hAnsiTheme="minorHAnsi" w:cstheme="minorHAnsi"/>
                <w:vanish/>
                <w:sz w:val="22"/>
                <w:szCs w:val="22"/>
              </w:rPr>
              <w:t>“12 NSW government primary schools”</w:t>
            </w:r>
          </w:p>
        </w:tc>
      </w:tr>
      <w:tr w:rsidR="0018292E" w:rsidRPr="00D46E05" w14:paraId="6DBD9055" w14:textId="77777777" w:rsidTr="00EC256B">
        <w:tblPrEx>
          <w:tblBorders>
            <w:top w:val="none" w:sz="0" w:space="0" w:color="auto"/>
          </w:tblBorders>
          <w:shd w:val="pct12" w:color="auto" w:fill="auto"/>
          <w:tblLook w:val="0000" w:firstRow="0" w:lastRow="0" w:firstColumn="0" w:lastColumn="0" w:noHBand="0" w:noVBand="0"/>
        </w:tblPrEx>
        <w:trPr>
          <w:gridBefore w:val="1"/>
          <w:trHeight w:val="340"/>
        </w:trPr>
        <w:tc>
          <w:tcPr>
            <w:tcW w:w="8640" w:type="dxa"/>
            <w:shd w:val="clear" w:color="auto" w:fill="auto"/>
            <w:vAlign w:val="bottom"/>
          </w:tcPr>
          <w:p w14:paraId="6BF694F6" w14:textId="74457416" w:rsidR="0018292E" w:rsidRPr="00D46E05" w:rsidRDefault="00DA7002" w:rsidP="00DE6C6F">
            <w:pPr>
              <w:rPr>
                <w:rFonts w:asciiTheme="minorHAnsi" w:hAnsiTheme="minorHAnsi" w:cstheme="minorHAnsi"/>
                <w:color w:val="000000"/>
                <w:sz w:val="22"/>
                <w:szCs w:val="22"/>
              </w:rPr>
            </w:pPr>
            <w:r>
              <w:rPr>
                <w:rFonts w:asciiTheme="minorHAnsi" w:hAnsiTheme="minorHAnsi" w:cstheme="minorHAnsi"/>
                <w:color w:val="000000"/>
                <w:sz w:val="22"/>
                <w:szCs w:val="22"/>
              </w:rPr>
              <w:t xml:space="preserve">Potential participants will be identified and contacted through professional networks. </w:t>
            </w:r>
            <w:r w:rsidR="00947D3E">
              <w:rPr>
                <w:rFonts w:asciiTheme="minorHAnsi" w:hAnsiTheme="minorHAnsi" w:cstheme="minorHAnsi"/>
                <w:color w:val="000000"/>
                <w:sz w:val="22"/>
                <w:szCs w:val="22"/>
              </w:rPr>
              <w:t>We will also conduct internet searches of scientists’ email addresses from those identified from media reports, authors of climate change research papers and reports, and other online searches.</w:t>
            </w:r>
          </w:p>
        </w:tc>
      </w:tr>
      <w:tr w:rsidR="0018292E" w:rsidRPr="00D46E05" w14:paraId="52AEEF99" w14:textId="77777777" w:rsidTr="00EC256B">
        <w:tblPrEx>
          <w:tblBorders>
            <w:top w:val="none" w:sz="0" w:space="0" w:color="auto"/>
          </w:tblBorders>
          <w:shd w:val="pct12" w:color="auto" w:fill="auto"/>
          <w:tblLook w:val="0000" w:firstRow="0" w:lastRow="0" w:firstColumn="0" w:lastColumn="0" w:noHBand="0" w:noVBand="0"/>
        </w:tblPrEx>
        <w:trPr>
          <w:gridBefore w:val="1"/>
          <w:trHeight w:val="340"/>
        </w:trPr>
        <w:tc>
          <w:tcPr>
            <w:tcW w:w="8640" w:type="dxa"/>
            <w:shd w:val="clear" w:color="auto" w:fill="auto"/>
            <w:vAlign w:val="bottom"/>
          </w:tcPr>
          <w:p w14:paraId="1C570D89" w14:textId="77777777" w:rsidR="0018292E" w:rsidRPr="00D46E05" w:rsidRDefault="0018292E" w:rsidP="00DE6C6F">
            <w:pPr>
              <w:rPr>
                <w:rFonts w:asciiTheme="minorHAnsi" w:hAnsiTheme="minorHAnsi" w:cstheme="minorHAnsi"/>
                <w:color w:val="000000"/>
                <w:sz w:val="22"/>
                <w:szCs w:val="22"/>
              </w:rPr>
            </w:pPr>
          </w:p>
        </w:tc>
      </w:tr>
    </w:tbl>
    <w:p w14:paraId="2C78301E" w14:textId="0AB97B98" w:rsidR="00151EF8" w:rsidRPr="00D46E05" w:rsidRDefault="00151EF8">
      <w:pPr>
        <w:rPr>
          <w:rFonts w:asciiTheme="minorHAnsi" w:hAnsiTheme="minorHAnsi" w:cstheme="minorHAnsi"/>
          <w:sz w:val="22"/>
          <w:szCs w:val="22"/>
        </w:rPr>
      </w:pPr>
    </w:p>
    <w:p w14:paraId="19DACC43" w14:textId="77777777" w:rsidR="0018292E" w:rsidRPr="00D46E05" w:rsidRDefault="0018292E" w:rsidP="000E24E2">
      <w:pPr>
        <w:rPr>
          <w:rFonts w:asciiTheme="minorHAnsi" w:hAnsiTheme="minorHAnsi" w:cstheme="minorHAnsi"/>
          <w:sz w:val="22"/>
          <w:szCs w:val="22"/>
        </w:rPr>
      </w:pPr>
    </w:p>
    <w:tbl>
      <w:tblPr>
        <w:tblW w:w="9389" w:type="dxa"/>
        <w:tblInd w:w="6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99FF"/>
        <w:tblLook w:val="01E0" w:firstRow="1" w:lastRow="1" w:firstColumn="1" w:lastColumn="1" w:noHBand="0" w:noVBand="0"/>
      </w:tblPr>
      <w:tblGrid>
        <w:gridCol w:w="25"/>
        <w:gridCol w:w="724"/>
        <w:gridCol w:w="1144"/>
        <w:gridCol w:w="7496"/>
      </w:tblGrid>
      <w:tr w:rsidR="00851BB5" w:rsidRPr="00D46E05" w14:paraId="2F1088D3" w14:textId="77777777" w:rsidTr="00DB2173">
        <w:trPr>
          <w:trHeight w:val="346"/>
        </w:trPr>
        <w:tc>
          <w:tcPr>
            <w:tcW w:w="749" w:type="dxa"/>
            <w:gridSpan w:val="2"/>
            <w:tcBorders>
              <w:top w:val="single" w:sz="4" w:space="0" w:color="auto"/>
              <w:left w:val="single" w:sz="4" w:space="0" w:color="auto"/>
              <w:bottom w:val="single" w:sz="4" w:space="0" w:color="auto"/>
              <w:right w:val="single" w:sz="4" w:space="0" w:color="auto"/>
            </w:tcBorders>
            <w:shd w:val="clear" w:color="auto" w:fill="C6D9F1"/>
            <w:vAlign w:val="center"/>
          </w:tcPr>
          <w:p w14:paraId="79DAE640" w14:textId="77777777" w:rsidR="00851BB5" w:rsidRPr="00D46E05" w:rsidRDefault="00851BB5" w:rsidP="00077962">
            <w:pPr>
              <w:rPr>
                <w:rFonts w:asciiTheme="minorHAnsi" w:hAnsiTheme="minorHAnsi" w:cstheme="minorHAnsi"/>
                <w:b/>
                <w:sz w:val="22"/>
                <w:szCs w:val="22"/>
              </w:rPr>
            </w:pPr>
            <w:r w:rsidRPr="00D46E05">
              <w:rPr>
                <w:rFonts w:asciiTheme="minorHAnsi" w:hAnsiTheme="minorHAnsi" w:cstheme="minorHAnsi"/>
                <w:b/>
                <w:sz w:val="22"/>
                <w:szCs w:val="22"/>
              </w:rPr>
              <w:t>E3.3</w:t>
            </w:r>
          </w:p>
        </w:tc>
        <w:tc>
          <w:tcPr>
            <w:tcW w:w="8640" w:type="dxa"/>
            <w:gridSpan w:val="2"/>
            <w:tcBorders>
              <w:top w:val="single" w:sz="4" w:space="0" w:color="auto"/>
              <w:left w:val="single" w:sz="4" w:space="0" w:color="auto"/>
              <w:bottom w:val="single" w:sz="4" w:space="0" w:color="auto"/>
              <w:right w:val="single" w:sz="4" w:space="0" w:color="auto"/>
            </w:tcBorders>
            <w:shd w:val="clear" w:color="auto" w:fill="C6D9F1"/>
            <w:vAlign w:val="center"/>
          </w:tcPr>
          <w:p w14:paraId="5DC02321" w14:textId="77777777" w:rsidR="00851BB5" w:rsidRPr="00D46E05" w:rsidRDefault="00851BB5" w:rsidP="00077962">
            <w:pPr>
              <w:rPr>
                <w:rFonts w:asciiTheme="minorHAnsi" w:hAnsiTheme="minorHAnsi" w:cstheme="minorHAnsi"/>
                <w:color w:val="000000"/>
                <w:sz w:val="22"/>
                <w:szCs w:val="22"/>
              </w:rPr>
            </w:pPr>
            <w:r w:rsidRPr="00D46E05">
              <w:rPr>
                <w:rFonts w:asciiTheme="minorHAnsi" w:hAnsiTheme="minorHAnsi" w:cstheme="minorHAnsi"/>
                <w:sz w:val="22"/>
                <w:szCs w:val="22"/>
              </w:rPr>
              <w:t xml:space="preserve">How, and by whom, will potential participants be selected, </w:t>
            </w:r>
            <w:r w:rsidR="0037505B" w:rsidRPr="00D46E05">
              <w:rPr>
                <w:rFonts w:asciiTheme="minorHAnsi" w:hAnsiTheme="minorHAnsi" w:cstheme="minorHAnsi"/>
                <w:sz w:val="22"/>
                <w:szCs w:val="22"/>
              </w:rPr>
              <w:t>initially contacted</w:t>
            </w:r>
            <w:r w:rsidRPr="00D46E05">
              <w:rPr>
                <w:rFonts w:asciiTheme="minorHAnsi" w:hAnsiTheme="minorHAnsi" w:cstheme="minorHAnsi"/>
                <w:sz w:val="22"/>
                <w:szCs w:val="22"/>
              </w:rPr>
              <w:t xml:space="preserve"> and recruited?</w:t>
            </w:r>
            <w:r w:rsidR="000056DE" w:rsidRPr="00D46E05">
              <w:rPr>
                <w:rFonts w:asciiTheme="minorHAnsi" w:hAnsiTheme="minorHAnsi" w:cstheme="minorHAnsi"/>
                <w:color w:val="000000"/>
                <w:sz w:val="22"/>
                <w:szCs w:val="22"/>
              </w:rPr>
              <w:t xml:space="preserve">  </w:t>
            </w:r>
          </w:p>
        </w:tc>
      </w:tr>
      <w:tr w:rsidR="00E20558" w:rsidRPr="00D46E05" w14:paraId="6FC5ABDC" w14:textId="77777777" w:rsidTr="008B1C55">
        <w:tblPrEx>
          <w:tblBorders>
            <w:top w:val="none" w:sz="0" w:space="0" w:color="auto"/>
            <w:left w:val="none" w:sz="0" w:space="0" w:color="auto"/>
            <w:bottom w:val="none" w:sz="0" w:space="0" w:color="auto"/>
          </w:tblBorders>
          <w:shd w:val="pct12" w:color="auto" w:fill="auto"/>
          <w:tblLook w:val="0000" w:firstRow="0" w:lastRow="0" w:firstColumn="0" w:lastColumn="0" w:noHBand="0" w:noVBand="0"/>
        </w:tblPrEx>
        <w:trPr>
          <w:gridBefore w:val="1"/>
          <w:wBefore w:w="25" w:type="dxa"/>
        </w:trPr>
        <w:tc>
          <w:tcPr>
            <w:tcW w:w="724" w:type="dxa"/>
            <w:shd w:val="clear" w:color="auto" w:fill="auto"/>
          </w:tcPr>
          <w:p w14:paraId="285DC658" w14:textId="77777777" w:rsidR="00E20558" w:rsidRPr="00D46E05" w:rsidRDefault="00E20558" w:rsidP="00230CA3">
            <w:pPr>
              <w:rPr>
                <w:rFonts w:asciiTheme="minorHAnsi" w:hAnsiTheme="minorHAnsi" w:cstheme="minorHAnsi"/>
                <w:b/>
                <w:color w:val="000000"/>
                <w:sz w:val="22"/>
                <w:szCs w:val="22"/>
              </w:rPr>
            </w:pPr>
          </w:p>
        </w:tc>
        <w:tc>
          <w:tcPr>
            <w:tcW w:w="1144" w:type="dxa"/>
            <w:tcBorders>
              <w:top w:val="single" w:sz="4" w:space="0" w:color="auto"/>
              <w:bottom w:val="single" w:sz="4" w:space="0" w:color="auto"/>
            </w:tcBorders>
            <w:shd w:val="clear" w:color="auto" w:fill="CCC0D9"/>
          </w:tcPr>
          <w:p w14:paraId="308EE095" w14:textId="77777777" w:rsidR="00E20558" w:rsidRPr="00D46E05" w:rsidRDefault="00E20558" w:rsidP="00230CA3">
            <w:pPr>
              <w:rPr>
                <w:rFonts w:asciiTheme="minorHAnsi" w:hAnsiTheme="minorHAnsi" w:cstheme="minorHAnsi"/>
                <w:sz w:val="22"/>
                <w:szCs w:val="22"/>
              </w:rPr>
            </w:pPr>
            <w:r w:rsidRPr="00D46E05">
              <w:rPr>
                <w:rFonts w:asciiTheme="minorHAnsi" w:hAnsiTheme="minorHAnsi" w:cstheme="minorHAnsi"/>
                <w:b/>
                <w:sz w:val="22"/>
                <w:szCs w:val="22"/>
              </w:rPr>
              <w:t xml:space="preserve">Details </w:t>
            </w:r>
          </w:p>
          <w:p w14:paraId="744A79F6" w14:textId="77777777" w:rsidR="00E20558" w:rsidRPr="00D46E05" w:rsidRDefault="00E20558" w:rsidP="00230CA3">
            <w:pPr>
              <w:rPr>
                <w:rFonts w:asciiTheme="minorHAnsi" w:hAnsiTheme="minorHAnsi" w:cstheme="minorHAnsi"/>
                <w:sz w:val="22"/>
                <w:szCs w:val="22"/>
              </w:rPr>
            </w:pPr>
            <w:r w:rsidRPr="00D46E05">
              <w:rPr>
                <w:rFonts w:asciiTheme="minorHAnsi" w:hAnsiTheme="minorHAnsi" w:cstheme="minorHAnsi"/>
                <w:sz w:val="22"/>
                <w:szCs w:val="22"/>
              </w:rPr>
              <w:t>(Max 300 words)</w:t>
            </w:r>
          </w:p>
        </w:tc>
        <w:tc>
          <w:tcPr>
            <w:tcW w:w="7496" w:type="dxa"/>
            <w:tcBorders>
              <w:top w:val="single" w:sz="4" w:space="0" w:color="auto"/>
              <w:bottom w:val="single" w:sz="4" w:space="0" w:color="auto"/>
            </w:tcBorders>
          </w:tcPr>
          <w:p w14:paraId="6835B74B" w14:textId="1FF26624" w:rsidR="00E20558" w:rsidRPr="00D46E05" w:rsidRDefault="00D104D2" w:rsidP="00230CA3">
            <w:pPr>
              <w:rPr>
                <w:rFonts w:asciiTheme="minorHAnsi" w:hAnsiTheme="minorHAnsi" w:cstheme="minorHAnsi"/>
                <w:color w:val="000000"/>
                <w:sz w:val="22"/>
                <w:szCs w:val="22"/>
              </w:rPr>
            </w:pPr>
            <w:r>
              <w:rPr>
                <w:rFonts w:asciiTheme="minorHAnsi" w:hAnsiTheme="minorHAnsi" w:cstheme="minorHAnsi"/>
                <w:color w:val="000000"/>
                <w:sz w:val="22"/>
                <w:szCs w:val="22"/>
              </w:rPr>
              <w:t>Participants will be scientists known to be currently engaged in studying climate change</w:t>
            </w:r>
            <w:r w:rsidR="005D4486">
              <w:rPr>
                <w:rFonts w:asciiTheme="minorHAnsi" w:hAnsiTheme="minorHAnsi" w:cstheme="minorHAnsi"/>
                <w:color w:val="000000"/>
                <w:sz w:val="22"/>
                <w:szCs w:val="22"/>
              </w:rPr>
              <w:t xml:space="preserve"> from a variety of multidisciplinary perspectives. Potential participants identified as described in E3.2 will be sent</w:t>
            </w:r>
            <w:r w:rsidR="00F45F60">
              <w:rPr>
                <w:rFonts w:asciiTheme="minorHAnsi" w:hAnsiTheme="minorHAnsi" w:cstheme="minorHAnsi"/>
                <w:color w:val="000000"/>
                <w:sz w:val="22"/>
                <w:szCs w:val="22"/>
              </w:rPr>
              <w:t xml:space="preserve"> </w:t>
            </w:r>
            <w:r w:rsidR="005D4486">
              <w:rPr>
                <w:rFonts w:asciiTheme="minorHAnsi" w:hAnsiTheme="minorHAnsi" w:cstheme="minorHAnsi"/>
                <w:color w:val="000000"/>
                <w:sz w:val="22"/>
                <w:szCs w:val="22"/>
              </w:rPr>
              <w:t>invitations to participate</w:t>
            </w:r>
            <w:r w:rsidR="00F45F60">
              <w:rPr>
                <w:rFonts w:asciiTheme="minorHAnsi" w:hAnsiTheme="minorHAnsi" w:cstheme="minorHAnsi"/>
                <w:color w:val="000000"/>
                <w:sz w:val="22"/>
                <w:szCs w:val="22"/>
              </w:rPr>
              <w:t xml:space="preserve"> via email. Invitations will be sent to professional networks by A/Prof </w:t>
            </w:r>
            <w:r w:rsidR="00F45F60" w:rsidRPr="006F5803">
              <w:rPr>
                <w:rFonts w:asciiTheme="minorHAnsi" w:hAnsiTheme="minorHAnsi" w:cstheme="minorHAnsi"/>
                <w:color w:val="000000"/>
                <w:sz w:val="22"/>
                <w:szCs w:val="22"/>
              </w:rPr>
              <w:t>Lykins</w:t>
            </w:r>
            <w:r w:rsidR="004006F7" w:rsidRPr="006F5803">
              <w:rPr>
                <w:rFonts w:asciiTheme="minorHAnsi" w:hAnsiTheme="minorHAnsi" w:cstheme="minorHAnsi"/>
                <w:color w:val="000000"/>
                <w:sz w:val="22"/>
                <w:szCs w:val="22"/>
              </w:rPr>
              <w:t xml:space="preserve"> </w:t>
            </w:r>
            <w:r w:rsidR="00756B86" w:rsidRPr="006F5803">
              <w:rPr>
                <w:rFonts w:asciiTheme="minorHAnsi" w:hAnsiTheme="minorHAnsi" w:cstheme="minorHAnsi"/>
                <w:color w:val="000000"/>
                <w:sz w:val="22"/>
                <w:szCs w:val="22"/>
              </w:rPr>
              <w:t>(e.g., listservs of researchers who engage in climate science</w:t>
            </w:r>
            <w:r w:rsidR="00200C98" w:rsidRPr="006F5803">
              <w:rPr>
                <w:rFonts w:asciiTheme="minorHAnsi" w:hAnsiTheme="minorHAnsi" w:cstheme="minorHAnsi"/>
                <w:color w:val="000000"/>
                <w:sz w:val="22"/>
                <w:szCs w:val="22"/>
              </w:rPr>
              <w:t>, climate change education and communication)</w:t>
            </w:r>
            <w:r w:rsidR="008C5881" w:rsidRPr="006F5803">
              <w:rPr>
                <w:rFonts w:asciiTheme="minorHAnsi" w:hAnsiTheme="minorHAnsi" w:cstheme="minorHAnsi"/>
                <w:color w:val="000000"/>
                <w:sz w:val="22"/>
                <w:szCs w:val="22"/>
              </w:rPr>
              <w:t>,</w:t>
            </w:r>
            <w:r w:rsidR="00F45F60" w:rsidRPr="006F5803">
              <w:rPr>
                <w:rFonts w:asciiTheme="minorHAnsi" w:hAnsiTheme="minorHAnsi" w:cstheme="minorHAnsi"/>
                <w:color w:val="000000"/>
                <w:sz w:val="22"/>
                <w:szCs w:val="22"/>
              </w:rPr>
              <w:t xml:space="preserve"> and to individuals by </w:t>
            </w:r>
            <w:r w:rsidR="008E3966" w:rsidRPr="006F5803">
              <w:rPr>
                <w:rFonts w:asciiTheme="minorHAnsi" w:hAnsiTheme="minorHAnsi" w:cstheme="minorHAnsi"/>
                <w:color w:val="000000"/>
                <w:sz w:val="22"/>
                <w:szCs w:val="22"/>
              </w:rPr>
              <w:t>any member of the research team.</w:t>
            </w:r>
            <w:r w:rsidR="00F45F60">
              <w:rPr>
                <w:rFonts w:asciiTheme="minorHAnsi" w:hAnsiTheme="minorHAnsi" w:cstheme="minorHAnsi"/>
                <w:color w:val="000000"/>
                <w:sz w:val="22"/>
                <w:szCs w:val="22"/>
              </w:rPr>
              <w:t xml:space="preserve"> </w:t>
            </w:r>
          </w:p>
        </w:tc>
      </w:tr>
    </w:tbl>
    <w:p w14:paraId="0D5EFB2E" w14:textId="77777777" w:rsidR="008709AE" w:rsidRPr="00D46E05" w:rsidRDefault="008709AE" w:rsidP="009259DF">
      <w:pPr>
        <w:ind w:left="1418"/>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 xml:space="preserve">Care needs to be taken not to breach the privacy of potential participants, or create a coercive situation, in the course of selecting and inviting people to participate in your research.  </w:t>
      </w:r>
    </w:p>
    <w:p w14:paraId="0FD6C88A" w14:textId="77777777" w:rsidR="008709AE" w:rsidRPr="00D46E05" w:rsidRDefault="008709AE" w:rsidP="008709AE">
      <w:pPr>
        <w:spacing w:before="80"/>
        <w:ind w:left="1440"/>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lastRenderedPageBreak/>
        <w:t xml:space="preserve">Information identifying potential participants cannot be accessed unless it is in the public domain.  Eg, while it is quite acceptable to randomly select people from the telephone directory, it is not acceptable to ask an organisation or other custodian of identifying information to provide a list of people without the prior consent of those people.  Instead, the organisation or custodian of the list should be asked to distribute the study invitation on your behalf.  The </w:t>
      </w:r>
      <w:r w:rsidR="009259DF" w:rsidRPr="00D46E05">
        <w:rPr>
          <w:rFonts w:asciiTheme="minorHAnsi" w:hAnsiTheme="minorHAnsi" w:cstheme="minorHAnsi"/>
          <w:vanish/>
          <w:color w:val="0000FF"/>
          <w:sz w:val="22"/>
          <w:szCs w:val="22"/>
        </w:rPr>
        <w:t>Information Sheet for Participants</w:t>
      </w:r>
      <w:r w:rsidRPr="00D46E05">
        <w:rPr>
          <w:rFonts w:asciiTheme="minorHAnsi" w:hAnsiTheme="minorHAnsi" w:cstheme="minorHAnsi"/>
          <w:vanish/>
          <w:color w:val="0000FF"/>
          <w:sz w:val="22"/>
          <w:szCs w:val="22"/>
        </w:rPr>
        <w:t xml:space="preserve"> is to explain the process used so recipients can be assured their privacy has not been breached.</w:t>
      </w:r>
    </w:p>
    <w:p w14:paraId="3DD80BC8" w14:textId="77777777" w:rsidR="00630E2C" w:rsidRPr="00D46E05" w:rsidRDefault="008709AE" w:rsidP="00CE307E">
      <w:pPr>
        <w:ind w:left="1440"/>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To avoid coercion or making people feel uncomfortable or obligated to participate, the invitation to participate must be distributed in a manner that allows potential participants to consider their decision at leisure and independent of the researcher if they wish.  This is particularly important where there might be a dependent relationship between the researcher and potential participant, eg lecturer/student, employer/employee.  In those cases it must be stressed to potential participants, and ensured, that whatever decision they make their assessment or treatment will not be affected and they will not be disadvantaged in any way.  The invitation should be distributed either by a third party who would normally have access to the study population, or via a general distribution, eg poster or letter, and those interested can then make contact with the researcher.</w:t>
      </w:r>
    </w:p>
    <w:p w14:paraId="2448D398" w14:textId="77777777" w:rsidR="009259DF" w:rsidRPr="00D46E05" w:rsidRDefault="009259DF" w:rsidP="00CE307E">
      <w:pPr>
        <w:ind w:left="1440"/>
        <w:rPr>
          <w:rFonts w:asciiTheme="minorHAnsi" w:hAnsiTheme="minorHAnsi" w:cstheme="minorHAnsi"/>
          <w:sz w:val="22"/>
          <w:szCs w:val="22"/>
        </w:rPr>
      </w:pPr>
    </w:p>
    <w:tbl>
      <w:tblPr>
        <w:tblW w:w="9385" w:type="dxa"/>
        <w:tblInd w:w="6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99FF"/>
        <w:tblLook w:val="01E0" w:firstRow="1" w:lastRow="1" w:firstColumn="1" w:lastColumn="1" w:noHBand="0" w:noVBand="0"/>
      </w:tblPr>
      <w:tblGrid>
        <w:gridCol w:w="745"/>
        <w:gridCol w:w="1800"/>
        <w:gridCol w:w="2520"/>
        <w:gridCol w:w="4320"/>
      </w:tblGrid>
      <w:tr w:rsidR="00851BB5" w:rsidRPr="00D46E05" w14:paraId="6B4A50C1" w14:textId="77777777" w:rsidTr="00DB2173">
        <w:trPr>
          <w:trHeight w:val="346"/>
        </w:trPr>
        <w:tc>
          <w:tcPr>
            <w:tcW w:w="745" w:type="dxa"/>
            <w:tcBorders>
              <w:top w:val="single" w:sz="4" w:space="0" w:color="auto"/>
              <w:left w:val="single" w:sz="4" w:space="0" w:color="auto"/>
              <w:bottom w:val="single" w:sz="4" w:space="0" w:color="auto"/>
              <w:right w:val="single" w:sz="4" w:space="0" w:color="auto"/>
            </w:tcBorders>
            <w:shd w:val="clear" w:color="auto" w:fill="C6D9F1"/>
            <w:vAlign w:val="center"/>
          </w:tcPr>
          <w:p w14:paraId="18EA4331" w14:textId="77777777" w:rsidR="00851BB5" w:rsidRPr="00D46E05" w:rsidRDefault="00EC256B" w:rsidP="00077962">
            <w:pPr>
              <w:rPr>
                <w:rFonts w:asciiTheme="minorHAnsi" w:hAnsiTheme="minorHAnsi" w:cstheme="minorHAnsi"/>
                <w:b/>
                <w:sz w:val="22"/>
                <w:szCs w:val="22"/>
              </w:rPr>
            </w:pPr>
            <w:r w:rsidRPr="00D46E05">
              <w:rPr>
                <w:rFonts w:asciiTheme="minorHAnsi" w:hAnsiTheme="minorHAnsi" w:cstheme="minorHAnsi"/>
                <w:sz w:val="22"/>
                <w:szCs w:val="22"/>
              </w:rPr>
              <w:br w:type="page"/>
            </w:r>
            <w:r w:rsidR="00851BB5" w:rsidRPr="00D46E05">
              <w:rPr>
                <w:rFonts w:asciiTheme="minorHAnsi" w:hAnsiTheme="minorHAnsi" w:cstheme="minorHAnsi"/>
                <w:b/>
                <w:sz w:val="22"/>
                <w:szCs w:val="22"/>
              </w:rPr>
              <w:t>E3.4</w:t>
            </w:r>
          </w:p>
        </w:tc>
        <w:tc>
          <w:tcPr>
            <w:tcW w:w="8640" w:type="dxa"/>
            <w:gridSpan w:val="3"/>
            <w:tcBorders>
              <w:top w:val="single" w:sz="4" w:space="0" w:color="auto"/>
              <w:left w:val="single" w:sz="4" w:space="0" w:color="auto"/>
              <w:bottom w:val="single" w:sz="4" w:space="0" w:color="auto"/>
              <w:right w:val="single" w:sz="4" w:space="0" w:color="auto"/>
            </w:tcBorders>
            <w:shd w:val="clear" w:color="auto" w:fill="C6D9F1"/>
            <w:vAlign w:val="center"/>
          </w:tcPr>
          <w:p w14:paraId="6E206186" w14:textId="77777777" w:rsidR="00851BB5" w:rsidRPr="00D46E05" w:rsidRDefault="00851BB5" w:rsidP="00077962">
            <w:pPr>
              <w:rPr>
                <w:rFonts w:asciiTheme="minorHAnsi" w:hAnsiTheme="minorHAnsi" w:cstheme="minorHAnsi"/>
                <w:sz w:val="22"/>
                <w:szCs w:val="22"/>
              </w:rPr>
            </w:pPr>
            <w:r w:rsidRPr="00D46E05">
              <w:rPr>
                <w:rFonts w:asciiTheme="minorHAnsi" w:hAnsiTheme="minorHAnsi" w:cstheme="minorHAnsi"/>
                <w:sz w:val="22"/>
                <w:szCs w:val="22"/>
              </w:rPr>
              <w:t>How many participants will be recruited and what is the rationale for that number?</w:t>
            </w:r>
          </w:p>
        </w:tc>
      </w:tr>
      <w:tr w:rsidR="007647F0" w:rsidRPr="00D46E05" w14:paraId="626991D7" w14:textId="77777777" w:rsidTr="008B1C55">
        <w:tblPrEx>
          <w:shd w:val="pct12" w:color="auto" w:fill="auto"/>
          <w:tblLook w:val="0000" w:firstRow="0" w:lastRow="0" w:firstColumn="0" w:lastColumn="0" w:noHBand="0" w:noVBand="0"/>
        </w:tblPrEx>
        <w:trPr>
          <w:gridBefore w:val="1"/>
          <w:wBefore w:w="745" w:type="dxa"/>
          <w:trHeight w:val="420"/>
        </w:trPr>
        <w:tc>
          <w:tcPr>
            <w:tcW w:w="4320" w:type="dxa"/>
            <w:gridSpan w:val="2"/>
            <w:tcBorders>
              <w:top w:val="nil"/>
              <w:left w:val="single" w:sz="4" w:space="0" w:color="auto"/>
              <w:bottom w:val="single" w:sz="4" w:space="0" w:color="auto"/>
              <w:right w:val="single" w:sz="4" w:space="0" w:color="auto"/>
            </w:tcBorders>
            <w:shd w:val="clear" w:color="auto" w:fill="CCC0D9"/>
            <w:vAlign w:val="center"/>
          </w:tcPr>
          <w:p w14:paraId="1D08FEB7" w14:textId="77777777" w:rsidR="007647F0" w:rsidRPr="00D46E05" w:rsidRDefault="007647F0" w:rsidP="00230CA3">
            <w:pPr>
              <w:rPr>
                <w:rFonts w:asciiTheme="minorHAnsi" w:hAnsiTheme="minorHAnsi" w:cstheme="minorHAnsi"/>
                <w:sz w:val="22"/>
                <w:szCs w:val="22"/>
              </w:rPr>
            </w:pPr>
            <w:r w:rsidRPr="00D46E05">
              <w:rPr>
                <w:rFonts w:asciiTheme="minorHAnsi" w:hAnsiTheme="minorHAnsi" w:cstheme="minorHAnsi"/>
                <w:i/>
                <w:sz w:val="22"/>
                <w:szCs w:val="22"/>
              </w:rPr>
              <w:t xml:space="preserve">Total number </w:t>
            </w:r>
            <w:r w:rsidR="0037505B" w:rsidRPr="00D46E05">
              <w:rPr>
                <w:rFonts w:asciiTheme="minorHAnsi" w:hAnsiTheme="minorHAnsi" w:cstheme="minorHAnsi"/>
                <w:i/>
                <w:sz w:val="22"/>
                <w:szCs w:val="22"/>
              </w:rPr>
              <w:t>of participants to be recruited</w:t>
            </w:r>
            <w:r w:rsidRPr="00D46E05">
              <w:rPr>
                <w:rFonts w:asciiTheme="minorHAnsi" w:hAnsiTheme="minorHAnsi" w:cstheme="minorHAnsi"/>
                <w:i/>
                <w:sz w:val="22"/>
                <w:szCs w:val="22"/>
              </w:rPr>
              <w:t>:</w:t>
            </w:r>
          </w:p>
        </w:tc>
        <w:tc>
          <w:tcPr>
            <w:tcW w:w="4320" w:type="dxa"/>
            <w:tcBorders>
              <w:top w:val="nil"/>
              <w:left w:val="single" w:sz="4" w:space="0" w:color="auto"/>
              <w:bottom w:val="single" w:sz="4" w:space="0" w:color="auto"/>
            </w:tcBorders>
            <w:shd w:val="clear" w:color="auto" w:fill="auto"/>
            <w:vAlign w:val="center"/>
          </w:tcPr>
          <w:p w14:paraId="7D207D08" w14:textId="27E70299" w:rsidR="007647F0" w:rsidRPr="00D46E05" w:rsidRDefault="00F405EC" w:rsidP="00230CA3">
            <w:pPr>
              <w:rPr>
                <w:rFonts w:asciiTheme="minorHAnsi" w:hAnsiTheme="minorHAnsi" w:cstheme="minorHAnsi"/>
                <w:sz w:val="22"/>
                <w:szCs w:val="22"/>
              </w:rPr>
            </w:pPr>
            <w:r>
              <w:rPr>
                <w:rFonts w:asciiTheme="minorHAnsi" w:hAnsiTheme="minorHAnsi" w:cstheme="minorHAnsi"/>
                <w:sz w:val="22"/>
                <w:szCs w:val="22"/>
              </w:rPr>
              <w:t>A minimum</w:t>
            </w:r>
            <w:r w:rsidR="00416E06">
              <w:rPr>
                <w:rFonts w:asciiTheme="minorHAnsi" w:hAnsiTheme="minorHAnsi" w:cstheme="minorHAnsi"/>
                <w:sz w:val="22"/>
                <w:szCs w:val="22"/>
              </w:rPr>
              <w:t xml:space="preserve"> of 82 participants will be required for this study. </w:t>
            </w:r>
          </w:p>
        </w:tc>
      </w:tr>
      <w:tr w:rsidR="00933742" w:rsidRPr="00D46E05" w14:paraId="1BC8C402" w14:textId="77777777" w:rsidTr="008B1C55">
        <w:tblPrEx>
          <w:shd w:val="pct12" w:color="auto" w:fill="auto"/>
          <w:tblLook w:val="0000" w:firstRow="0" w:lastRow="0" w:firstColumn="0" w:lastColumn="0" w:noHBand="0" w:noVBand="0"/>
        </w:tblPrEx>
        <w:trPr>
          <w:gridBefore w:val="1"/>
          <w:wBefore w:w="745" w:type="dxa"/>
          <w:trHeight w:val="420"/>
        </w:trPr>
        <w:tc>
          <w:tcPr>
            <w:tcW w:w="1800" w:type="dxa"/>
            <w:tcBorders>
              <w:top w:val="single" w:sz="4" w:space="0" w:color="auto"/>
              <w:left w:val="single" w:sz="4" w:space="0" w:color="auto"/>
              <w:bottom w:val="single" w:sz="4" w:space="0" w:color="auto"/>
              <w:right w:val="single" w:sz="4" w:space="0" w:color="auto"/>
            </w:tcBorders>
            <w:shd w:val="clear" w:color="auto" w:fill="CCC0D9"/>
            <w:vAlign w:val="center"/>
          </w:tcPr>
          <w:p w14:paraId="070CE191" w14:textId="77777777" w:rsidR="00933742" w:rsidRPr="00D46E05" w:rsidRDefault="00933742" w:rsidP="00230CA3">
            <w:pPr>
              <w:rPr>
                <w:rFonts w:asciiTheme="minorHAnsi" w:hAnsiTheme="minorHAnsi" w:cstheme="minorHAnsi"/>
                <w:i/>
                <w:sz w:val="22"/>
                <w:szCs w:val="22"/>
              </w:rPr>
            </w:pPr>
            <w:r w:rsidRPr="00D46E05">
              <w:rPr>
                <w:rFonts w:asciiTheme="minorHAnsi" w:hAnsiTheme="minorHAnsi" w:cstheme="minorHAnsi"/>
                <w:i/>
                <w:sz w:val="22"/>
                <w:szCs w:val="22"/>
              </w:rPr>
              <w:t>Rationale:</w:t>
            </w:r>
          </w:p>
          <w:p w14:paraId="14361FD7" w14:textId="77777777" w:rsidR="00933742" w:rsidRPr="00D46E05" w:rsidRDefault="00B602EF" w:rsidP="00230CA3">
            <w:pPr>
              <w:rPr>
                <w:rFonts w:asciiTheme="minorHAnsi" w:hAnsiTheme="minorHAnsi" w:cstheme="minorHAnsi"/>
                <w:i/>
                <w:sz w:val="22"/>
                <w:szCs w:val="22"/>
              </w:rPr>
            </w:pPr>
            <w:r w:rsidRPr="00D46E05">
              <w:rPr>
                <w:rFonts w:asciiTheme="minorHAnsi" w:hAnsiTheme="minorHAnsi" w:cstheme="minorHAnsi"/>
                <w:sz w:val="22"/>
                <w:szCs w:val="22"/>
              </w:rPr>
              <w:t>(Max 300 words)</w:t>
            </w:r>
          </w:p>
        </w:tc>
        <w:tc>
          <w:tcPr>
            <w:tcW w:w="6840" w:type="dxa"/>
            <w:gridSpan w:val="2"/>
            <w:tcBorders>
              <w:left w:val="single" w:sz="4" w:space="0" w:color="auto"/>
            </w:tcBorders>
            <w:shd w:val="clear" w:color="auto" w:fill="auto"/>
            <w:vAlign w:val="center"/>
          </w:tcPr>
          <w:p w14:paraId="7B703C5D" w14:textId="45C78CD4" w:rsidR="00933742" w:rsidRPr="00416E06" w:rsidRDefault="00416E06" w:rsidP="00230CA3">
            <w:pPr>
              <w:rPr>
                <w:rFonts w:asciiTheme="minorHAnsi" w:hAnsiTheme="minorHAnsi" w:cstheme="minorHAnsi"/>
                <w:sz w:val="22"/>
                <w:szCs w:val="22"/>
              </w:rPr>
            </w:pPr>
            <w:r>
              <w:rPr>
                <w:rFonts w:asciiTheme="minorHAnsi" w:hAnsiTheme="minorHAnsi" w:cstheme="minorHAnsi"/>
                <w:sz w:val="22"/>
                <w:szCs w:val="22"/>
              </w:rPr>
              <w:t>An effect size (</w:t>
            </w:r>
            <w:r w:rsidRPr="008C5881">
              <w:rPr>
                <w:rFonts w:asciiTheme="minorHAnsi" w:hAnsiTheme="minorHAnsi" w:cstheme="minorHAnsi"/>
                <w:i/>
                <w:iCs/>
                <w:sz w:val="22"/>
                <w:szCs w:val="22"/>
              </w:rPr>
              <w:t>r</w:t>
            </w:r>
            <w:r w:rsidR="00337FAA">
              <w:rPr>
                <w:rFonts w:asciiTheme="minorHAnsi" w:hAnsiTheme="minorHAnsi" w:cstheme="minorHAnsi"/>
                <w:sz w:val="22"/>
                <w:szCs w:val="22"/>
              </w:rPr>
              <w:t>)</w:t>
            </w:r>
            <w:r>
              <w:rPr>
                <w:rFonts w:asciiTheme="minorHAnsi" w:hAnsiTheme="minorHAnsi" w:cstheme="minorHAnsi"/>
                <w:sz w:val="22"/>
                <w:szCs w:val="22"/>
              </w:rPr>
              <w:t xml:space="preserve"> </w:t>
            </w:r>
            <w:r w:rsidR="00337FAA">
              <w:rPr>
                <w:rFonts w:asciiTheme="minorHAnsi" w:hAnsiTheme="minorHAnsi" w:cstheme="minorHAnsi"/>
                <w:sz w:val="22"/>
                <w:szCs w:val="22"/>
              </w:rPr>
              <w:t>of .30 is expected for the correlations. Assuming a critical alpha of .05, a two-tailed test, and a target power of .8, a power analysis using G</w:t>
            </w:r>
            <w:r w:rsidR="00F42EE7">
              <w:rPr>
                <w:rFonts w:asciiTheme="minorHAnsi" w:hAnsiTheme="minorHAnsi" w:cstheme="minorHAnsi"/>
                <w:sz w:val="22"/>
                <w:szCs w:val="22"/>
              </w:rPr>
              <w:t>*power indicated that a minimum of 8</w:t>
            </w:r>
            <w:r w:rsidR="00E650A8">
              <w:rPr>
                <w:rFonts w:asciiTheme="minorHAnsi" w:hAnsiTheme="minorHAnsi" w:cstheme="minorHAnsi"/>
                <w:sz w:val="22"/>
                <w:szCs w:val="22"/>
              </w:rPr>
              <w:t>4</w:t>
            </w:r>
            <w:r w:rsidR="00F42EE7">
              <w:rPr>
                <w:rFonts w:asciiTheme="minorHAnsi" w:hAnsiTheme="minorHAnsi" w:cstheme="minorHAnsi"/>
                <w:sz w:val="22"/>
                <w:szCs w:val="22"/>
              </w:rPr>
              <w:t xml:space="preserve"> participants would be required for this study. </w:t>
            </w:r>
            <w:r w:rsidR="00337FAA">
              <w:rPr>
                <w:rFonts w:asciiTheme="minorHAnsi" w:hAnsiTheme="minorHAnsi" w:cstheme="minorHAnsi"/>
                <w:sz w:val="22"/>
                <w:szCs w:val="22"/>
              </w:rPr>
              <w:t xml:space="preserve"> </w:t>
            </w:r>
          </w:p>
        </w:tc>
      </w:tr>
    </w:tbl>
    <w:p w14:paraId="00143CC0" w14:textId="77777777" w:rsidR="00554574" w:rsidRPr="00D46E05" w:rsidRDefault="00554574" w:rsidP="00851BB5">
      <w:pPr>
        <w:rPr>
          <w:rFonts w:asciiTheme="minorHAnsi" w:hAnsiTheme="minorHAnsi" w:cstheme="minorHAnsi"/>
          <w:sz w:val="22"/>
          <w:szCs w:val="22"/>
        </w:rPr>
      </w:pPr>
    </w:p>
    <w:tbl>
      <w:tblPr>
        <w:tblW w:w="9385" w:type="dxa"/>
        <w:tblInd w:w="6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99FF"/>
        <w:tblLook w:val="01E0" w:firstRow="1" w:lastRow="1" w:firstColumn="1" w:lastColumn="1" w:noHBand="0" w:noVBand="0"/>
      </w:tblPr>
      <w:tblGrid>
        <w:gridCol w:w="745"/>
        <w:gridCol w:w="1119"/>
        <w:gridCol w:w="7521"/>
      </w:tblGrid>
      <w:tr w:rsidR="00851BB5" w:rsidRPr="00D46E05" w14:paraId="0E32A55F" w14:textId="77777777" w:rsidTr="00DB2173">
        <w:trPr>
          <w:trHeight w:val="346"/>
        </w:trPr>
        <w:tc>
          <w:tcPr>
            <w:tcW w:w="745" w:type="dxa"/>
            <w:tcBorders>
              <w:top w:val="single" w:sz="4" w:space="0" w:color="auto"/>
              <w:left w:val="single" w:sz="4" w:space="0" w:color="auto"/>
              <w:bottom w:val="single" w:sz="4" w:space="0" w:color="auto"/>
              <w:right w:val="single" w:sz="4" w:space="0" w:color="auto"/>
            </w:tcBorders>
            <w:shd w:val="clear" w:color="auto" w:fill="C6D9F1"/>
            <w:vAlign w:val="center"/>
          </w:tcPr>
          <w:p w14:paraId="236B31D2" w14:textId="77777777" w:rsidR="00851BB5" w:rsidRPr="00D46E05" w:rsidRDefault="00851BB5" w:rsidP="00077962">
            <w:pPr>
              <w:rPr>
                <w:rFonts w:asciiTheme="minorHAnsi" w:hAnsiTheme="minorHAnsi" w:cstheme="minorHAnsi"/>
                <w:b/>
                <w:sz w:val="22"/>
                <w:szCs w:val="22"/>
              </w:rPr>
            </w:pPr>
            <w:r w:rsidRPr="00D46E05">
              <w:rPr>
                <w:rFonts w:asciiTheme="minorHAnsi" w:hAnsiTheme="minorHAnsi" w:cstheme="minorHAnsi"/>
                <w:b/>
                <w:sz w:val="22"/>
                <w:szCs w:val="22"/>
              </w:rPr>
              <w:t>E3.5</w:t>
            </w:r>
          </w:p>
        </w:tc>
        <w:tc>
          <w:tcPr>
            <w:tcW w:w="8640" w:type="dxa"/>
            <w:gridSpan w:val="2"/>
            <w:tcBorders>
              <w:top w:val="single" w:sz="4" w:space="0" w:color="auto"/>
              <w:left w:val="single" w:sz="4" w:space="0" w:color="auto"/>
              <w:bottom w:val="single" w:sz="4" w:space="0" w:color="auto"/>
              <w:right w:val="single" w:sz="4" w:space="0" w:color="auto"/>
            </w:tcBorders>
            <w:shd w:val="clear" w:color="auto" w:fill="C6D9F1"/>
            <w:vAlign w:val="center"/>
          </w:tcPr>
          <w:p w14:paraId="6263153D" w14:textId="77777777" w:rsidR="00851BB5" w:rsidRPr="00D46E05" w:rsidRDefault="00851BB5" w:rsidP="00077962">
            <w:pPr>
              <w:rPr>
                <w:rFonts w:asciiTheme="minorHAnsi" w:hAnsiTheme="minorHAnsi" w:cstheme="minorHAnsi"/>
                <w:color w:val="000000"/>
                <w:sz w:val="22"/>
                <w:szCs w:val="22"/>
              </w:rPr>
            </w:pPr>
            <w:r w:rsidRPr="00D46E05">
              <w:rPr>
                <w:rFonts w:asciiTheme="minorHAnsi" w:hAnsiTheme="minorHAnsi" w:cstheme="minorHAnsi"/>
                <w:sz w:val="22"/>
                <w:szCs w:val="22"/>
              </w:rPr>
              <w:t>List the inclusion and exclusion criteria</w:t>
            </w:r>
            <w:r w:rsidR="008D311B" w:rsidRPr="00D46E05">
              <w:rPr>
                <w:rFonts w:asciiTheme="minorHAnsi" w:hAnsiTheme="minorHAnsi" w:cstheme="minorHAnsi"/>
                <w:color w:val="000000"/>
                <w:sz w:val="22"/>
                <w:szCs w:val="22"/>
              </w:rPr>
              <w:t xml:space="preserve">  </w:t>
            </w:r>
          </w:p>
        </w:tc>
      </w:tr>
      <w:tr w:rsidR="00E20558" w:rsidRPr="00D46E05" w14:paraId="06F4A4CA" w14:textId="77777777" w:rsidTr="008B1C55">
        <w:tblPrEx>
          <w:shd w:val="pct12" w:color="auto" w:fill="auto"/>
          <w:tblLook w:val="0000" w:firstRow="0" w:lastRow="0" w:firstColumn="0" w:lastColumn="0" w:noHBand="0" w:noVBand="0"/>
        </w:tblPrEx>
        <w:tc>
          <w:tcPr>
            <w:tcW w:w="720" w:type="dxa"/>
            <w:tcBorders>
              <w:top w:val="single" w:sz="4" w:space="0" w:color="auto"/>
              <w:left w:val="nil"/>
              <w:bottom w:val="nil"/>
              <w:right w:val="single" w:sz="4" w:space="0" w:color="auto"/>
            </w:tcBorders>
            <w:shd w:val="clear" w:color="auto" w:fill="auto"/>
          </w:tcPr>
          <w:p w14:paraId="47FEE9AE" w14:textId="77777777" w:rsidR="00E20558" w:rsidRPr="00D46E05" w:rsidRDefault="00E20558" w:rsidP="00077962">
            <w:pPr>
              <w:rPr>
                <w:rFonts w:asciiTheme="minorHAnsi" w:hAnsiTheme="minorHAnsi" w:cstheme="minorHAnsi"/>
                <w:b/>
                <w:color w:val="000000"/>
                <w:sz w:val="22"/>
                <w:szCs w:val="22"/>
              </w:rPr>
            </w:pPr>
          </w:p>
        </w:tc>
        <w:tc>
          <w:tcPr>
            <w:tcW w:w="1119" w:type="dxa"/>
            <w:tcBorders>
              <w:top w:val="nil"/>
              <w:left w:val="single" w:sz="4" w:space="0" w:color="auto"/>
              <w:bottom w:val="single" w:sz="4" w:space="0" w:color="auto"/>
              <w:right w:val="single" w:sz="4" w:space="0" w:color="auto"/>
            </w:tcBorders>
            <w:shd w:val="clear" w:color="auto" w:fill="CCC0D9"/>
          </w:tcPr>
          <w:p w14:paraId="19578C95" w14:textId="77777777" w:rsidR="00E20558" w:rsidRPr="00D46E05" w:rsidRDefault="00E20558" w:rsidP="00077962">
            <w:pPr>
              <w:rPr>
                <w:rFonts w:asciiTheme="minorHAnsi" w:hAnsiTheme="minorHAnsi" w:cstheme="minorHAnsi"/>
                <w:sz w:val="22"/>
                <w:szCs w:val="22"/>
              </w:rPr>
            </w:pPr>
            <w:r w:rsidRPr="00D46E05">
              <w:rPr>
                <w:rFonts w:asciiTheme="minorHAnsi" w:hAnsiTheme="minorHAnsi" w:cstheme="minorHAnsi"/>
                <w:b/>
                <w:sz w:val="22"/>
                <w:szCs w:val="22"/>
              </w:rPr>
              <w:t xml:space="preserve">Details </w:t>
            </w:r>
          </w:p>
          <w:p w14:paraId="4EB8F7D6" w14:textId="77777777" w:rsidR="00E20558" w:rsidRPr="00D46E05" w:rsidRDefault="00E20558" w:rsidP="00077962">
            <w:pPr>
              <w:rPr>
                <w:rFonts w:asciiTheme="minorHAnsi" w:hAnsiTheme="minorHAnsi" w:cstheme="minorHAnsi"/>
                <w:color w:val="000000"/>
                <w:sz w:val="22"/>
                <w:szCs w:val="22"/>
              </w:rPr>
            </w:pPr>
          </w:p>
        </w:tc>
        <w:tc>
          <w:tcPr>
            <w:tcW w:w="7521" w:type="dxa"/>
            <w:tcBorders>
              <w:top w:val="nil"/>
              <w:left w:val="single" w:sz="4" w:space="0" w:color="auto"/>
              <w:bottom w:val="single" w:sz="4" w:space="0" w:color="auto"/>
              <w:right w:val="single" w:sz="4" w:space="0" w:color="auto"/>
            </w:tcBorders>
          </w:tcPr>
          <w:p w14:paraId="2908A010" w14:textId="77777777" w:rsidR="00E20558" w:rsidRPr="00D46E05" w:rsidRDefault="000F4349" w:rsidP="00077962">
            <w:pPr>
              <w:rPr>
                <w:rFonts w:asciiTheme="minorHAnsi" w:hAnsiTheme="minorHAnsi" w:cstheme="minorHAnsi"/>
                <w:color w:val="000000"/>
                <w:sz w:val="22"/>
                <w:szCs w:val="22"/>
                <w:u w:val="single"/>
              </w:rPr>
            </w:pPr>
            <w:r w:rsidRPr="00D46E05">
              <w:rPr>
                <w:rFonts w:asciiTheme="minorHAnsi" w:hAnsiTheme="minorHAnsi" w:cstheme="minorHAnsi"/>
                <w:color w:val="000000"/>
                <w:sz w:val="22"/>
                <w:szCs w:val="22"/>
                <w:u w:val="single"/>
              </w:rPr>
              <w:t xml:space="preserve">Inclusion:  </w:t>
            </w:r>
          </w:p>
          <w:p w14:paraId="4AF15F0D" w14:textId="4F8B6D64" w:rsidR="00241C3E" w:rsidRDefault="00F42EE7" w:rsidP="00241C3E">
            <w:pPr>
              <w:numPr>
                <w:ilvl w:val="0"/>
                <w:numId w:val="25"/>
              </w:numPr>
              <w:rPr>
                <w:rFonts w:asciiTheme="minorHAnsi" w:hAnsiTheme="minorHAnsi" w:cstheme="minorHAnsi"/>
                <w:color w:val="000000"/>
                <w:sz w:val="22"/>
                <w:szCs w:val="22"/>
              </w:rPr>
            </w:pPr>
            <w:r>
              <w:rPr>
                <w:rFonts w:asciiTheme="minorHAnsi" w:hAnsiTheme="minorHAnsi" w:cstheme="minorHAnsi"/>
                <w:color w:val="000000"/>
                <w:sz w:val="22"/>
                <w:szCs w:val="22"/>
              </w:rPr>
              <w:t>18 years or older</w:t>
            </w:r>
          </w:p>
          <w:p w14:paraId="32ED2AB0" w14:textId="65448BFA" w:rsidR="00F42EE7" w:rsidRPr="00D46E05" w:rsidRDefault="00F42EE7" w:rsidP="00241C3E">
            <w:pPr>
              <w:numPr>
                <w:ilvl w:val="0"/>
                <w:numId w:val="25"/>
              </w:numPr>
              <w:rPr>
                <w:rFonts w:asciiTheme="minorHAnsi" w:hAnsiTheme="minorHAnsi" w:cstheme="minorHAnsi"/>
                <w:color w:val="000000"/>
                <w:sz w:val="22"/>
                <w:szCs w:val="22"/>
              </w:rPr>
            </w:pPr>
            <w:r>
              <w:rPr>
                <w:rFonts w:asciiTheme="minorHAnsi" w:hAnsiTheme="minorHAnsi" w:cstheme="minorHAnsi"/>
                <w:color w:val="000000"/>
                <w:sz w:val="22"/>
                <w:szCs w:val="22"/>
              </w:rPr>
              <w:t>Must speak English</w:t>
            </w:r>
          </w:p>
          <w:p w14:paraId="0F5CA2DF" w14:textId="78B7D2B4" w:rsidR="00241C3E" w:rsidRPr="00F52CFF" w:rsidRDefault="00F42EE7" w:rsidP="00F52CFF">
            <w:pPr>
              <w:numPr>
                <w:ilvl w:val="0"/>
                <w:numId w:val="25"/>
              </w:numPr>
              <w:rPr>
                <w:rFonts w:asciiTheme="minorHAnsi" w:hAnsiTheme="minorHAnsi" w:cstheme="minorHAnsi"/>
                <w:color w:val="000000"/>
                <w:sz w:val="22"/>
                <w:szCs w:val="22"/>
              </w:rPr>
            </w:pPr>
            <w:r>
              <w:rPr>
                <w:rFonts w:asciiTheme="minorHAnsi" w:hAnsiTheme="minorHAnsi" w:cstheme="minorHAnsi"/>
                <w:color w:val="000000"/>
                <w:sz w:val="22"/>
                <w:szCs w:val="22"/>
              </w:rPr>
              <w:t xml:space="preserve">Must </w:t>
            </w:r>
            <w:r w:rsidR="00F52CFF">
              <w:rPr>
                <w:rFonts w:asciiTheme="minorHAnsi" w:hAnsiTheme="minorHAnsi" w:cstheme="minorHAnsi"/>
                <w:color w:val="000000"/>
                <w:sz w:val="22"/>
                <w:szCs w:val="22"/>
              </w:rPr>
              <w:t>be a climate scientist</w:t>
            </w:r>
            <w:r w:rsidR="002324CA">
              <w:rPr>
                <w:rFonts w:asciiTheme="minorHAnsi" w:hAnsiTheme="minorHAnsi" w:cstheme="minorHAnsi"/>
                <w:color w:val="000000"/>
                <w:sz w:val="22"/>
                <w:szCs w:val="22"/>
              </w:rPr>
              <w:t xml:space="preserve"> </w:t>
            </w:r>
            <w:r w:rsidR="002324CA" w:rsidRPr="006F5803">
              <w:rPr>
                <w:rFonts w:asciiTheme="minorHAnsi" w:hAnsiTheme="minorHAnsi" w:cstheme="minorHAnsi"/>
                <w:color w:val="000000"/>
                <w:sz w:val="22"/>
                <w:szCs w:val="22"/>
              </w:rPr>
              <w:t>(i.e., someone who works in climate science</w:t>
            </w:r>
            <w:r w:rsidR="00410C0D" w:rsidRPr="006F5803">
              <w:rPr>
                <w:rFonts w:asciiTheme="minorHAnsi" w:hAnsiTheme="minorHAnsi" w:cstheme="minorHAnsi"/>
                <w:color w:val="000000"/>
                <w:sz w:val="22"/>
                <w:szCs w:val="22"/>
              </w:rPr>
              <w:t xml:space="preserve"> which would include, but is not limited to</w:t>
            </w:r>
            <w:r w:rsidR="008008AA" w:rsidRPr="006F5803">
              <w:rPr>
                <w:rFonts w:asciiTheme="minorHAnsi" w:hAnsiTheme="minorHAnsi" w:cstheme="minorHAnsi"/>
                <w:color w:val="000000"/>
                <w:sz w:val="22"/>
                <w:szCs w:val="22"/>
              </w:rPr>
              <w:t>:</w:t>
            </w:r>
            <w:r w:rsidR="00410C0D" w:rsidRPr="006F5803">
              <w:rPr>
                <w:rFonts w:asciiTheme="minorHAnsi" w:hAnsiTheme="minorHAnsi" w:cstheme="minorHAnsi"/>
                <w:color w:val="000000"/>
                <w:sz w:val="22"/>
                <w:szCs w:val="22"/>
              </w:rPr>
              <w:t xml:space="preserve"> physicists</w:t>
            </w:r>
            <w:r w:rsidR="008008AA" w:rsidRPr="006F5803">
              <w:rPr>
                <w:rFonts w:asciiTheme="minorHAnsi" w:hAnsiTheme="minorHAnsi" w:cstheme="minorHAnsi"/>
                <w:color w:val="000000"/>
                <w:sz w:val="22"/>
                <w:szCs w:val="22"/>
              </w:rPr>
              <w:t>,</w:t>
            </w:r>
            <w:r w:rsidR="00410C0D" w:rsidRPr="006F5803">
              <w:rPr>
                <w:rFonts w:asciiTheme="minorHAnsi" w:hAnsiTheme="minorHAnsi" w:cstheme="minorHAnsi"/>
                <w:color w:val="000000"/>
                <w:sz w:val="22"/>
                <w:szCs w:val="22"/>
              </w:rPr>
              <w:t xml:space="preserve"> agriculture scientists, atmospheric science, meteorology</w:t>
            </w:r>
            <w:r w:rsidR="009D34FB" w:rsidRPr="006F5803">
              <w:rPr>
                <w:rFonts w:asciiTheme="minorHAnsi" w:hAnsiTheme="minorHAnsi" w:cstheme="minorHAnsi"/>
                <w:color w:val="000000"/>
                <w:sz w:val="22"/>
                <w:szCs w:val="22"/>
              </w:rPr>
              <w:t xml:space="preserve">, oceanography, environmental psychology, geography, </w:t>
            </w:r>
            <w:r w:rsidR="00CF48F4" w:rsidRPr="006F5803">
              <w:rPr>
                <w:rFonts w:asciiTheme="minorHAnsi" w:hAnsiTheme="minorHAnsi" w:cstheme="minorHAnsi"/>
                <w:color w:val="000000"/>
                <w:sz w:val="22"/>
                <w:szCs w:val="22"/>
              </w:rPr>
              <w:t xml:space="preserve">biology and conservation scientists, etc.—essentially anyone whose work </w:t>
            </w:r>
            <w:r w:rsidR="00327521" w:rsidRPr="006F5803">
              <w:rPr>
                <w:rFonts w:asciiTheme="minorHAnsi" w:hAnsiTheme="minorHAnsi" w:cstheme="minorHAnsi"/>
                <w:color w:val="000000"/>
                <w:sz w:val="22"/>
                <w:szCs w:val="22"/>
              </w:rPr>
              <w:t xml:space="preserve">contributes to our understanding of the </w:t>
            </w:r>
            <w:r w:rsidR="008008AA" w:rsidRPr="006F5803">
              <w:rPr>
                <w:rFonts w:asciiTheme="minorHAnsi" w:hAnsiTheme="minorHAnsi" w:cstheme="minorHAnsi"/>
                <w:color w:val="000000"/>
                <w:sz w:val="22"/>
                <w:szCs w:val="22"/>
              </w:rPr>
              <w:t xml:space="preserve">processes and </w:t>
            </w:r>
            <w:r w:rsidR="00327521" w:rsidRPr="006F5803">
              <w:rPr>
                <w:rFonts w:asciiTheme="minorHAnsi" w:hAnsiTheme="minorHAnsi" w:cstheme="minorHAnsi"/>
                <w:color w:val="000000"/>
                <w:sz w:val="22"/>
                <w:szCs w:val="22"/>
              </w:rPr>
              <w:t>effects of climate change, as well as efforts to mitigate and/or adapt to it).</w:t>
            </w:r>
            <w:r w:rsidR="00327521">
              <w:rPr>
                <w:rFonts w:asciiTheme="minorHAnsi" w:hAnsiTheme="minorHAnsi" w:cstheme="minorHAnsi"/>
                <w:color w:val="000000"/>
                <w:sz w:val="22"/>
                <w:szCs w:val="22"/>
              </w:rPr>
              <w:t xml:space="preserve"> </w:t>
            </w:r>
          </w:p>
          <w:p w14:paraId="6FE1103D" w14:textId="77777777" w:rsidR="000F4349" w:rsidRPr="00D46E05" w:rsidRDefault="000F4349" w:rsidP="00077962">
            <w:pPr>
              <w:rPr>
                <w:rFonts w:asciiTheme="minorHAnsi" w:hAnsiTheme="minorHAnsi" w:cstheme="minorHAnsi"/>
                <w:color w:val="000000"/>
                <w:sz w:val="22"/>
                <w:szCs w:val="22"/>
              </w:rPr>
            </w:pPr>
          </w:p>
          <w:p w14:paraId="2838DC16" w14:textId="77777777" w:rsidR="000F4349" w:rsidRPr="00D46E05" w:rsidRDefault="000F4349" w:rsidP="00077962">
            <w:pPr>
              <w:rPr>
                <w:rFonts w:asciiTheme="minorHAnsi" w:hAnsiTheme="minorHAnsi" w:cstheme="minorHAnsi"/>
                <w:color w:val="000000"/>
                <w:sz w:val="22"/>
                <w:szCs w:val="22"/>
              </w:rPr>
            </w:pPr>
            <w:r w:rsidRPr="00D46E05">
              <w:rPr>
                <w:rFonts w:asciiTheme="minorHAnsi" w:hAnsiTheme="minorHAnsi" w:cstheme="minorHAnsi"/>
                <w:color w:val="000000"/>
                <w:sz w:val="22"/>
                <w:szCs w:val="22"/>
                <w:u w:val="single"/>
              </w:rPr>
              <w:t xml:space="preserve">Exclusion:  </w:t>
            </w:r>
          </w:p>
          <w:p w14:paraId="28600F6F" w14:textId="35273360" w:rsidR="000F4349" w:rsidRPr="00D46E05" w:rsidRDefault="00241C3E" w:rsidP="00241C3E">
            <w:pPr>
              <w:numPr>
                <w:ilvl w:val="0"/>
                <w:numId w:val="25"/>
              </w:numPr>
              <w:rPr>
                <w:rFonts w:asciiTheme="minorHAnsi" w:hAnsiTheme="minorHAnsi" w:cstheme="minorHAnsi"/>
                <w:color w:val="000000"/>
                <w:sz w:val="22"/>
                <w:szCs w:val="22"/>
              </w:rPr>
            </w:pPr>
            <w:r w:rsidRPr="00D46E05">
              <w:rPr>
                <w:rFonts w:asciiTheme="minorHAnsi" w:hAnsiTheme="minorHAnsi" w:cstheme="minorHAnsi"/>
                <w:color w:val="000000"/>
                <w:sz w:val="22"/>
                <w:szCs w:val="22"/>
              </w:rPr>
              <w:t xml:space="preserve"> </w:t>
            </w:r>
            <w:r w:rsidR="00846219">
              <w:rPr>
                <w:rFonts w:asciiTheme="minorHAnsi" w:hAnsiTheme="minorHAnsi" w:cstheme="minorHAnsi"/>
                <w:color w:val="000000"/>
                <w:sz w:val="22"/>
                <w:szCs w:val="22"/>
              </w:rPr>
              <w:t>17 years of age</w:t>
            </w:r>
            <w:r w:rsidR="008E50D8">
              <w:rPr>
                <w:rFonts w:asciiTheme="minorHAnsi" w:hAnsiTheme="minorHAnsi" w:cstheme="minorHAnsi"/>
                <w:color w:val="000000"/>
                <w:sz w:val="22"/>
                <w:szCs w:val="22"/>
              </w:rPr>
              <w:t xml:space="preserve"> or younger</w:t>
            </w:r>
          </w:p>
          <w:p w14:paraId="083CEE31" w14:textId="47C71A21" w:rsidR="00241C3E" w:rsidRPr="00D46E05" w:rsidRDefault="00241C3E" w:rsidP="00241C3E">
            <w:pPr>
              <w:numPr>
                <w:ilvl w:val="0"/>
                <w:numId w:val="25"/>
              </w:numPr>
              <w:rPr>
                <w:rFonts w:asciiTheme="minorHAnsi" w:hAnsiTheme="minorHAnsi" w:cstheme="minorHAnsi"/>
                <w:color w:val="000000"/>
                <w:sz w:val="22"/>
                <w:szCs w:val="22"/>
              </w:rPr>
            </w:pPr>
            <w:r w:rsidRPr="00D46E05">
              <w:rPr>
                <w:rFonts w:asciiTheme="minorHAnsi" w:hAnsiTheme="minorHAnsi" w:cstheme="minorHAnsi"/>
                <w:color w:val="000000"/>
                <w:sz w:val="22"/>
                <w:szCs w:val="22"/>
              </w:rPr>
              <w:t xml:space="preserve"> </w:t>
            </w:r>
            <w:r w:rsidR="00F911F6">
              <w:rPr>
                <w:rFonts w:asciiTheme="minorHAnsi" w:hAnsiTheme="minorHAnsi" w:cstheme="minorHAnsi"/>
                <w:color w:val="000000"/>
                <w:sz w:val="22"/>
                <w:szCs w:val="22"/>
              </w:rPr>
              <w:t>Does not speak English</w:t>
            </w:r>
          </w:p>
          <w:p w14:paraId="248A919D" w14:textId="67F22D36" w:rsidR="00241C3E" w:rsidRPr="00D46E05" w:rsidRDefault="00241C3E" w:rsidP="006935D7">
            <w:pPr>
              <w:numPr>
                <w:ilvl w:val="0"/>
                <w:numId w:val="25"/>
              </w:numPr>
              <w:rPr>
                <w:rFonts w:asciiTheme="minorHAnsi" w:hAnsiTheme="minorHAnsi" w:cstheme="minorHAnsi"/>
                <w:color w:val="000000"/>
                <w:sz w:val="22"/>
                <w:szCs w:val="22"/>
              </w:rPr>
            </w:pPr>
            <w:r w:rsidRPr="00D46E05">
              <w:rPr>
                <w:rFonts w:asciiTheme="minorHAnsi" w:hAnsiTheme="minorHAnsi" w:cstheme="minorHAnsi"/>
                <w:color w:val="000000"/>
                <w:sz w:val="22"/>
                <w:szCs w:val="22"/>
              </w:rPr>
              <w:t xml:space="preserve"> </w:t>
            </w:r>
            <w:r w:rsidR="00F911F6">
              <w:rPr>
                <w:rFonts w:asciiTheme="minorHAnsi" w:hAnsiTheme="minorHAnsi" w:cstheme="minorHAnsi"/>
                <w:color w:val="000000"/>
                <w:sz w:val="22"/>
                <w:szCs w:val="22"/>
              </w:rPr>
              <w:t>Does not engage in climate science</w:t>
            </w:r>
          </w:p>
          <w:p w14:paraId="7300F645" w14:textId="77777777" w:rsidR="000F4349" w:rsidRPr="00D46E05" w:rsidRDefault="000F4349" w:rsidP="00077962">
            <w:pPr>
              <w:rPr>
                <w:rFonts w:asciiTheme="minorHAnsi" w:hAnsiTheme="minorHAnsi" w:cstheme="minorHAnsi"/>
                <w:color w:val="000000"/>
                <w:sz w:val="22"/>
                <w:szCs w:val="22"/>
              </w:rPr>
            </w:pPr>
          </w:p>
        </w:tc>
      </w:tr>
    </w:tbl>
    <w:p w14:paraId="72628643" w14:textId="77777777" w:rsidR="00554574" w:rsidRPr="00D46E05" w:rsidRDefault="00554574" w:rsidP="00851BB5">
      <w:pPr>
        <w:rPr>
          <w:rFonts w:asciiTheme="minorHAnsi" w:hAnsiTheme="minorHAnsi" w:cstheme="minorHAnsi"/>
          <w:sz w:val="22"/>
          <w:szCs w:val="22"/>
        </w:rPr>
      </w:pPr>
    </w:p>
    <w:tbl>
      <w:tblPr>
        <w:tblW w:w="9385" w:type="dxa"/>
        <w:tblInd w:w="6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99FF"/>
        <w:tblLook w:val="01E0" w:firstRow="1" w:lastRow="1" w:firstColumn="1" w:lastColumn="1" w:noHBand="0" w:noVBand="0"/>
      </w:tblPr>
      <w:tblGrid>
        <w:gridCol w:w="745"/>
        <w:gridCol w:w="1119"/>
        <w:gridCol w:w="7521"/>
      </w:tblGrid>
      <w:tr w:rsidR="00EB315F" w:rsidRPr="00D46E05" w14:paraId="573E4A0D" w14:textId="77777777" w:rsidTr="00DB2173">
        <w:trPr>
          <w:trHeight w:val="346"/>
        </w:trPr>
        <w:tc>
          <w:tcPr>
            <w:tcW w:w="745" w:type="dxa"/>
            <w:tcBorders>
              <w:top w:val="single" w:sz="4" w:space="0" w:color="auto"/>
              <w:left w:val="single" w:sz="4" w:space="0" w:color="auto"/>
              <w:bottom w:val="single" w:sz="4" w:space="0" w:color="auto"/>
              <w:right w:val="single" w:sz="4" w:space="0" w:color="auto"/>
            </w:tcBorders>
            <w:shd w:val="clear" w:color="auto" w:fill="C6D9F1"/>
            <w:vAlign w:val="center"/>
          </w:tcPr>
          <w:p w14:paraId="48C5B0F9" w14:textId="77777777" w:rsidR="00EB315F" w:rsidRPr="00D46E05" w:rsidRDefault="00EB315F" w:rsidP="00EB315F">
            <w:pPr>
              <w:rPr>
                <w:rFonts w:asciiTheme="minorHAnsi" w:hAnsiTheme="minorHAnsi" w:cstheme="minorHAnsi"/>
                <w:b/>
                <w:sz w:val="22"/>
                <w:szCs w:val="22"/>
              </w:rPr>
            </w:pPr>
            <w:r w:rsidRPr="00D46E05">
              <w:rPr>
                <w:rFonts w:asciiTheme="minorHAnsi" w:hAnsiTheme="minorHAnsi" w:cstheme="minorHAnsi"/>
                <w:b/>
                <w:sz w:val="22"/>
                <w:szCs w:val="22"/>
              </w:rPr>
              <w:t>E3.6</w:t>
            </w:r>
          </w:p>
        </w:tc>
        <w:tc>
          <w:tcPr>
            <w:tcW w:w="8640" w:type="dxa"/>
            <w:gridSpan w:val="2"/>
            <w:tcBorders>
              <w:top w:val="single" w:sz="4" w:space="0" w:color="auto"/>
              <w:left w:val="single" w:sz="4" w:space="0" w:color="auto"/>
              <w:bottom w:val="single" w:sz="4" w:space="0" w:color="auto"/>
              <w:right w:val="single" w:sz="4" w:space="0" w:color="auto"/>
            </w:tcBorders>
            <w:shd w:val="clear" w:color="auto" w:fill="C6D9F1"/>
            <w:vAlign w:val="center"/>
          </w:tcPr>
          <w:p w14:paraId="63232B3A" w14:textId="77777777" w:rsidR="00EB315F" w:rsidRPr="00D46E05" w:rsidRDefault="00EB315F" w:rsidP="00EB315F">
            <w:pPr>
              <w:rPr>
                <w:rFonts w:asciiTheme="minorHAnsi" w:hAnsiTheme="minorHAnsi" w:cstheme="minorHAnsi"/>
                <w:sz w:val="22"/>
                <w:szCs w:val="22"/>
              </w:rPr>
            </w:pPr>
            <w:r w:rsidRPr="00D46E05">
              <w:rPr>
                <w:rFonts w:asciiTheme="minorHAnsi" w:hAnsiTheme="minorHAnsi" w:cstheme="minorHAnsi"/>
                <w:sz w:val="22"/>
                <w:szCs w:val="22"/>
              </w:rPr>
              <w:t>What will be required of the participants?</w:t>
            </w:r>
          </w:p>
        </w:tc>
      </w:tr>
      <w:tr w:rsidR="00E20558" w:rsidRPr="00D46E05" w14:paraId="416BFC93" w14:textId="77777777" w:rsidTr="008B1C55">
        <w:tblPrEx>
          <w:shd w:val="pct12" w:color="auto" w:fill="auto"/>
          <w:tblLook w:val="0000" w:firstRow="0" w:lastRow="0" w:firstColumn="0" w:lastColumn="0" w:noHBand="0" w:noVBand="0"/>
        </w:tblPrEx>
        <w:tc>
          <w:tcPr>
            <w:tcW w:w="745" w:type="dxa"/>
            <w:tcBorders>
              <w:top w:val="single" w:sz="4" w:space="0" w:color="auto"/>
              <w:left w:val="nil"/>
              <w:bottom w:val="nil"/>
              <w:right w:val="single" w:sz="4" w:space="0" w:color="auto"/>
            </w:tcBorders>
            <w:shd w:val="clear" w:color="auto" w:fill="auto"/>
          </w:tcPr>
          <w:p w14:paraId="0BABC9D7" w14:textId="77777777" w:rsidR="00E20558" w:rsidRPr="00D46E05" w:rsidRDefault="00E20558" w:rsidP="00EB315F">
            <w:pPr>
              <w:rPr>
                <w:rFonts w:asciiTheme="minorHAnsi" w:hAnsiTheme="minorHAnsi" w:cstheme="minorHAnsi"/>
                <w:b/>
                <w:sz w:val="22"/>
                <w:szCs w:val="22"/>
              </w:rPr>
            </w:pPr>
          </w:p>
        </w:tc>
        <w:tc>
          <w:tcPr>
            <w:tcW w:w="1119" w:type="dxa"/>
            <w:tcBorders>
              <w:top w:val="nil"/>
              <w:left w:val="single" w:sz="4" w:space="0" w:color="auto"/>
              <w:bottom w:val="single" w:sz="4" w:space="0" w:color="auto"/>
              <w:right w:val="single" w:sz="4" w:space="0" w:color="auto"/>
            </w:tcBorders>
            <w:shd w:val="clear" w:color="auto" w:fill="CCC0D9"/>
          </w:tcPr>
          <w:p w14:paraId="586AECE9" w14:textId="77777777" w:rsidR="00E20558" w:rsidRPr="00D46E05" w:rsidRDefault="00E20558" w:rsidP="00EB315F">
            <w:pPr>
              <w:rPr>
                <w:rFonts w:asciiTheme="minorHAnsi" w:hAnsiTheme="minorHAnsi" w:cstheme="minorHAnsi"/>
                <w:sz w:val="22"/>
                <w:szCs w:val="22"/>
              </w:rPr>
            </w:pPr>
            <w:r w:rsidRPr="00D46E05">
              <w:rPr>
                <w:rFonts w:asciiTheme="minorHAnsi" w:hAnsiTheme="minorHAnsi" w:cstheme="minorHAnsi"/>
                <w:b/>
                <w:sz w:val="22"/>
                <w:szCs w:val="22"/>
              </w:rPr>
              <w:t xml:space="preserve">Details </w:t>
            </w:r>
          </w:p>
          <w:p w14:paraId="190F7C24" w14:textId="77777777" w:rsidR="00E20558" w:rsidRPr="00D46E05" w:rsidRDefault="00E20558" w:rsidP="00EB315F">
            <w:pPr>
              <w:rPr>
                <w:rFonts w:asciiTheme="minorHAnsi" w:hAnsiTheme="minorHAnsi" w:cstheme="minorHAnsi"/>
                <w:sz w:val="22"/>
                <w:szCs w:val="22"/>
              </w:rPr>
            </w:pPr>
            <w:r w:rsidRPr="00D46E05">
              <w:rPr>
                <w:rFonts w:asciiTheme="minorHAnsi" w:hAnsiTheme="minorHAnsi" w:cstheme="minorHAnsi"/>
                <w:sz w:val="22"/>
                <w:szCs w:val="22"/>
              </w:rPr>
              <w:t>(Max 300 words)</w:t>
            </w:r>
          </w:p>
        </w:tc>
        <w:tc>
          <w:tcPr>
            <w:tcW w:w="7521" w:type="dxa"/>
            <w:tcBorders>
              <w:top w:val="nil"/>
              <w:left w:val="single" w:sz="4" w:space="0" w:color="auto"/>
              <w:bottom w:val="single" w:sz="4" w:space="0" w:color="auto"/>
              <w:right w:val="single" w:sz="4" w:space="0" w:color="auto"/>
            </w:tcBorders>
          </w:tcPr>
          <w:p w14:paraId="021A2E39" w14:textId="4CF43B49" w:rsidR="00E20558" w:rsidRPr="00D46E05" w:rsidRDefault="00F911F6" w:rsidP="00EB315F">
            <w:pPr>
              <w:rPr>
                <w:rFonts w:asciiTheme="minorHAnsi" w:hAnsiTheme="minorHAnsi" w:cstheme="minorHAnsi"/>
                <w:sz w:val="22"/>
                <w:szCs w:val="22"/>
              </w:rPr>
            </w:pPr>
            <w:r>
              <w:rPr>
                <w:rFonts w:asciiTheme="minorHAnsi" w:hAnsiTheme="minorHAnsi" w:cstheme="minorHAnsi"/>
                <w:sz w:val="22"/>
                <w:szCs w:val="22"/>
              </w:rPr>
              <w:t xml:space="preserve">Participants will answer a number of demographic questions, then answer </w:t>
            </w:r>
            <w:r w:rsidR="003325B7">
              <w:rPr>
                <w:rFonts w:asciiTheme="minorHAnsi" w:hAnsiTheme="minorHAnsi" w:cstheme="minorHAnsi"/>
                <w:sz w:val="22"/>
                <w:szCs w:val="22"/>
              </w:rPr>
              <w:t xml:space="preserve">a series of </w:t>
            </w:r>
            <w:r w:rsidR="00597F1A">
              <w:rPr>
                <w:rFonts w:asciiTheme="minorHAnsi" w:hAnsiTheme="minorHAnsi" w:cstheme="minorHAnsi"/>
                <w:sz w:val="22"/>
                <w:szCs w:val="22"/>
              </w:rPr>
              <w:t xml:space="preserve">6 </w:t>
            </w:r>
            <w:r w:rsidR="003325B7">
              <w:rPr>
                <w:rFonts w:asciiTheme="minorHAnsi" w:hAnsiTheme="minorHAnsi" w:cstheme="minorHAnsi"/>
                <w:sz w:val="22"/>
                <w:szCs w:val="22"/>
              </w:rPr>
              <w:t>questionnaires in randomised order</w:t>
            </w:r>
            <w:r w:rsidR="00233B58">
              <w:rPr>
                <w:rFonts w:asciiTheme="minorHAnsi" w:hAnsiTheme="minorHAnsi" w:cstheme="minorHAnsi"/>
                <w:sz w:val="22"/>
                <w:szCs w:val="22"/>
              </w:rPr>
              <w:t xml:space="preserve">. They will also be asked to answer </w:t>
            </w:r>
            <w:r w:rsidR="005E5C0D">
              <w:rPr>
                <w:rFonts w:asciiTheme="minorHAnsi" w:hAnsiTheme="minorHAnsi" w:cstheme="minorHAnsi"/>
                <w:sz w:val="22"/>
                <w:szCs w:val="22"/>
              </w:rPr>
              <w:t xml:space="preserve">5 open-ended questions (please see attached survey export for full survey). </w:t>
            </w:r>
            <w:r w:rsidR="00EE1BEF">
              <w:rPr>
                <w:rFonts w:asciiTheme="minorHAnsi" w:hAnsiTheme="minorHAnsi" w:cstheme="minorHAnsi"/>
                <w:sz w:val="22"/>
                <w:szCs w:val="22"/>
              </w:rPr>
              <w:t xml:space="preserve">The survey </w:t>
            </w:r>
            <w:r w:rsidR="008407ED">
              <w:rPr>
                <w:rFonts w:asciiTheme="minorHAnsi" w:hAnsiTheme="minorHAnsi" w:cstheme="minorHAnsi"/>
                <w:sz w:val="22"/>
                <w:szCs w:val="22"/>
              </w:rPr>
              <w:t>should take approximately 20 minutes</w:t>
            </w:r>
            <w:r w:rsidR="00F01696">
              <w:rPr>
                <w:rFonts w:asciiTheme="minorHAnsi" w:hAnsiTheme="minorHAnsi" w:cstheme="minorHAnsi"/>
                <w:sz w:val="22"/>
                <w:szCs w:val="22"/>
              </w:rPr>
              <w:t xml:space="preserve"> to complete. </w:t>
            </w:r>
          </w:p>
        </w:tc>
      </w:tr>
    </w:tbl>
    <w:p w14:paraId="66C57243" w14:textId="77777777" w:rsidR="006A678D" w:rsidRPr="00D46E05" w:rsidRDefault="00195DFF" w:rsidP="00195DFF">
      <w:pPr>
        <w:ind w:left="851"/>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This must include a full and clear explanation of exactly what all participants/groups will be required to do in this project.  This should also include how much time participants will need to put aside to take part in this research.</w:t>
      </w:r>
    </w:p>
    <w:p w14:paraId="3FBD6389" w14:textId="77777777" w:rsidR="00195DFF" w:rsidRPr="00D46E05" w:rsidRDefault="00195DFF" w:rsidP="00851BB5">
      <w:pPr>
        <w:rPr>
          <w:rFonts w:asciiTheme="minorHAnsi" w:hAnsiTheme="minorHAnsi" w:cstheme="minorHAnsi"/>
          <w:sz w:val="22"/>
          <w:szCs w:val="22"/>
        </w:rPr>
      </w:pPr>
    </w:p>
    <w:tbl>
      <w:tblPr>
        <w:tblW w:w="9385" w:type="dxa"/>
        <w:tblInd w:w="6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99FF"/>
        <w:tblLook w:val="01E0" w:firstRow="1" w:lastRow="1" w:firstColumn="1" w:lastColumn="1" w:noHBand="0" w:noVBand="0"/>
      </w:tblPr>
      <w:tblGrid>
        <w:gridCol w:w="745"/>
        <w:gridCol w:w="1119"/>
        <w:gridCol w:w="7521"/>
      </w:tblGrid>
      <w:tr w:rsidR="00EB315F" w:rsidRPr="00D46E05" w14:paraId="3DD2FC4A" w14:textId="77777777" w:rsidTr="00DB2173">
        <w:trPr>
          <w:trHeight w:val="346"/>
        </w:trPr>
        <w:tc>
          <w:tcPr>
            <w:tcW w:w="745" w:type="dxa"/>
            <w:tcBorders>
              <w:top w:val="single" w:sz="4" w:space="0" w:color="auto"/>
              <w:left w:val="single" w:sz="4" w:space="0" w:color="auto"/>
              <w:bottom w:val="single" w:sz="4" w:space="0" w:color="auto"/>
              <w:right w:val="single" w:sz="4" w:space="0" w:color="auto"/>
            </w:tcBorders>
            <w:shd w:val="clear" w:color="auto" w:fill="C6D9F1"/>
            <w:vAlign w:val="center"/>
          </w:tcPr>
          <w:p w14:paraId="5FA04786" w14:textId="77777777" w:rsidR="00EB315F" w:rsidRPr="00D46E05" w:rsidRDefault="00EB315F" w:rsidP="00EB315F">
            <w:pPr>
              <w:rPr>
                <w:rFonts w:asciiTheme="minorHAnsi" w:hAnsiTheme="minorHAnsi" w:cstheme="minorHAnsi"/>
                <w:b/>
                <w:sz w:val="22"/>
                <w:szCs w:val="22"/>
              </w:rPr>
            </w:pPr>
            <w:r w:rsidRPr="00D46E05">
              <w:rPr>
                <w:rFonts w:asciiTheme="minorHAnsi" w:hAnsiTheme="minorHAnsi" w:cstheme="minorHAnsi"/>
                <w:b/>
                <w:sz w:val="22"/>
                <w:szCs w:val="22"/>
              </w:rPr>
              <w:t>E3.7</w:t>
            </w:r>
          </w:p>
        </w:tc>
        <w:tc>
          <w:tcPr>
            <w:tcW w:w="8640" w:type="dxa"/>
            <w:gridSpan w:val="2"/>
            <w:tcBorders>
              <w:top w:val="single" w:sz="4" w:space="0" w:color="auto"/>
              <w:left w:val="single" w:sz="4" w:space="0" w:color="auto"/>
              <w:bottom w:val="single" w:sz="4" w:space="0" w:color="auto"/>
              <w:right w:val="single" w:sz="4" w:space="0" w:color="auto"/>
            </w:tcBorders>
            <w:shd w:val="clear" w:color="auto" w:fill="C6D9F1"/>
            <w:vAlign w:val="center"/>
          </w:tcPr>
          <w:p w14:paraId="22E4C7D5" w14:textId="77777777" w:rsidR="00EB315F" w:rsidRPr="00D46E05" w:rsidRDefault="00EB315F" w:rsidP="00EB315F">
            <w:pPr>
              <w:rPr>
                <w:rFonts w:asciiTheme="minorHAnsi" w:hAnsiTheme="minorHAnsi" w:cstheme="minorHAnsi"/>
                <w:color w:val="000000"/>
                <w:sz w:val="22"/>
                <w:szCs w:val="22"/>
              </w:rPr>
            </w:pPr>
            <w:r w:rsidRPr="00D46E05">
              <w:rPr>
                <w:rFonts w:asciiTheme="minorHAnsi" w:hAnsiTheme="minorHAnsi" w:cstheme="minorHAnsi"/>
                <w:sz w:val="22"/>
                <w:szCs w:val="22"/>
              </w:rPr>
              <w:t xml:space="preserve">What, if any, are the benefits of this research for participants, the wider community or both?  </w:t>
            </w:r>
          </w:p>
        </w:tc>
      </w:tr>
      <w:tr w:rsidR="00E20558" w:rsidRPr="00D46E05" w14:paraId="1D7993BD" w14:textId="77777777" w:rsidTr="008B1C55">
        <w:tblPrEx>
          <w:shd w:val="pct12" w:color="auto" w:fill="auto"/>
          <w:tblLook w:val="0000" w:firstRow="0" w:lastRow="0" w:firstColumn="0" w:lastColumn="0" w:noHBand="0" w:noVBand="0"/>
        </w:tblPrEx>
        <w:tc>
          <w:tcPr>
            <w:tcW w:w="720" w:type="dxa"/>
            <w:tcBorders>
              <w:top w:val="single" w:sz="4" w:space="0" w:color="auto"/>
              <w:left w:val="nil"/>
              <w:bottom w:val="nil"/>
              <w:right w:val="single" w:sz="4" w:space="0" w:color="auto"/>
            </w:tcBorders>
            <w:shd w:val="clear" w:color="auto" w:fill="auto"/>
          </w:tcPr>
          <w:p w14:paraId="6225686A" w14:textId="77777777" w:rsidR="00E20558" w:rsidRPr="00D46E05" w:rsidRDefault="00E20558" w:rsidP="00EB315F">
            <w:pPr>
              <w:rPr>
                <w:rFonts w:asciiTheme="minorHAnsi" w:hAnsiTheme="minorHAnsi" w:cstheme="minorHAnsi"/>
                <w:b/>
                <w:color w:val="000000"/>
                <w:sz w:val="22"/>
                <w:szCs w:val="22"/>
              </w:rPr>
            </w:pPr>
          </w:p>
        </w:tc>
        <w:tc>
          <w:tcPr>
            <w:tcW w:w="1119" w:type="dxa"/>
            <w:tcBorders>
              <w:top w:val="nil"/>
              <w:left w:val="single" w:sz="4" w:space="0" w:color="auto"/>
              <w:bottom w:val="single" w:sz="4" w:space="0" w:color="auto"/>
              <w:right w:val="single" w:sz="4" w:space="0" w:color="auto"/>
            </w:tcBorders>
            <w:shd w:val="clear" w:color="auto" w:fill="CCC0D9"/>
          </w:tcPr>
          <w:p w14:paraId="502399ED" w14:textId="77777777" w:rsidR="00E20558" w:rsidRPr="00D46E05" w:rsidRDefault="00E20558" w:rsidP="00EB315F">
            <w:pPr>
              <w:rPr>
                <w:rFonts w:asciiTheme="minorHAnsi" w:hAnsiTheme="minorHAnsi" w:cstheme="minorHAnsi"/>
                <w:sz w:val="22"/>
                <w:szCs w:val="22"/>
              </w:rPr>
            </w:pPr>
            <w:r w:rsidRPr="00D46E05">
              <w:rPr>
                <w:rFonts w:asciiTheme="minorHAnsi" w:hAnsiTheme="minorHAnsi" w:cstheme="minorHAnsi"/>
                <w:b/>
                <w:sz w:val="22"/>
                <w:szCs w:val="22"/>
              </w:rPr>
              <w:t xml:space="preserve">Details </w:t>
            </w:r>
          </w:p>
          <w:p w14:paraId="00D4F6C3" w14:textId="77777777" w:rsidR="00E20558" w:rsidRPr="00D46E05" w:rsidRDefault="00E20558" w:rsidP="00EB315F">
            <w:pPr>
              <w:rPr>
                <w:rFonts w:asciiTheme="minorHAnsi" w:hAnsiTheme="minorHAnsi" w:cstheme="minorHAnsi"/>
                <w:sz w:val="22"/>
                <w:szCs w:val="22"/>
              </w:rPr>
            </w:pPr>
            <w:r w:rsidRPr="00D46E05">
              <w:rPr>
                <w:rFonts w:asciiTheme="minorHAnsi" w:hAnsiTheme="minorHAnsi" w:cstheme="minorHAnsi"/>
                <w:sz w:val="22"/>
                <w:szCs w:val="22"/>
              </w:rPr>
              <w:t>(Max 300 words)</w:t>
            </w:r>
          </w:p>
        </w:tc>
        <w:tc>
          <w:tcPr>
            <w:tcW w:w="7521" w:type="dxa"/>
            <w:tcBorders>
              <w:top w:val="nil"/>
              <w:left w:val="single" w:sz="4" w:space="0" w:color="auto"/>
              <w:bottom w:val="single" w:sz="4" w:space="0" w:color="auto"/>
              <w:right w:val="single" w:sz="4" w:space="0" w:color="auto"/>
            </w:tcBorders>
          </w:tcPr>
          <w:p w14:paraId="0B57A41E" w14:textId="5B731CB2" w:rsidR="00E20558" w:rsidRDefault="00834EDA" w:rsidP="00EB315F">
            <w:pPr>
              <w:rPr>
                <w:rFonts w:asciiTheme="minorHAnsi" w:hAnsiTheme="minorHAnsi" w:cstheme="minorHAnsi"/>
                <w:color w:val="000000"/>
                <w:sz w:val="22"/>
                <w:szCs w:val="22"/>
              </w:rPr>
            </w:pPr>
            <w:r>
              <w:rPr>
                <w:rFonts w:asciiTheme="minorHAnsi" w:hAnsiTheme="minorHAnsi" w:cstheme="minorHAnsi"/>
                <w:color w:val="000000"/>
                <w:sz w:val="22"/>
                <w:szCs w:val="22"/>
              </w:rPr>
              <w:t xml:space="preserve">Climate scientists are </w:t>
            </w:r>
            <w:r w:rsidR="00FC02CD">
              <w:rPr>
                <w:rFonts w:asciiTheme="minorHAnsi" w:hAnsiTheme="minorHAnsi" w:cstheme="minorHAnsi"/>
                <w:color w:val="000000"/>
                <w:sz w:val="22"/>
                <w:szCs w:val="22"/>
              </w:rPr>
              <w:t xml:space="preserve">likely to be </w:t>
            </w:r>
            <w:r>
              <w:rPr>
                <w:rFonts w:asciiTheme="minorHAnsi" w:hAnsiTheme="minorHAnsi" w:cstheme="minorHAnsi"/>
                <w:color w:val="000000"/>
                <w:sz w:val="22"/>
                <w:szCs w:val="22"/>
              </w:rPr>
              <w:t>the first to fully comprehend the extent</w:t>
            </w:r>
            <w:r w:rsidR="00660766">
              <w:rPr>
                <w:rFonts w:asciiTheme="minorHAnsi" w:hAnsiTheme="minorHAnsi" w:cstheme="minorHAnsi"/>
                <w:color w:val="000000"/>
                <w:sz w:val="22"/>
                <w:szCs w:val="22"/>
              </w:rPr>
              <w:t xml:space="preserve"> </w:t>
            </w:r>
            <w:r w:rsidR="006E60B1">
              <w:rPr>
                <w:rFonts w:asciiTheme="minorHAnsi" w:hAnsiTheme="minorHAnsi" w:cstheme="minorHAnsi"/>
                <w:color w:val="000000"/>
                <w:sz w:val="22"/>
                <w:szCs w:val="22"/>
              </w:rPr>
              <w:t>and implications of climate change. Denial (and therefore</w:t>
            </w:r>
            <w:r w:rsidR="00D5360C">
              <w:rPr>
                <w:rFonts w:asciiTheme="minorHAnsi" w:hAnsiTheme="minorHAnsi" w:cstheme="minorHAnsi"/>
                <w:color w:val="000000"/>
                <w:sz w:val="22"/>
                <w:szCs w:val="22"/>
              </w:rPr>
              <w:t xml:space="preserve"> inaction on climate change) as a coping strategy is presumably not an option for these individuals. The experiences and coping strategies of climate scientists may provide further insi</w:t>
            </w:r>
            <w:r w:rsidR="00957630">
              <w:rPr>
                <w:rFonts w:asciiTheme="minorHAnsi" w:hAnsiTheme="minorHAnsi" w:cstheme="minorHAnsi"/>
                <w:color w:val="000000"/>
                <w:sz w:val="22"/>
                <w:szCs w:val="22"/>
              </w:rPr>
              <w:t>ghts that will aid in both the development of adaptive coping strategies and therefore action on climate change, as well as the prevention and treatment of climate-related psychological disorders in the general population.</w:t>
            </w:r>
            <w:r w:rsidR="0080348E">
              <w:rPr>
                <w:rFonts w:asciiTheme="minorHAnsi" w:hAnsiTheme="minorHAnsi" w:cstheme="minorHAnsi"/>
                <w:color w:val="000000"/>
                <w:sz w:val="22"/>
                <w:szCs w:val="22"/>
              </w:rPr>
              <w:t xml:space="preserve"> A further general benefit will be to have datasets from two points in time—one from 2017 and one from 2023—to provide a comparison</w:t>
            </w:r>
            <w:r w:rsidR="00805AE6">
              <w:rPr>
                <w:rFonts w:asciiTheme="minorHAnsi" w:hAnsiTheme="minorHAnsi" w:cstheme="minorHAnsi"/>
                <w:color w:val="000000"/>
                <w:sz w:val="22"/>
                <w:szCs w:val="22"/>
              </w:rPr>
              <w:t xml:space="preserve">. A number of reports from the IPCC and the UN have been published </w:t>
            </w:r>
            <w:r w:rsidR="00DA0AAD">
              <w:rPr>
                <w:rFonts w:asciiTheme="minorHAnsi" w:hAnsiTheme="minorHAnsi" w:cstheme="minorHAnsi"/>
                <w:color w:val="000000"/>
                <w:sz w:val="22"/>
                <w:szCs w:val="22"/>
              </w:rPr>
              <w:t>since 2017</w:t>
            </w:r>
            <w:r w:rsidR="00BB19B4">
              <w:rPr>
                <w:rFonts w:asciiTheme="minorHAnsi" w:hAnsiTheme="minorHAnsi" w:cstheme="minorHAnsi"/>
                <w:color w:val="000000"/>
                <w:sz w:val="22"/>
                <w:szCs w:val="22"/>
              </w:rPr>
              <w:t>,</w:t>
            </w:r>
            <w:r w:rsidR="00DA0AAD">
              <w:rPr>
                <w:rFonts w:asciiTheme="minorHAnsi" w:hAnsiTheme="minorHAnsi" w:cstheme="minorHAnsi"/>
                <w:color w:val="000000"/>
                <w:sz w:val="22"/>
                <w:szCs w:val="22"/>
              </w:rPr>
              <w:t xml:space="preserve"> </w:t>
            </w:r>
            <w:r w:rsidR="00AC7292">
              <w:rPr>
                <w:rFonts w:asciiTheme="minorHAnsi" w:hAnsiTheme="minorHAnsi" w:cstheme="minorHAnsi"/>
                <w:color w:val="000000"/>
                <w:sz w:val="22"/>
                <w:szCs w:val="22"/>
              </w:rPr>
              <w:t xml:space="preserve">significant </w:t>
            </w:r>
            <w:r w:rsidR="00A73F51">
              <w:rPr>
                <w:rFonts w:asciiTheme="minorHAnsi" w:hAnsiTheme="minorHAnsi" w:cstheme="minorHAnsi"/>
                <w:color w:val="000000"/>
                <w:sz w:val="22"/>
                <w:szCs w:val="22"/>
              </w:rPr>
              <w:t>effects</w:t>
            </w:r>
            <w:r w:rsidR="002370CE">
              <w:rPr>
                <w:rFonts w:asciiTheme="minorHAnsi" w:hAnsiTheme="minorHAnsi" w:cstheme="minorHAnsi"/>
                <w:color w:val="000000"/>
                <w:sz w:val="22"/>
                <w:szCs w:val="22"/>
              </w:rPr>
              <w:t xml:space="preserve"> of </w:t>
            </w:r>
            <w:r w:rsidR="006572AB">
              <w:rPr>
                <w:rFonts w:asciiTheme="minorHAnsi" w:hAnsiTheme="minorHAnsi" w:cstheme="minorHAnsi"/>
                <w:color w:val="000000"/>
                <w:sz w:val="22"/>
                <w:szCs w:val="22"/>
              </w:rPr>
              <w:t>climate change have been notable</w:t>
            </w:r>
            <w:r w:rsidR="008D238D">
              <w:rPr>
                <w:rFonts w:asciiTheme="minorHAnsi" w:hAnsiTheme="minorHAnsi" w:cstheme="minorHAnsi"/>
                <w:color w:val="000000"/>
                <w:sz w:val="22"/>
                <w:szCs w:val="22"/>
              </w:rPr>
              <w:t xml:space="preserve"> in the last 6 years (e.g., Black Summer, </w:t>
            </w:r>
            <w:r w:rsidR="00534A61">
              <w:rPr>
                <w:rFonts w:asciiTheme="minorHAnsi" w:hAnsiTheme="minorHAnsi" w:cstheme="minorHAnsi"/>
                <w:color w:val="000000"/>
                <w:sz w:val="22"/>
                <w:szCs w:val="22"/>
              </w:rPr>
              <w:t>serious flooding in Australia</w:t>
            </w:r>
            <w:r w:rsidR="00521734">
              <w:rPr>
                <w:rFonts w:asciiTheme="minorHAnsi" w:hAnsiTheme="minorHAnsi" w:cstheme="minorHAnsi"/>
                <w:color w:val="000000"/>
                <w:sz w:val="22"/>
                <w:szCs w:val="22"/>
              </w:rPr>
              <w:t xml:space="preserve"> and</w:t>
            </w:r>
            <w:r w:rsidR="00534A61">
              <w:rPr>
                <w:rFonts w:asciiTheme="minorHAnsi" w:hAnsiTheme="minorHAnsi" w:cstheme="minorHAnsi"/>
                <w:color w:val="000000"/>
                <w:sz w:val="22"/>
                <w:szCs w:val="22"/>
              </w:rPr>
              <w:t xml:space="preserve"> Pakistan, heat dome over </w:t>
            </w:r>
            <w:r w:rsidR="0067077B">
              <w:rPr>
                <w:rFonts w:asciiTheme="minorHAnsi" w:hAnsiTheme="minorHAnsi" w:cstheme="minorHAnsi"/>
                <w:color w:val="000000"/>
                <w:sz w:val="22"/>
                <w:szCs w:val="22"/>
              </w:rPr>
              <w:t>northwestern US in 2021, etc.)</w:t>
            </w:r>
            <w:r w:rsidR="00BB19B4">
              <w:rPr>
                <w:rFonts w:asciiTheme="minorHAnsi" w:hAnsiTheme="minorHAnsi" w:cstheme="minorHAnsi"/>
                <w:color w:val="000000"/>
                <w:sz w:val="22"/>
                <w:szCs w:val="22"/>
              </w:rPr>
              <w:t>, and political progress on meeting climate targets has been slow</w:t>
            </w:r>
            <w:r w:rsidR="00984257">
              <w:rPr>
                <w:rFonts w:asciiTheme="minorHAnsi" w:hAnsiTheme="minorHAnsi" w:cstheme="minorHAnsi"/>
                <w:color w:val="000000"/>
                <w:sz w:val="22"/>
                <w:szCs w:val="22"/>
              </w:rPr>
              <w:t xml:space="preserve">, so it will be interesting to assess any differences from these two points in time. </w:t>
            </w:r>
            <w:r w:rsidR="0067077B">
              <w:rPr>
                <w:rFonts w:asciiTheme="minorHAnsi" w:hAnsiTheme="minorHAnsi" w:cstheme="minorHAnsi"/>
                <w:color w:val="000000"/>
                <w:sz w:val="22"/>
                <w:szCs w:val="22"/>
              </w:rPr>
              <w:t xml:space="preserve"> </w:t>
            </w:r>
          </w:p>
          <w:p w14:paraId="757F047C" w14:textId="77777777" w:rsidR="00957630" w:rsidRDefault="00957630" w:rsidP="00EB315F">
            <w:pPr>
              <w:rPr>
                <w:rFonts w:asciiTheme="minorHAnsi" w:hAnsiTheme="minorHAnsi" w:cstheme="minorHAnsi"/>
                <w:color w:val="000000"/>
                <w:sz w:val="22"/>
                <w:szCs w:val="22"/>
              </w:rPr>
            </w:pPr>
          </w:p>
          <w:p w14:paraId="050B4C45" w14:textId="47ABD095" w:rsidR="00957630" w:rsidRPr="00D46E05" w:rsidRDefault="00323954" w:rsidP="00EB315F">
            <w:pPr>
              <w:rPr>
                <w:rFonts w:asciiTheme="minorHAnsi" w:hAnsiTheme="minorHAnsi" w:cstheme="minorHAnsi"/>
                <w:color w:val="000000"/>
                <w:sz w:val="22"/>
                <w:szCs w:val="22"/>
              </w:rPr>
            </w:pPr>
            <w:r>
              <w:rPr>
                <w:rFonts w:asciiTheme="minorHAnsi" w:hAnsiTheme="minorHAnsi" w:cstheme="minorHAnsi"/>
                <w:color w:val="000000"/>
                <w:sz w:val="22"/>
                <w:szCs w:val="22"/>
              </w:rPr>
              <w:t xml:space="preserve">Participants may experience some feelings of validation that the research is </w:t>
            </w:r>
            <w:r w:rsidR="00516592">
              <w:rPr>
                <w:rFonts w:asciiTheme="minorHAnsi" w:hAnsiTheme="minorHAnsi" w:cstheme="minorHAnsi"/>
                <w:color w:val="000000"/>
                <w:sz w:val="22"/>
                <w:szCs w:val="22"/>
              </w:rPr>
              <w:t xml:space="preserve">occurring in that it recognises the unique stressors climate scientists may face, and may appreciate the opportunity to discuss their experiences as a climate scientist. </w:t>
            </w:r>
          </w:p>
        </w:tc>
      </w:tr>
    </w:tbl>
    <w:p w14:paraId="5C258021" w14:textId="77777777" w:rsidR="00554574" w:rsidRPr="00D46E05" w:rsidRDefault="00554574" w:rsidP="00851BB5">
      <w:pPr>
        <w:rPr>
          <w:rFonts w:asciiTheme="minorHAnsi" w:hAnsiTheme="minorHAnsi" w:cstheme="minorHAnsi"/>
          <w:sz w:val="22"/>
          <w:szCs w:val="22"/>
        </w:rPr>
      </w:pPr>
    </w:p>
    <w:tbl>
      <w:tblPr>
        <w:tblW w:w="9390" w:type="dxa"/>
        <w:tblInd w:w="6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2" w:color="auto" w:fill="auto"/>
        <w:tblLook w:val="01E0" w:firstRow="1" w:lastRow="1" w:firstColumn="1" w:lastColumn="1" w:noHBand="0" w:noVBand="0"/>
      </w:tblPr>
      <w:tblGrid>
        <w:gridCol w:w="749"/>
        <w:gridCol w:w="6638"/>
        <w:gridCol w:w="523"/>
        <w:gridCol w:w="360"/>
        <w:gridCol w:w="242"/>
        <w:gridCol w:w="518"/>
        <w:gridCol w:w="360"/>
      </w:tblGrid>
      <w:tr w:rsidR="00077962" w:rsidRPr="00D46E05" w14:paraId="04A92D78" w14:textId="77777777" w:rsidTr="00DB2173">
        <w:trPr>
          <w:trHeight w:val="346"/>
        </w:trPr>
        <w:tc>
          <w:tcPr>
            <w:tcW w:w="749" w:type="dxa"/>
            <w:tcBorders>
              <w:top w:val="single" w:sz="4" w:space="0" w:color="auto"/>
              <w:bottom w:val="single" w:sz="4" w:space="0" w:color="auto"/>
              <w:right w:val="single" w:sz="4" w:space="0" w:color="auto"/>
            </w:tcBorders>
            <w:shd w:val="clear" w:color="auto" w:fill="C6D9F1"/>
            <w:vAlign w:val="center"/>
          </w:tcPr>
          <w:p w14:paraId="25B1589B" w14:textId="77777777" w:rsidR="00077962" w:rsidRPr="00D46E05" w:rsidRDefault="00077962" w:rsidP="00077962">
            <w:pPr>
              <w:rPr>
                <w:rFonts w:asciiTheme="minorHAnsi" w:hAnsiTheme="minorHAnsi" w:cstheme="minorHAnsi"/>
                <w:b/>
                <w:sz w:val="22"/>
                <w:szCs w:val="22"/>
              </w:rPr>
            </w:pPr>
            <w:r w:rsidRPr="00D46E05">
              <w:rPr>
                <w:rFonts w:asciiTheme="minorHAnsi" w:hAnsiTheme="minorHAnsi" w:cstheme="minorHAnsi"/>
                <w:b/>
                <w:sz w:val="22"/>
                <w:szCs w:val="22"/>
              </w:rPr>
              <w:t>E3.8</w:t>
            </w:r>
          </w:p>
        </w:tc>
        <w:tc>
          <w:tcPr>
            <w:tcW w:w="6638" w:type="dxa"/>
            <w:tcBorders>
              <w:top w:val="single" w:sz="4" w:space="0" w:color="auto"/>
              <w:left w:val="single" w:sz="4" w:space="0" w:color="auto"/>
              <w:bottom w:val="single" w:sz="4" w:space="0" w:color="auto"/>
              <w:right w:val="single" w:sz="4" w:space="0" w:color="auto"/>
            </w:tcBorders>
            <w:shd w:val="clear" w:color="auto" w:fill="C6D9F1"/>
            <w:vAlign w:val="center"/>
          </w:tcPr>
          <w:p w14:paraId="1FA0EFAD" w14:textId="77777777" w:rsidR="00A76F74" w:rsidRPr="00D46E05" w:rsidRDefault="00077962" w:rsidP="00F50C27">
            <w:pPr>
              <w:rPr>
                <w:rFonts w:asciiTheme="minorHAnsi" w:hAnsiTheme="minorHAnsi" w:cstheme="minorHAnsi"/>
                <w:color w:val="000000"/>
                <w:sz w:val="22"/>
                <w:szCs w:val="22"/>
              </w:rPr>
            </w:pPr>
            <w:r w:rsidRPr="00D46E05">
              <w:rPr>
                <w:rFonts w:asciiTheme="minorHAnsi" w:hAnsiTheme="minorHAnsi" w:cstheme="minorHAnsi"/>
                <w:sz w:val="22"/>
                <w:szCs w:val="22"/>
              </w:rPr>
              <w:t xml:space="preserve">Will participants receive </w:t>
            </w:r>
            <w:r w:rsidR="0037505B" w:rsidRPr="00D46E05">
              <w:rPr>
                <w:rFonts w:asciiTheme="minorHAnsi" w:hAnsiTheme="minorHAnsi" w:cstheme="minorHAnsi"/>
                <w:sz w:val="22"/>
                <w:szCs w:val="22"/>
              </w:rPr>
              <w:t>reimbursement, payment or</w:t>
            </w:r>
            <w:r w:rsidRPr="00D46E05">
              <w:rPr>
                <w:rFonts w:asciiTheme="minorHAnsi" w:hAnsiTheme="minorHAnsi" w:cstheme="minorHAnsi"/>
                <w:sz w:val="22"/>
                <w:szCs w:val="22"/>
              </w:rPr>
              <w:t xml:space="preserve"> rewards</w:t>
            </w:r>
            <w:r w:rsidR="0037505B" w:rsidRPr="00D46E05">
              <w:rPr>
                <w:rFonts w:asciiTheme="minorHAnsi" w:hAnsiTheme="minorHAnsi" w:cstheme="minorHAnsi"/>
                <w:sz w:val="22"/>
                <w:szCs w:val="22"/>
              </w:rPr>
              <w:t xml:space="preserve"> </w:t>
            </w:r>
            <w:r w:rsidRPr="00D46E05">
              <w:rPr>
                <w:rFonts w:asciiTheme="minorHAnsi" w:hAnsiTheme="minorHAnsi" w:cstheme="minorHAnsi"/>
                <w:sz w:val="22"/>
                <w:szCs w:val="22"/>
              </w:rPr>
              <w:t>for participating in th</w:t>
            </w:r>
            <w:r w:rsidR="0037505B" w:rsidRPr="00D46E05">
              <w:rPr>
                <w:rFonts w:asciiTheme="minorHAnsi" w:hAnsiTheme="minorHAnsi" w:cstheme="minorHAnsi"/>
                <w:sz w:val="22"/>
                <w:szCs w:val="22"/>
              </w:rPr>
              <w:t>is</w:t>
            </w:r>
            <w:r w:rsidRPr="00D46E05">
              <w:rPr>
                <w:rFonts w:asciiTheme="minorHAnsi" w:hAnsiTheme="minorHAnsi" w:cstheme="minorHAnsi"/>
                <w:sz w:val="22"/>
                <w:szCs w:val="22"/>
              </w:rPr>
              <w:t xml:space="preserve"> research?</w:t>
            </w:r>
            <w:r w:rsidRPr="00D46E05">
              <w:rPr>
                <w:rFonts w:asciiTheme="minorHAnsi" w:hAnsiTheme="minorHAnsi" w:cstheme="minorHAnsi"/>
                <w:color w:val="000000"/>
                <w:sz w:val="22"/>
                <w:szCs w:val="22"/>
              </w:rPr>
              <w:t xml:space="preserve"> </w:t>
            </w:r>
            <w:r w:rsidR="009A4328" w:rsidRPr="00D46E05">
              <w:rPr>
                <w:rFonts w:asciiTheme="minorHAnsi" w:hAnsiTheme="minorHAnsi" w:cstheme="minorHAnsi"/>
                <w:color w:val="000000"/>
                <w:sz w:val="22"/>
                <w:szCs w:val="22"/>
              </w:rPr>
              <w:t xml:space="preserve">  </w:t>
            </w:r>
          </w:p>
        </w:tc>
        <w:tc>
          <w:tcPr>
            <w:tcW w:w="523" w:type="dxa"/>
            <w:tcBorders>
              <w:top w:val="single" w:sz="4" w:space="0" w:color="auto"/>
              <w:left w:val="single" w:sz="4" w:space="0" w:color="auto"/>
              <w:bottom w:val="single" w:sz="4" w:space="0" w:color="auto"/>
              <w:right w:val="single" w:sz="4" w:space="0" w:color="auto"/>
            </w:tcBorders>
            <w:shd w:val="clear" w:color="auto" w:fill="C6D9F1"/>
            <w:vAlign w:val="center"/>
          </w:tcPr>
          <w:p w14:paraId="7C17909E" w14:textId="77777777" w:rsidR="00077962" w:rsidRPr="00D46E05" w:rsidRDefault="00077962" w:rsidP="00077962">
            <w:pPr>
              <w:rPr>
                <w:rFonts w:asciiTheme="minorHAnsi" w:hAnsiTheme="minorHAnsi" w:cstheme="minorHAnsi"/>
                <w:sz w:val="22"/>
                <w:szCs w:val="22"/>
              </w:rPr>
            </w:pPr>
            <w:r w:rsidRPr="00D46E05">
              <w:rPr>
                <w:rFonts w:asciiTheme="minorHAnsi" w:hAnsiTheme="minorHAnsi" w:cstheme="minorHAnsi"/>
                <w:sz w:val="22"/>
                <w:szCs w:val="22"/>
              </w:rPr>
              <w:t>Yes</w:t>
            </w:r>
          </w:p>
        </w:tc>
        <w:tc>
          <w:tcPr>
            <w:tcW w:w="360" w:type="dxa"/>
            <w:tcBorders>
              <w:top w:val="single" w:sz="4" w:space="0" w:color="auto"/>
              <w:left w:val="single" w:sz="4" w:space="0" w:color="auto"/>
              <w:bottom w:val="single" w:sz="4" w:space="0" w:color="auto"/>
              <w:right w:val="single" w:sz="4" w:space="0" w:color="auto"/>
            </w:tcBorders>
            <w:shd w:val="clear" w:color="auto" w:fill="C6D9F1"/>
            <w:vAlign w:val="center"/>
          </w:tcPr>
          <w:p w14:paraId="2F13F642" w14:textId="77777777" w:rsidR="00077962" w:rsidRPr="00D46E05" w:rsidRDefault="00077962" w:rsidP="00077962">
            <w:pPr>
              <w:rPr>
                <w:rFonts w:asciiTheme="minorHAnsi" w:hAnsiTheme="minorHAnsi" w:cstheme="minorHAnsi"/>
                <w:color w:val="000000"/>
                <w:sz w:val="22"/>
                <w:szCs w:val="22"/>
              </w:rPr>
            </w:pPr>
          </w:p>
        </w:tc>
        <w:tc>
          <w:tcPr>
            <w:tcW w:w="242" w:type="dxa"/>
            <w:tcBorders>
              <w:left w:val="single" w:sz="4" w:space="0" w:color="auto"/>
              <w:bottom w:val="single" w:sz="4" w:space="0" w:color="auto"/>
              <w:right w:val="single" w:sz="4" w:space="0" w:color="auto"/>
            </w:tcBorders>
            <w:shd w:val="clear" w:color="auto" w:fill="auto"/>
            <w:vAlign w:val="center"/>
          </w:tcPr>
          <w:p w14:paraId="2BDB1B5E" w14:textId="77777777" w:rsidR="00077962" w:rsidRPr="00D46E05" w:rsidRDefault="00077962" w:rsidP="00077962">
            <w:pPr>
              <w:rPr>
                <w:rFonts w:asciiTheme="minorHAnsi" w:hAnsiTheme="minorHAnsi" w:cstheme="minorHAnsi"/>
                <w:color w:val="000000"/>
                <w:sz w:val="22"/>
                <w:szCs w:val="22"/>
              </w:rPr>
            </w:pPr>
          </w:p>
        </w:tc>
        <w:tc>
          <w:tcPr>
            <w:tcW w:w="518" w:type="dxa"/>
            <w:tcBorders>
              <w:top w:val="single" w:sz="4" w:space="0" w:color="auto"/>
              <w:left w:val="single" w:sz="4" w:space="0" w:color="auto"/>
              <w:bottom w:val="single" w:sz="4" w:space="0" w:color="auto"/>
              <w:right w:val="single" w:sz="4" w:space="0" w:color="auto"/>
            </w:tcBorders>
            <w:shd w:val="clear" w:color="auto" w:fill="C6D9F1"/>
            <w:vAlign w:val="center"/>
          </w:tcPr>
          <w:p w14:paraId="0FB5B360" w14:textId="77777777" w:rsidR="00077962" w:rsidRPr="00D46E05" w:rsidRDefault="00077962" w:rsidP="00077962">
            <w:pPr>
              <w:rPr>
                <w:rFonts w:asciiTheme="minorHAnsi" w:hAnsiTheme="minorHAnsi" w:cstheme="minorHAnsi"/>
                <w:sz w:val="22"/>
                <w:szCs w:val="22"/>
              </w:rPr>
            </w:pPr>
            <w:r w:rsidRPr="00D46E05">
              <w:rPr>
                <w:rFonts w:asciiTheme="minorHAnsi" w:hAnsiTheme="minorHAnsi" w:cstheme="minorHAnsi"/>
                <w:sz w:val="22"/>
                <w:szCs w:val="22"/>
              </w:rPr>
              <w:t>No</w:t>
            </w:r>
          </w:p>
        </w:tc>
        <w:tc>
          <w:tcPr>
            <w:tcW w:w="360" w:type="dxa"/>
            <w:tcBorders>
              <w:top w:val="single" w:sz="4" w:space="0" w:color="auto"/>
              <w:left w:val="single" w:sz="4" w:space="0" w:color="auto"/>
              <w:bottom w:val="single" w:sz="4" w:space="0" w:color="auto"/>
              <w:right w:val="single" w:sz="4" w:space="0" w:color="auto"/>
            </w:tcBorders>
            <w:shd w:val="clear" w:color="auto" w:fill="C6D9F1"/>
            <w:vAlign w:val="center"/>
          </w:tcPr>
          <w:p w14:paraId="48AF35A1" w14:textId="6B872162" w:rsidR="00077962" w:rsidRPr="00D46E05" w:rsidRDefault="00BA29A9" w:rsidP="00077962">
            <w:pPr>
              <w:rPr>
                <w:rFonts w:asciiTheme="minorHAnsi" w:hAnsiTheme="minorHAnsi" w:cstheme="minorHAnsi"/>
                <w:color w:val="000000"/>
                <w:sz w:val="22"/>
                <w:szCs w:val="22"/>
              </w:rPr>
            </w:pPr>
            <w:r>
              <w:rPr>
                <w:rFonts w:asciiTheme="minorHAnsi" w:hAnsiTheme="minorHAnsi" w:cstheme="minorHAnsi"/>
                <w:color w:val="000000"/>
                <w:sz w:val="22"/>
                <w:szCs w:val="22"/>
              </w:rPr>
              <w:t>X</w:t>
            </w:r>
          </w:p>
        </w:tc>
      </w:tr>
    </w:tbl>
    <w:p w14:paraId="69420F1C" w14:textId="77777777" w:rsidR="00F50C27" w:rsidRPr="00D46E05" w:rsidRDefault="00F50C27" w:rsidP="00F50C27">
      <w:pPr>
        <w:ind w:left="1440"/>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 xml:space="preserve">If Yes, provide details </w:t>
      </w:r>
      <w:r w:rsidR="00195DFF" w:rsidRPr="00D46E05">
        <w:rPr>
          <w:rFonts w:asciiTheme="minorHAnsi" w:hAnsiTheme="minorHAnsi" w:cstheme="minorHAnsi"/>
          <w:vanish/>
          <w:color w:val="0000FF"/>
          <w:sz w:val="22"/>
          <w:szCs w:val="22"/>
        </w:rPr>
        <w:t>of</w:t>
      </w:r>
      <w:r w:rsidRPr="00D46E05">
        <w:rPr>
          <w:rFonts w:asciiTheme="minorHAnsi" w:hAnsiTheme="minorHAnsi" w:cstheme="minorHAnsi"/>
          <w:vanish/>
          <w:color w:val="0000FF"/>
          <w:sz w:val="22"/>
          <w:szCs w:val="22"/>
        </w:rPr>
        <w:t xml:space="preserve"> the </w:t>
      </w:r>
      <w:r w:rsidR="00195DFF" w:rsidRPr="00D46E05">
        <w:rPr>
          <w:rFonts w:asciiTheme="minorHAnsi" w:hAnsiTheme="minorHAnsi" w:cstheme="minorHAnsi"/>
          <w:vanish/>
          <w:color w:val="0000FF"/>
          <w:sz w:val="22"/>
          <w:szCs w:val="22"/>
        </w:rPr>
        <w:t xml:space="preserve">reward and the amount, </w:t>
      </w:r>
      <w:r w:rsidRPr="00D46E05">
        <w:rPr>
          <w:rFonts w:asciiTheme="minorHAnsi" w:hAnsiTheme="minorHAnsi" w:cstheme="minorHAnsi"/>
          <w:vanish/>
          <w:color w:val="0000FF"/>
          <w:sz w:val="22"/>
          <w:szCs w:val="22"/>
        </w:rPr>
        <w:t>when it will be given to the participants, and how the customs and practices in the community/group in which the research is to be conducted have been taken into account, ie why it would not be considered unacceptable or inappropriate in that community/group.</w:t>
      </w:r>
      <w:r w:rsidR="009E1DF2" w:rsidRPr="00D46E05">
        <w:rPr>
          <w:rFonts w:asciiTheme="minorHAnsi" w:hAnsiTheme="minorHAnsi" w:cstheme="minorHAnsi"/>
          <w:vanish/>
          <w:color w:val="0000FF"/>
          <w:sz w:val="22"/>
          <w:szCs w:val="22"/>
        </w:rPr>
        <w:t xml:space="preserve">  </w:t>
      </w:r>
    </w:p>
    <w:tbl>
      <w:tblPr>
        <w:tblW w:w="9360" w:type="dxa"/>
        <w:tblInd w:w="648" w:type="dxa"/>
        <w:shd w:val="pct12" w:color="auto" w:fill="auto"/>
        <w:tblLook w:val="0000" w:firstRow="0" w:lastRow="0" w:firstColumn="0" w:lastColumn="0" w:noHBand="0" w:noVBand="0"/>
      </w:tblPr>
      <w:tblGrid>
        <w:gridCol w:w="720"/>
        <w:gridCol w:w="1119"/>
        <w:gridCol w:w="7521"/>
      </w:tblGrid>
      <w:tr w:rsidR="00E20558" w:rsidRPr="00D46E05" w14:paraId="713336DF" w14:textId="77777777" w:rsidTr="008B1C55">
        <w:tc>
          <w:tcPr>
            <w:tcW w:w="720" w:type="dxa"/>
            <w:tcBorders>
              <w:right w:val="single" w:sz="4" w:space="0" w:color="auto"/>
            </w:tcBorders>
            <w:shd w:val="clear" w:color="auto" w:fill="auto"/>
          </w:tcPr>
          <w:p w14:paraId="264AA00E" w14:textId="77777777" w:rsidR="00E20558" w:rsidRPr="00D46E05" w:rsidRDefault="00E20558" w:rsidP="00427BF8">
            <w:pPr>
              <w:rPr>
                <w:rFonts w:asciiTheme="minorHAnsi" w:hAnsiTheme="minorHAnsi" w:cstheme="minorHAnsi"/>
                <w:b/>
                <w:color w:val="000000"/>
                <w:sz w:val="22"/>
                <w:szCs w:val="22"/>
              </w:rPr>
            </w:pPr>
          </w:p>
        </w:tc>
        <w:tc>
          <w:tcPr>
            <w:tcW w:w="1119" w:type="dxa"/>
            <w:tcBorders>
              <w:left w:val="single" w:sz="4" w:space="0" w:color="auto"/>
              <w:bottom w:val="single" w:sz="4" w:space="0" w:color="auto"/>
              <w:right w:val="single" w:sz="4" w:space="0" w:color="auto"/>
            </w:tcBorders>
            <w:shd w:val="clear" w:color="auto" w:fill="CCC0D9"/>
          </w:tcPr>
          <w:p w14:paraId="17EB0EBB" w14:textId="77777777" w:rsidR="00E20558" w:rsidRPr="00D46E05" w:rsidRDefault="00E20558" w:rsidP="00427BF8">
            <w:pPr>
              <w:rPr>
                <w:rFonts w:asciiTheme="minorHAnsi" w:hAnsiTheme="minorHAnsi" w:cstheme="minorHAnsi"/>
                <w:sz w:val="22"/>
                <w:szCs w:val="22"/>
              </w:rPr>
            </w:pPr>
            <w:r w:rsidRPr="00D46E05">
              <w:rPr>
                <w:rFonts w:asciiTheme="minorHAnsi" w:hAnsiTheme="minorHAnsi" w:cstheme="minorHAnsi"/>
                <w:b/>
                <w:sz w:val="22"/>
                <w:szCs w:val="22"/>
              </w:rPr>
              <w:t xml:space="preserve">Details </w:t>
            </w:r>
          </w:p>
          <w:p w14:paraId="2FA0E703" w14:textId="77777777" w:rsidR="00E20558" w:rsidRPr="00D46E05" w:rsidRDefault="00E20558" w:rsidP="00427BF8">
            <w:pPr>
              <w:rPr>
                <w:rFonts w:asciiTheme="minorHAnsi" w:hAnsiTheme="minorHAnsi" w:cstheme="minorHAnsi"/>
                <w:color w:val="000000"/>
                <w:sz w:val="22"/>
                <w:szCs w:val="22"/>
              </w:rPr>
            </w:pPr>
            <w:r w:rsidRPr="00D46E05">
              <w:rPr>
                <w:rFonts w:asciiTheme="minorHAnsi" w:hAnsiTheme="minorHAnsi" w:cstheme="minorHAnsi"/>
                <w:sz w:val="22"/>
                <w:szCs w:val="22"/>
              </w:rPr>
              <w:t>(Max 300 words)</w:t>
            </w:r>
          </w:p>
        </w:tc>
        <w:tc>
          <w:tcPr>
            <w:tcW w:w="7521" w:type="dxa"/>
            <w:tcBorders>
              <w:left w:val="single" w:sz="4" w:space="0" w:color="auto"/>
              <w:bottom w:val="single" w:sz="4" w:space="0" w:color="auto"/>
              <w:right w:val="single" w:sz="4" w:space="0" w:color="auto"/>
            </w:tcBorders>
          </w:tcPr>
          <w:p w14:paraId="4ACB3814" w14:textId="77777777" w:rsidR="00E20558" w:rsidRPr="00D46E05" w:rsidRDefault="00E20558" w:rsidP="00427BF8">
            <w:pPr>
              <w:rPr>
                <w:rFonts w:asciiTheme="minorHAnsi" w:hAnsiTheme="minorHAnsi" w:cstheme="minorHAnsi"/>
                <w:color w:val="000000"/>
                <w:sz w:val="22"/>
                <w:szCs w:val="22"/>
              </w:rPr>
            </w:pPr>
          </w:p>
        </w:tc>
      </w:tr>
    </w:tbl>
    <w:p w14:paraId="54CD0085" w14:textId="77777777" w:rsidR="00554574" w:rsidRPr="00D46E05" w:rsidRDefault="00554574" w:rsidP="00077962">
      <w:pPr>
        <w:rPr>
          <w:rFonts w:asciiTheme="minorHAnsi" w:hAnsiTheme="minorHAnsi" w:cstheme="minorHAnsi"/>
          <w:sz w:val="22"/>
          <w:szCs w:val="22"/>
        </w:rPr>
      </w:pPr>
    </w:p>
    <w:tbl>
      <w:tblPr>
        <w:tblW w:w="9388" w:type="dxa"/>
        <w:tblInd w:w="6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2" w:color="auto" w:fill="auto"/>
        <w:tblLook w:val="01E0" w:firstRow="1" w:lastRow="1" w:firstColumn="1" w:lastColumn="1" w:noHBand="0" w:noVBand="0"/>
      </w:tblPr>
      <w:tblGrid>
        <w:gridCol w:w="744"/>
        <w:gridCol w:w="6638"/>
        <w:gridCol w:w="523"/>
        <w:gridCol w:w="360"/>
        <w:gridCol w:w="245"/>
        <w:gridCol w:w="518"/>
        <w:gridCol w:w="360"/>
      </w:tblGrid>
      <w:tr w:rsidR="00077962" w:rsidRPr="00D46E05" w14:paraId="3A15BB2F" w14:textId="77777777" w:rsidTr="00DB2173">
        <w:trPr>
          <w:trHeight w:val="346"/>
        </w:trPr>
        <w:tc>
          <w:tcPr>
            <w:tcW w:w="744" w:type="dxa"/>
            <w:tcBorders>
              <w:top w:val="single" w:sz="4" w:space="0" w:color="auto"/>
              <w:left w:val="single" w:sz="4" w:space="0" w:color="auto"/>
              <w:bottom w:val="single" w:sz="4" w:space="0" w:color="auto"/>
              <w:right w:val="single" w:sz="4" w:space="0" w:color="auto"/>
            </w:tcBorders>
            <w:shd w:val="clear" w:color="auto" w:fill="C6D9F1"/>
            <w:vAlign w:val="center"/>
          </w:tcPr>
          <w:p w14:paraId="5799E3BA" w14:textId="77777777" w:rsidR="00077962" w:rsidRPr="00D46E05" w:rsidRDefault="00077962" w:rsidP="00077962">
            <w:pPr>
              <w:rPr>
                <w:rFonts w:asciiTheme="minorHAnsi" w:hAnsiTheme="minorHAnsi" w:cstheme="minorHAnsi"/>
                <w:b/>
                <w:sz w:val="22"/>
                <w:szCs w:val="22"/>
              </w:rPr>
            </w:pPr>
            <w:r w:rsidRPr="00D46E05">
              <w:rPr>
                <w:rFonts w:asciiTheme="minorHAnsi" w:hAnsiTheme="minorHAnsi" w:cstheme="minorHAnsi"/>
                <w:b/>
                <w:sz w:val="22"/>
                <w:szCs w:val="22"/>
              </w:rPr>
              <w:t>E3.9</w:t>
            </w:r>
          </w:p>
        </w:tc>
        <w:tc>
          <w:tcPr>
            <w:tcW w:w="6638" w:type="dxa"/>
            <w:tcBorders>
              <w:top w:val="single" w:sz="4" w:space="0" w:color="auto"/>
              <w:left w:val="single" w:sz="4" w:space="0" w:color="auto"/>
              <w:bottom w:val="single" w:sz="4" w:space="0" w:color="auto"/>
              <w:right w:val="single" w:sz="4" w:space="0" w:color="auto"/>
            </w:tcBorders>
            <w:shd w:val="clear" w:color="auto" w:fill="C6D9F1"/>
            <w:vAlign w:val="center"/>
          </w:tcPr>
          <w:p w14:paraId="45C2489C" w14:textId="77777777" w:rsidR="00077962" w:rsidRPr="00D46E05" w:rsidRDefault="00077962" w:rsidP="00077962">
            <w:pPr>
              <w:rPr>
                <w:rFonts w:asciiTheme="minorHAnsi" w:hAnsiTheme="minorHAnsi" w:cstheme="minorHAnsi"/>
                <w:sz w:val="22"/>
                <w:szCs w:val="22"/>
              </w:rPr>
            </w:pPr>
            <w:r w:rsidRPr="00D46E05">
              <w:rPr>
                <w:rFonts w:asciiTheme="minorHAnsi" w:hAnsiTheme="minorHAnsi" w:cstheme="minorHAnsi"/>
                <w:sz w:val="22"/>
                <w:szCs w:val="22"/>
              </w:rPr>
              <w:t>Will</w:t>
            </w:r>
            <w:r w:rsidR="004B5F5C" w:rsidRPr="00D46E05">
              <w:rPr>
                <w:rFonts w:asciiTheme="minorHAnsi" w:hAnsiTheme="minorHAnsi" w:cstheme="minorHAnsi"/>
                <w:sz w:val="22"/>
                <w:szCs w:val="22"/>
              </w:rPr>
              <w:t xml:space="preserve"> </w:t>
            </w:r>
            <w:r w:rsidRPr="00D46E05">
              <w:rPr>
                <w:rFonts w:asciiTheme="minorHAnsi" w:hAnsiTheme="minorHAnsi" w:cstheme="minorHAnsi"/>
                <w:sz w:val="22"/>
                <w:szCs w:val="22"/>
              </w:rPr>
              <w:t xml:space="preserve">participants be proficient in the English language? </w:t>
            </w:r>
          </w:p>
          <w:p w14:paraId="4968740B" w14:textId="77777777" w:rsidR="00077962" w:rsidRPr="00D46E05" w:rsidRDefault="00077962" w:rsidP="00077962">
            <w:pPr>
              <w:rPr>
                <w:rFonts w:asciiTheme="minorHAnsi" w:hAnsiTheme="minorHAnsi" w:cstheme="minorHAnsi"/>
                <w:color w:val="000000"/>
                <w:sz w:val="22"/>
                <w:szCs w:val="22"/>
              </w:rPr>
            </w:pPr>
            <w:r w:rsidRPr="00D46E05">
              <w:rPr>
                <w:rFonts w:asciiTheme="minorHAnsi" w:hAnsiTheme="minorHAnsi" w:cstheme="minorHAnsi"/>
                <w:i/>
                <w:color w:val="FF0000"/>
                <w:sz w:val="22"/>
                <w:szCs w:val="22"/>
              </w:rPr>
              <w:t xml:space="preserve">If No, </w:t>
            </w:r>
            <w:r w:rsidR="00B37400" w:rsidRPr="00D46E05">
              <w:rPr>
                <w:rFonts w:asciiTheme="minorHAnsi" w:hAnsiTheme="minorHAnsi" w:cstheme="minorHAnsi"/>
                <w:i/>
                <w:color w:val="FF0000"/>
                <w:sz w:val="22"/>
                <w:szCs w:val="22"/>
              </w:rPr>
              <w:t xml:space="preserve">certified </w:t>
            </w:r>
            <w:r w:rsidRPr="00D46E05">
              <w:rPr>
                <w:rFonts w:asciiTheme="minorHAnsi" w:hAnsiTheme="minorHAnsi" w:cstheme="minorHAnsi"/>
                <w:i/>
                <w:color w:val="FF0000"/>
                <w:sz w:val="22"/>
                <w:szCs w:val="22"/>
              </w:rPr>
              <w:t xml:space="preserve">translations </w:t>
            </w:r>
            <w:r w:rsidR="00415B93" w:rsidRPr="00D46E05">
              <w:rPr>
                <w:rFonts w:asciiTheme="minorHAnsi" w:hAnsiTheme="minorHAnsi" w:cstheme="minorHAnsi"/>
                <w:i/>
                <w:color w:val="FF0000"/>
                <w:sz w:val="22"/>
                <w:szCs w:val="22"/>
              </w:rPr>
              <w:t>must</w:t>
            </w:r>
            <w:r w:rsidRPr="00D46E05">
              <w:rPr>
                <w:rFonts w:asciiTheme="minorHAnsi" w:hAnsiTheme="minorHAnsi" w:cstheme="minorHAnsi"/>
                <w:i/>
                <w:color w:val="FF0000"/>
                <w:sz w:val="22"/>
                <w:szCs w:val="22"/>
              </w:rPr>
              <w:t xml:space="preserve"> be attached to the application.</w:t>
            </w:r>
          </w:p>
        </w:tc>
        <w:tc>
          <w:tcPr>
            <w:tcW w:w="523" w:type="dxa"/>
            <w:tcBorders>
              <w:top w:val="single" w:sz="4" w:space="0" w:color="auto"/>
              <w:left w:val="single" w:sz="4" w:space="0" w:color="auto"/>
              <w:bottom w:val="single" w:sz="4" w:space="0" w:color="auto"/>
              <w:right w:val="single" w:sz="4" w:space="0" w:color="auto"/>
            </w:tcBorders>
            <w:shd w:val="clear" w:color="auto" w:fill="C6D9F1"/>
            <w:vAlign w:val="center"/>
          </w:tcPr>
          <w:p w14:paraId="4738AF00" w14:textId="77777777" w:rsidR="00077962" w:rsidRPr="00D46E05" w:rsidRDefault="00077962" w:rsidP="00077962">
            <w:pPr>
              <w:rPr>
                <w:rFonts w:asciiTheme="minorHAnsi" w:hAnsiTheme="minorHAnsi" w:cstheme="minorHAnsi"/>
                <w:sz w:val="22"/>
                <w:szCs w:val="22"/>
              </w:rPr>
            </w:pPr>
            <w:r w:rsidRPr="00D46E05">
              <w:rPr>
                <w:rFonts w:asciiTheme="minorHAnsi" w:hAnsiTheme="minorHAnsi" w:cstheme="minorHAnsi"/>
                <w:sz w:val="22"/>
                <w:szCs w:val="22"/>
              </w:rPr>
              <w:t>Yes</w:t>
            </w:r>
          </w:p>
        </w:tc>
        <w:tc>
          <w:tcPr>
            <w:tcW w:w="360" w:type="dxa"/>
            <w:tcBorders>
              <w:top w:val="single" w:sz="4" w:space="0" w:color="auto"/>
              <w:left w:val="single" w:sz="4" w:space="0" w:color="auto"/>
              <w:bottom w:val="single" w:sz="4" w:space="0" w:color="auto"/>
              <w:right w:val="single" w:sz="4" w:space="0" w:color="auto"/>
            </w:tcBorders>
            <w:shd w:val="clear" w:color="auto" w:fill="C6D9F1"/>
            <w:vAlign w:val="center"/>
          </w:tcPr>
          <w:p w14:paraId="649E6724" w14:textId="3A18A071" w:rsidR="00077962" w:rsidRPr="00D46E05" w:rsidRDefault="00BA29A9" w:rsidP="00077962">
            <w:pPr>
              <w:rPr>
                <w:rFonts w:asciiTheme="minorHAnsi" w:hAnsiTheme="minorHAnsi" w:cstheme="minorHAnsi"/>
                <w:sz w:val="22"/>
                <w:szCs w:val="22"/>
              </w:rPr>
            </w:pPr>
            <w:r>
              <w:rPr>
                <w:rFonts w:asciiTheme="minorHAnsi" w:hAnsiTheme="minorHAnsi" w:cstheme="minorHAnsi"/>
                <w:sz w:val="22"/>
                <w:szCs w:val="22"/>
              </w:rPr>
              <w:t>X</w:t>
            </w:r>
          </w:p>
        </w:tc>
        <w:tc>
          <w:tcPr>
            <w:tcW w:w="245" w:type="dxa"/>
            <w:tcBorders>
              <w:left w:val="single" w:sz="4" w:space="0" w:color="auto"/>
              <w:bottom w:val="single" w:sz="4" w:space="0" w:color="auto"/>
              <w:right w:val="single" w:sz="4" w:space="0" w:color="auto"/>
            </w:tcBorders>
            <w:shd w:val="clear" w:color="auto" w:fill="auto"/>
            <w:vAlign w:val="center"/>
          </w:tcPr>
          <w:p w14:paraId="2BE7CF9C" w14:textId="77777777" w:rsidR="00077962" w:rsidRPr="00D46E05" w:rsidRDefault="00077962" w:rsidP="00077962">
            <w:pPr>
              <w:rPr>
                <w:rFonts w:asciiTheme="minorHAnsi" w:hAnsiTheme="minorHAnsi" w:cstheme="minorHAnsi"/>
                <w:sz w:val="22"/>
                <w:szCs w:val="22"/>
              </w:rPr>
            </w:pPr>
          </w:p>
        </w:tc>
        <w:tc>
          <w:tcPr>
            <w:tcW w:w="518" w:type="dxa"/>
            <w:tcBorders>
              <w:top w:val="single" w:sz="4" w:space="0" w:color="auto"/>
              <w:left w:val="single" w:sz="4" w:space="0" w:color="auto"/>
              <w:bottom w:val="single" w:sz="4" w:space="0" w:color="auto"/>
              <w:right w:val="single" w:sz="4" w:space="0" w:color="auto"/>
            </w:tcBorders>
            <w:shd w:val="clear" w:color="auto" w:fill="C6D9F1"/>
            <w:vAlign w:val="center"/>
          </w:tcPr>
          <w:p w14:paraId="77144CFD" w14:textId="77777777" w:rsidR="00077962" w:rsidRPr="00D46E05" w:rsidRDefault="00077962" w:rsidP="00077962">
            <w:pPr>
              <w:rPr>
                <w:rFonts w:asciiTheme="minorHAnsi" w:hAnsiTheme="minorHAnsi" w:cstheme="minorHAnsi"/>
                <w:sz w:val="22"/>
                <w:szCs w:val="22"/>
              </w:rPr>
            </w:pPr>
            <w:r w:rsidRPr="00D46E05">
              <w:rPr>
                <w:rFonts w:asciiTheme="minorHAnsi" w:hAnsiTheme="minorHAnsi" w:cstheme="minorHAnsi"/>
                <w:sz w:val="22"/>
                <w:szCs w:val="22"/>
              </w:rPr>
              <w:t>No</w:t>
            </w:r>
          </w:p>
        </w:tc>
        <w:tc>
          <w:tcPr>
            <w:tcW w:w="360" w:type="dxa"/>
            <w:tcBorders>
              <w:top w:val="single" w:sz="4" w:space="0" w:color="auto"/>
              <w:left w:val="single" w:sz="4" w:space="0" w:color="auto"/>
              <w:bottom w:val="single" w:sz="4" w:space="0" w:color="auto"/>
              <w:right w:val="single" w:sz="4" w:space="0" w:color="auto"/>
            </w:tcBorders>
            <w:shd w:val="clear" w:color="auto" w:fill="C6D9F1"/>
            <w:vAlign w:val="center"/>
          </w:tcPr>
          <w:p w14:paraId="60DA8463" w14:textId="77777777" w:rsidR="00077962" w:rsidRPr="00D46E05" w:rsidRDefault="00077962" w:rsidP="00077962">
            <w:pPr>
              <w:rPr>
                <w:rFonts w:asciiTheme="minorHAnsi" w:hAnsiTheme="minorHAnsi" w:cstheme="minorHAnsi"/>
                <w:color w:val="000000"/>
                <w:sz w:val="22"/>
                <w:szCs w:val="22"/>
              </w:rPr>
            </w:pPr>
          </w:p>
        </w:tc>
      </w:tr>
    </w:tbl>
    <w:p w14:paraId="6EBABF28" w14:textId="77777777" w:rsidR="00F50C27" w:rsidRPr="00D46E05" w:rsidRDefault="009E1DF2" w:rsidP="00F50C27">
      <w:pPr>
        <w:ind w:left="1440"/>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 xml:space="preserve">If </w:t>
      </w:r>
      <w:r w:rsidR="00F50C27" w:rsidRPr="00D46E05">
        <w:rPr>
          <w:rFonts w:asciiTheme="minorHAnsi" w:hAnsiTheme="minorHAnsi" w:cstheme="minorHAnsi"/>
          <w:vanish/>
          <w:color w:val="0000FF"/>
          <w:sz w:val="22"/>
          <w:szCs w:val="22"/>
        </w:rPr>
        <w:t>participants are not proficient in the English language the Information and Consent documents, and any other study documents they receive, must be presented in their respective language.  If ‘No’, in which language will the material be presented and</w:t>
      </w:r>
      <w:r w:rsidR="00195DFF" w:rsidRPr="00D46E05">
        <w:rPr>
          <w:rFonts w:asciiTheme="minorHAnsi" w:hAnsiTheme="minorHAnsi" w:cstheme="minorHAnsi"/>
          <w:vanish/>
          <w:color w:val="0000FF"/>
          <w:sz w:val="22"/>
          <w:szCs w:val="22"/>
        </w:rPr>
        <w:t xml:space="preserve"> will interpreters be used</w:t>
      </w:r>
      <w:r w:rsidR="00F50C27" w:rsidRPr="00D46E05">
        <w:rPr>
          <w:rFonts w:asciiTheme="minorHAnsi" w:hAnsiTheme="minorHAnsi" w:cstheme="minorHAnsi"/>
          <w:vanish/>
          <w:color w:val="0000FF"/>
          <w:sz w:val="22"/>
          <w:szCs w:val="22"/>
        </w:rPr>
        <w:t xml:space="preserve">.  Submit an English version of all documents with this application, plus a </w:t>
      </w:r>
      <w:r w:rsidR="00B37400" w:rsidRPr="00D46E05">
        <w:rPr>
          <w:rFonts w:asciiTheme="minorHAnsi" w:hAnsiTheme="minorHAnsi" w:cstheme="minorHAnsi"/>
          <w:vanish/>
          <w:color w:val="0000FF"/>
          <w:sz w:val="22"/>
          <w:szCs w:val="22"/>
        </w:rPr>
        <w:t>certified</w:t>
      </w:r>
      <w:r w:rsidR="00F50C27" w:rsidRPr="00D46E05">
        <w:rPr>
          <w:rFonts w:asciiTheme="minorHAnsi" w:hAnsiTheme="minorHAnsi" w:cstheme="minorHAnsi"/>
          <w:vanish/>
          <w:color w:val="0000FF"/>
          <w:sz w:val="22"/>
          <w:szCs w:val="22"/>
        </w:rPr>
        <w:t xml:space="preserve"> translation in the relevant language.</w:t>
      </w:r>
      <w:r w:rsidR="00B37400" w:rsidRPr="00D46E05">
        <w:rPr>
          <w:rFonts w:asciiTheme="minorHAnsi" w:hAnsiTheme="minorHAnsi" w:cstheme="minorHAnsi"/>
          <w:vanish/>
          <w:color w:val="0000FF"/>
          <w:sz w:val="22"/>
          <w:szCs w:val="22"/>
        </w:rPr>
        <w:t xml:space="preserve"> The documents should be certified by someone that can read both the English version and the translation and is willing to state that </w:t>
      </w:r>
      <w:r w:rsidR="00195DFF" w:rsidRPr="00D46E05">
        <w:rPr>
          <w:rFonts w:asciiTheme="minorHAnsi" w:hAnsiTheme="minorHAnsi" w:cstheme="minorHAnsi"/>
          <w:vanish/>
          <w:color w:val="0000FF"/>
          <w:sz w:val="22"/>
          <w:szCs w:val="22"/>
        </w:rPr>
        <w:t xml:space="preserve">what </w:t>
      </w:r>
      <w:r w:rsidR="00B37400" w:rsidRPr="00D46E05">
        <w:rPr>
          <w:rFonts w:asciiTheme="minorHAnsi" w:hAnsiTheme="minorHAnsi" w:cstheme="minorHAnsi"/>
          <w:vanish/>
          <w:color w:val="0000FF"/>
          <w:sz w:val="22"/>
          <w:szCs w:val="22"/>
        </w:rPr>
        <w:t xml:space="preserve">they read </w:t>
      </w:r>
      <w:r w:rsidR="00195DFF" w:rsidRPr="00D46E05">
        <w:rPr>
          <w:rFonts w:asciiTheme="minorHAnsi" w:hAnsiTheme="minorHAnsi" w:cstheme="minorHAnsi"/>
          <w:vanish/>
          <w:color w:val="0000FF"/>
          <w:sz w:val="22"/>
          <w:szCs w:val="22"/>
        </w:rPr>
        <w:t xml:space="preserve">are </w:t>
      </w:r>
      <w:r w:rsidR="00B37400" w:rsidRPr="00D46E05">
        <w:rPr>
          <w:rFonts w:asciiTheme="minorHAnsi" w:hAnsiTheme="minorHAnsi" w:cstheme="minorHAnsi"/>
          <w:vanish/>
          <w:color w:val="0000FF"/>
          <w:sz w:val="22"/>
          <w:szCs w:val="22"/>
        </w:rPr>
        <w:t>the same.</w:t>
      </w:r>
    </w:p>
    <w:tbl>
      <w:tblPr>
        <w:tblW w:w="9360" w:type="dxa"/>
        <w:tblInd w:w="648" w:type="dxa"/>
        <w:shd w:val="pct12" w:color="auto" w:fill="auto"/>
        <w:tblLook w:val="0000" w:firstRow="0" w:lastRow="0" w:firstColumn="0" w:lastColumn="0" w:noHBand="0" w:noVBand="0"/>
      </w:tblPr>
      <w:tblGrid>
        <w:gridCol w:w="720"/>
        <w:gridCol w:w="1119"/>
        <w:gridCol w:w="7521"/>
      </w:tblGrid>
      <w:tr w:rsidR="00E20558" w:rsidRPr="00D46E05" w14:paraId="33A3E7C2" w14:textId="77777777" w:rsidTr="008B1C55">
        <w:tc>
          <w:tcPr>
            <w:tcW w:w="720" w:type="dxa"/>
            <w:tcBorders>
              <w:right w:val="single" w:sz="4" w:space="0" w:color="auto"/>
            </w:tcBorders>
            <w:shd w:val="clear" w:color="auto" w:fill="auto"/>
          </w:tcPr>
          <w:p w14:paraId="0D444D82" w14:textId="77777777" w:rsidR="00E20558" w:rsidRPr="00D46E05" w:rsidRDefault="00E20558" w:rsidP="00427BF8">
            <w:pPr>
              <w:rPr>
                <w:rFonts w:asciiTheme="minorHAnsi" w:hAnsiTheme="minorHAnsi" w:cstheme="minorHAnsi"/>
                <w:b/>
                <w:color w:val="000000"/>
                <w:sz w:val="22"/>
                <w:szCs w:val="22"/>
              </w:rPr>
            </w:pPr>
          </w:p>
        </w:tc>
        <w:tc>
          <w:tcPr>
            <w:tcW w:w="1119" w:type="dxa"/>
            <w:tcBorders>
              <w:left w:val="single" w:sz="4" w:space="0" w:color="auto"/>
              <w:bottom w:val="single" w:sz="4" w:space="0" w:color="auto"/>
              <w:right w:val="single" w:sz="4" w:space="0" w:color="auto"/>
            </w:tcBorders>
            <w:shd w:val="clear" w:color="auto" w:fill="CCC0D9"/>
          </w:tcPr>
          <w:p w14:paraId="105E1DF7" w14:textId="77777777" w:rsidR="00E20558" w:rsidRPr="00D46E05" w:rsidRDefault="00E20558" w:rsidP="00427BF8">
            <w:pPr>
              <w:rPr>
                <w:rFonts w:asciiTheme="minorHAnsi" w:hAnsiTheme="minorHAnsi" w:cstheme="minorHAnsi"/>
                <w:sz w:val="22"/>
                <w:szCs w:val="22"/>
              </w:rPr>
            </w:pPr>
            <w:r w:rsidRPr="00D46E05">
              <w:rPr>
                <w:rFonts w:asciiTheme="minorHAnsi" w:hAnsiTheme="minorHAnsi" w:cstheme="minorHAnsi"/>
                <w:b/>
                <w:sz w:val="22"/>
                <w:szCs w:val="22"/>
              </w:rPr>
              <w:t xml:space="preserve">Details </w:t>
            </w:r>
            <w:r w:rsidR="00477A68" w:rsidRPr="00D46E05">
              <w:rPr>
                <w:rFonts w:asciiTheme="minorHAnsi" w:hAnsiTheme="minorHAnsi" w:cstheme="minorHAnsi"/>
                <w:b/>
                <w:sz w:val="22"/>
                <w:szCs w:val="22"/>
              </w:rPr>
              <w:t>if required</w:t>
            </w:r>
          </w:p>
          <w:p w14:paraId="05B046E1" w14:textId="77777777" w:rsidR="00E20558" w:rsidRPr="00D46E05" w:rsidRDefault="00E20558" w:rsidP="00427BF8">
            <w:pPr>
              <w:rPr>
                <w:rFonts w:asciiTheme="minorHAnsi" w:hAnsiTheme="minorHAnsi" w:cstheme="minorHAnsi"/>
                <w:color w:val="000000"/>
                <w:sz w:val="22"/>
                <w:szCs w:val="22"/>
              </w:rPr>
            </w:pPr>
            <w:r w:rsidRPr="00D46E05">
              <w:rPr>
                <w:rFonts w:asciiTheme="minorHAnsi" w:hAnsiTheme="minorHAnsi" w:cstheme="minorHAnsi"/>
                <w:sz w:val="22"/>
                <w:szCs w:val="22"/>
              </w:rPr>
              <w:t>(Max 300 words)</w:t>
            </w:r>
          </w:p>
        </w:tc>
        <w:tc>
          <w:tcPr>
            <w:tcW w:w="7521" w:type="dxa"/>
            <w:tcBorders>
              <w:left w:val="single" w:sz="4" w:space="0" w:color="auto"/>
              <w:bottom w:val="single" w:sz="4" w:space="0" w:color="auto"/>
              <w:right w:val="single" w:sz="4" w:space="0" w:color="auto"/>
            </w:tcBorders>
          </w:tcPr>
          <w:p w14:paraId="569BD76A" w14:textId="77777777" w:rsidR="00E20558" w:rsidRPr="00D46E05" w:rsidRDefault="00E20558" w:rsidP="00427BF8">
            <w:pPr>
              <w:rPr>
                <w:rFonts w:asciiTheme="minorHAnsi" w:hAnsiTheme="minorHAnsi" w:cstheme="minorHAnsi"/>
                <w:color w:val="000000"/>
                <w:sz w:val="22"/>
                <w:szCs w:val="22"/>
              </w:rPr>
            </w:pPr>
          </w:p>
        </w:tc>
      </w:tr>
    </w:tbl>
    <w:p w14:paraId="31FEC6AF" w14:textId="77777777" w:rsidR="00A76F74" w:rsidRPr="00D46E05" w:rsidRDefault="00A76F74" w:rsidP="00077962">
      <w:pPr>
        <w:rPr>
          <w:rFonts w:asciiTheme="minorHAnsi" w:hAnsiTheme="minorHAnsi" w:cstheme="minorHAnsi"/>
          <w:sz w:val="22"/>
          <w:szCs w:val="22"/>
        </w:rPr>
      </w:pPr>
    </w:p>
    <w:tbl>
      <w:tblPr>
        <w:tblW w:w="9406" w:type="dxa"/>
        <w:tblInd w:w="6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2" w:color="auto" w:fill="auto"/>
        <w:tblLook w:val="01E0" w:firstRow="1" w:lastRow="1" w:firstColumn="1" w:lastColumn="1" w:noHBand="0" w:noVBand="0"/>
      </w:tblPr>
      <w:tblGrid>
        <w:gridCol w:w="749"/>
        <w:gridCol w:w="8657"/>
      </w:tblGrid>
      <w:tr w:rsidR="004E2AC7" w:rsidRPr="00D46E05" w14:paraId="4FF42B2B" w14:textId="77777777" w:rsidTr="00DB2173">
        <w:trPr>
          <w:trHeight w:val="346"/>
        </w:trPr>
        <w:tc>
          <w:tcPr>
            <w:tcW w:w="749" w:type="dxa"/>
            <w:tcBorders>
              <w:top w:val="single" w:sz="4" w:space="0" w:color="auto"/>
              <w:left w:val="single" w:sz="4" w:space="0" w:color="auto"/>
              <w:bottom w:val="single" w:sz="4" w:space="0" w:color="auto"/>
              <w:right w:val="single" w:sz="4" w:space="0" w:color="auto"/>
            </w:tcBorders>
            <w:shd w:val="clear" w:color="auto" w:fill="C6D9F1"/>
            <w:vAlign w:val="center"/>
          </w:tcPr>
          <w:p w14:paraId="1618ECD0" w14:textId="77777777" w:rsidR="004E2AC7" w:rsidRPr="00D46E05" w:rsidRDefault="004E2AC7" w:rsidP="0041228B">
            <w:pPr>
              <w:ind w:right="-154"/>
              <w:rPr>
                <w:rFonts w:asciiTheme="minorHAnsi" w:hAnsiTheme="minorHAnsi" w:cstheme="minorHAnsi"/>
                <w:b/>
                <w:sz w:val="22"/>
                <w:szCs w:val="22"/>
              </w:rPr>
            </w:pPr>
            <w:r w:rsidRPr="00D46E05">
              <w:rPr>
                <w:rFonts w:asciiTheme="minorHAnsi" w:hAnsiTheme="minorHAnsi" w:cstheme="minorHAnsi"/>
                <w:b/>
                <w:sz w:val="22"/>
                <w:szCs w:val="22"/>
              </w:rPr>
              <w:t>E3.10</w:t>
            </w:r>
          </w:p>
        </w:tc>
        <w:tc>
          <w:tcPr>
            <w:tcW w:w="8657" w:type="dxa"/>
            <w:tcBorders>
              <w:top w:val="single" w:sz="4" w:space="0" w:color="auto"/>
              <w:left w:val="single" w:sz="4" w:space="0" w:color="auto"/>
              <w:bottom w:val="single" w:sz="4" w:space="0" w:color="auto"/>
              <w:right w:val="single" w:sz="4" w:space="0" w:color="auto"/>
            </w:tcBorders>
            <w:shd w:val="clear" w:color="auto" w:fill="C6D9F1"/>
            <w:vAlign w:val="center"/>
          </w:tcPr>
          <w:p w14:paraId="554194BE" w14:textId="77777777" w:rsidR="004E2AC7" w:rsidRPr="00D46E05" w:rsidRDefault="004E2AC7" w:rsidP="00FC3A31">
            <w:pPr>
              <w:rPr>
                <w:rFonts w:asciiTheme="minorHAnsi" w:hAnsiTheme="minorHAnsi" w:cstheme="minorHAnsi"/>
                <w:color w:val="000000"/>
                <w:sz w:val="22"/>
                <w:szCs w:val="22"/>
              </w:rPr>
            </w:pPr>
            <w:r w:rsidRPr="00D46E05">
              <w:rPr>
                <w:rFonts w:asciiTheme="minorHAnsi" w:hAnsiTheme="minorHAnsi" w:cstheme="minorHAnsi"/>
                <w:sz w:val="22"/>
                <w:szCs w:val="22"/>
              </w:rPr>
              <w:t xml:space="preserve">If participants are under the age of 18 years, please advise whether a teacher or parent/guardian will be present.  Also please attach a copy of </w:t>
            </w:r>
            <w:r w:rsidR="00A37381" w:rsidRPr="00D46E05">
              <w:rPr>
                <w:rFonts w:asciiTheme="minorHAnsi" w:hAnsiTheme="minorHAnsi" w:cstheme="minorHAnsi"/>
                <w:sz w:val="22"/>
                <w:szCs w:val="22"/>
              </w:rPr>
              <w:t xml:space="preserve">working with children’s check or </w:t>
            </w:r>
            <w:r w:rsidRPr="00D46E05">
              <w:rPr>
                <w:rFonts w:asciiTheme="minorHAnsi" w:hAnsiTheme="minorHAnsi" w:cstheme="minorHAnsi"/>
                <w:sz w:val="22"/>
                <w:szCs w:val="22"/>
              </w:rPr>
              <w:t xml:space="preserve">police clearances. </w:t>
            </w:r>
          </w:p>
        </w:tc>
      </w:tr>
    </w:tbl>
    <w:p w14:paraId="6528EAE8" w14:textId="77777777" w:rsidR="002319E5" w:rsidRPr="00D46E05" w:rsidRDefault="002319E5" w:rsidP="00195DFF">
      <w:pPr>
        <w:rPr>
          <w:rFonts w:asciiTheme="minorHAnsi" w:hAnsiTheme="minorHAnsi" w:cstheme="minorHAnsi"/>
          <w:vanish/>
          <w:color w:val="0000FF"/>
          <w:sz w:val="22"/>
          <w:szCs w:val="22"/>
        </w:rPr>
      </w:pPr>
    </w:p>
    <w:tbl>
      <w:tblPr>
        <w:tblW w:w="9370" w:type="dxa"/>
        <w:tblInd w:w="648" w:type="dxa"/>
        <w:shd w:val="pct12" w:color="auto" w:fill="auto"/>
        <w:tblLook w:val="0000" w:firstRow="0" w:lastRow="0" w:firstColumn="0" w:lastColumn="0" w:noHBand="0" w:noVBand="0"/>
      </w:tblPr>
      <w:tblGrid>
        <w:gridCol w:w="720"/>
        <w:gridCol w:w="1119"/>
        <w:gridCol w:w="7531"/>
      </w:tblGrid>
      <w:tr w:rsidR="002319E5" w:rsidRPr="00D46E05" w14:paraId="034BA795" w14:textId="77777777" w:rsidTr="00A37E4A">
        <w:tc>
          <w:tcPr>
            <w:tcW w:w="720" w:type="dxa"/>
            <w:tcBorders>
              <w:right w:val="single" w:sz="4" w:space="0" w:color="auto"/>
            </w:tcBorders>
            <w:shd w:val="clear" w:color="auto" w:fill="auto"/>
          </w:tcPr>
          <w:p w14:paraId="6DC8C1C3" w14:textId="77777777" w:rsidR="002319E5" w:rsidRPr="00D46E05" w:rsidRDefault="002319E5" w:rsidP="00FC3A31">
            <w:pPr>
              <w:rPr>
                <w:rFonts w:asciiTheme="minorHAnsi" w:hAnsiTheme="minorHAnsi" w:cstheme="minorHAnsi"/>
                <w:b/>
                <w:color w:val="000000"/>
                <w:sz w:val="22"/>
                <w:szCs w:val="22"/>
              </w:rPr>
            </w:pPr>
          </w:p>
        </w:tc>
        <w:tc>
          <w:tcPr>
            <w:tcW w:w="1119" w:type="dxa"/>
            <w:tcBorders>
              <w:left w:val="single" w:sz="4" w:space="0" w:color="auto"/>
              <w:bottom w:val="single" w:sz="4" w:space="0" w:color="auto"/>
              <w:right w:val="single" w:sz="4" w:space="0" w:color="auto"/>
            </w:tcBorders>
            <w:shd w:val="clear" w:color="auto" w:fill="CCC0D9"/>
          </w:tcPr>
          <w:p w14:paraId="49BE3CDE" w14:textId="77777777" w:rsidR="002319E5" w:rsidRPr="00D46E05" w:rsidRDefault="002319E5" w:rsidP="00FC3A31">
            <w:pPr>
              <w:rPr>
                <w:rFonts w:asciiTheme="minorHAnsi" w:hAnsiTheme="minorHAnsi" w:cstheme="minorHAnsi"/>
                <w:sz w:val="22"/>
                <w:szCs w:val="22"/>
              </w:rPr>
            </w:pPr>
            <w:r w:rsidRPr="00D46E05">
              <w:rPr>
                <w:rFonts w:asciiTheme="minorHAnsi" w:hAnsiTheme="minorHAnsi" w:cstheme="minorHAnsi"/>
                <w:b/>
                <w:sz w:val="22"/>
                <w:szCs w:val="22"/>
              </w:rPr>
              <w:t xml:space="preserve">Details </w:t>
            </w:r>
          </w:p>
          <w:p w14:paraId="2231E133" w14:textId="77777777" w:rsidR="002319E5" w:rsidRPr="00D46E05" w:rsidRDefault="002319E5" w:rsidP="00FC3A31">
            <w:pPr>
              <w:rPr>
                <w:rFonts w:asciiTheme="minorHAnsi" w:hAnsiTheme="minorHAnsi" w:cstheme="minorHAnsi"/>
                <w:color w:val="000000"/>
                <w:sz w:val="22"/>
                <w:szCs w:val="22"/>
              </w:rPr>
            </w:pPr>
            <w:r w:rsidRPr="00D46E05">
              <w:rPr>
                <w:rFonts w:asciiTheme="minorHAnsi" w:hAnsiTheme="minorHAnsi" w:cstheme="minorHAnsi"/>
                <w:sz w:val="22"/>
                <w:szCs w:val="22"/>
              </w:rPr>
              <w:t>(Max 300 words)</w:t>
            </w:r>
          </w:p>
        </w:tc>
        <w:tc>
          <w:tcPr>
            <w:tcW w:w="7531" w:type="dxa"/>
            <w:tcBorders>
              <w:left w:val="single" w:sz="4" w:space="0" w:color="auto"/>
              <w:bottom w:val="single" w:sz="4" w:space="0" w:color="auto"/>
              <w:right w:val="single" w:sz="4" w:space="0" w:color="auto"/>
            </w:tcBorders>
          </w:tcPr>
          <w:p w14:paraId="6E991F1E" w14:textId="6A77C6E3" w:rsidR="002319E5" w:rsidRPr="00D46E05" w:rsidRDefault="00BA29A9" w:rsidP="00FC3A31">
            <w:pPr>
              <w:rPr>
                <w:rFonts w:asciiTheme="minorHAnsi" w:hAnsiTheme="minorHAnsi" w:cstheme="minorHAnsi"/>
                <w:color w:val="000000"/>
                <w:sz w:val="22"/>
                <w:szCs w:val="22"/>
              </w:rPr>
            </w:pPr>
            <w:r>
              <w:rPr>
                <w:rFonts w:asciiTheme="minorHAnsi" w:hAnsiTheme="minorHAnsi" w:cstheme="minorHAnsi"/>
                <w:color w:val="000000"/>
                <w:sz w:val="22"/>
                <w:szCs w:val="22"/>
              </w:rPr>
              <w:t>N/A</w:t>
            </w:r>
          </w:p>
        </w:tc>
      </w:tr>
    </w:tbl>
    <w:p w14:paraId="08689EFA" w14:textId="77777777" w:rsidR="00630E2C" w:rsidRPr="00D46E05" w:rsidRDefault="00630E2C" w:rsidP="002319E5">
      <w:pPr>
        <w:rPr>
          <w:rFonts w:asciiTheme="minorHAnsi" w:hAnsiTheme="minorHAnsi" w:cstheme="minorHAnsi"/>
          <w:sz w:val="22"/>
          <w:szCs w:val="22"/>
        </w:rPr>
      </w:pPr>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2" w:color="auto" w:fill="auto"/>
        <w:tblLook w:val="01E0" w:firstRow="1" w:lastRow="1" w:firstColumn="1" w:lastColumn="1" w:noHBand="0" w:noVBand="0"/>
      </w:tblPr>
      <w:tblGrid>
        <w:gridCol w:w="648"/>
        <w:gridCol w:w="9360"/>
      </w:tblGrid>
      <w:tr w:rsidR="0008692B" w:rsidRPr="00D46E05" w14:paraId="68DAD7D3" w14:textId="77777777" w:rsidTr="00DB2173">
        <w:trPr>
          <w:trHeight w:val="576"/>
        </w:trPr>
        <w:tc>
          <w:tcPr>
            <w:tcW w:w="648" w:type="dxa"/>
            <w:tcBorders>
              <w:top w:val="single" w:sz="4" w:space="0" w:color="auto"/>
              <w:left w:val="single" w:sz="4" w:space="0" w:color="auto"/>
              <w:bottom w:val="single" w:sz="4" w:space="0" w:color="auto"/>
              <w:right w:val="single" w:sz="4" w:space="0" w:color="auto"/>
            </w:tcBorders>
            <w:shd w:val="clear" w:color="auto" w:fill="C6D9F1"/>
          </w:tcPr>
          <w:p w14:paraId="30A797DE" w14:textId="77777777" w:rsidR="0008692B" w:rsidRPr="00D46E05" w:rsidRDefault="0008692B" w:rsidP="0008692B">
            <w:pPr>
              <w:spacing w:before="120"/>
              <w:rPr>
                <w:rFonts w:asciiTheme="minorHAnsi" w:hAnsiTheme="minorHAnsi" w:cstheme="minorHAnsi"/>
                <w:b/>
                <w:sz w:val="22"/>
                <w:szCs w:val="22"/>
              </w:rPr>
            </w:pPr>
            <w:r w:rsidRPr="00D46E05">
              <w:rPr>
                <w:rFonts w:asciiTheme="minorHAnsi" w:hAnsiTheme="minorHAnsi" w:cstheme="minorHAnsi"/>
                <w:b/>
                <w:sz w:val="22"/>
                <w:szCs w:val="22"/>
              </w:rPr>
              <w:t>E4</w:t>
            </w:r>
          </w:p>
        </w:tc>
        <w:tc>
          <w:tcPr>
            <w:tcW w:w="9360" w:type="dxa"/>
            <w:tcBorders>
              <w:top w:val="single" w:sz="4" w:space="0" w:color="auto"/>
              <w:left w:val="single" w:sz="4" w:space="0" w:color="auto"/>
              <w:bottom w:val="single" w:sz="4" w:space="0" w:color="auto"/>
              <w:right w:val="single" w:sz="4" w:space="0" w:color="auto"/>
            </w:tcBorders>
            <w:shd w:val="clear" w:color="auto" w:fill="C6D9F1"/>
            <w:vAlign w:val="center"/>
          </w:tcPr>
          <w:p w14:paraId="2879EF37" w14:textId="77777777" w:rsidR="0008692B" w:rsidRPr="00D46E05" w:rsidRDefault="0008692B" w:rsidP="00DA031E">
            <w:pPr>
              <w:rPr>
                <w:rFonts w:asciiTheme="minorHAnsi" w:hAnsiTheme="minorHAnsi" w:cstheme="minorHAnsi"/>
                <w:bCs/>
                <w:vanish/>
                <w:sz w:val="22"/>
                <w:szCs w:val="22"/>
              </w:rPr>
            </w:pPr>
            <w:r w:rsidRPr="00D46E05">
              <w:rPr>
                <w:rFonts w:asciiTheme="minorHAnsi" w:hAnsiTheme="minorHAnsi" w:cstheme="minorHAnsi"/>
                <w:b/>
                <w:bCs/>
                <w:sz w:val="22"/>
                <w:szCs w:val="22"/>
              </w:rPr>
              <w:t xml:space="preserve">Analysis </w:t>
            </w:r>
          </w:p>
        </w:tc>
      </w:tr>
    </w:tbl>
    <w:p w14:paraId="2E969CBF" w14:textId="77777777" w:rsidR="0008692B" w:rsidRPr="00D46E05" w:rsidRDefault="0008692B" w:rsidP="0008692B">
      <w:pPr>
        <w:ind w:left="720"/>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 xml:space="preserve">Provide details of how the information you receive will be analysed/interpreted.  What specific approaches or techniques (statistical or qualitative) will be employed. </w:t>
      </w:r>
    </w:p>
    <w:tbl>
      <w:tblPr>
        <w:tblW w:w="9360" w:type="dxa"/>
        <w:tblInd w:w="648" w:type="dxa"/>
        <w:tblBorders>
          <w:left w:val="single" w:sz="4" w:space="0" w:color="auto"/>
          <w:bottom w:val="single" w:sz="4" w:space="0" w:color="auto"/>
          <w:right w:val="single" w:sz="4" w:space="0" w:color="auto"/>
          <w:insideH w:val="single" w:sz="4" w:space="0" w:color="auto"/>
          <w:insideV w:val="single" w:sz="4" w:space="0" w:color="auto"/>
        </w:tblBorders>
        <w:shd w:val="pct12" w:color="auto" w:fill="auto"/>
        <w:tblLook w:val="0000" w:firstRow="0" w:lastRow="0" w:firstColumn="0" w:lastColumn="0" w:noHBand="0" w:noVBand="0"/>
      </w:tblPr>
      <w:tblGrid>
        <w:gridCol w:w="1980"/>
        <w:gridCol w:w="7380"/>
      </w:tblGrid>
      <w:tr w:rsidR="0008692B" w:rsidRPr="00D46E05" w14:paraId="319878BD" w14:textId="77777777" w:rsidTr="008B1C55">
        <w:tc>
          <w:tcPr>
            <w:tcW w:w="1980" w:type="dxa"/>
            <w:shd w:val="clear" w:color="auto" w:fill="CCC0D9"/>
          </w:tcPr>
          <w:p w14:paraId="63081A82" w14:textId="77777777" w:rsidR="00DA031E" w:rsidRPr="00D46E05" w:rsidRDefault="0008692B" w:rsidP="0008692B">
            <w:pPr>
              <w:rPr>
                <w:rFonts w:asciiTheme="minorHAnsi" w:hAnsiTheme="minorHAnsi" w:cstheme="minorHAnsi"/>
                <w:bCs/>
                <w:sz w:val="22"/>
                <w:szCs w:val="22"/>
              </w:rPr>
            </w:pPr>
            <w:r w:rsidRPr="00D46E05">
              <w:rPr>
                <w:rFonts w:asciiTheme="minorHAnsi" w:hAnsiTheme="minorHAnsi" w:cstheme="minorHAnsi"/>
                <w:b/>
                <w:sz w:val="22"/>
                <w:szCs w:val="22"/>
              </w:rPr>
              <w:lastRenderedPageBreak/>
              <w:t>Details</w:t>
            </w:r>
            <w:r w:rsidR="00DA031E" w:rsidRPr="00D46E05">
              <w:rPr>
                <w:rFonts w:asciiTheme="minorHAnsi" w:hAnsiTheme="minorHAnsi" w:cstheme="minorHAnsi"/>
                <w:b/>
                <w:bCs/>
                <w:sz w:val="22"/>
                <w:szCs w:val="22"/>
              </w:rPr>
              <w:t xml:space="preserve">– </w:t>
            </w:r>
            <w:r w:rsidR="00DA031E" w:rsidRPr="00D46E05">
              <w:rPr>
                <w:rFonts w:asciiTheme="minorHAnsi" w:hAnsiTheme="minorHAnsi" w:cstheme="minorHAnsi"/>
                <w:bCs/>
                <w:sz w:val="22"/>
                <w:szCs w:val="22"/>
              </w:rPr>
              <w:t>Explain how the data will be analysed.</w:t>
            </w:r>
          </w:p>
          <w:p w14:paraId="48EDE63C" w14:textId="77777777" w:rsidR="0008692B" w:rsidRPr="00D46E05" w:rsidRDefault="0008692B" w:rsidP="0008692B">
            <w:pPr>
              <w:rPr>
                <w:rFonts w:asciiTheme="minorHAnsi" w:hAnsiTheme="minorHAnsi" w:cstheme="minorHAnsi"/>
                <w:bCs/>
                <w:sz w:val="22"/>
                <w:szCs w:val="22"/>
              </w:rPr>
            </w:pPr>
            <w:r w:rsidRPr="00D46E05">
              <w:rPr>
                <w:rFonts w:asciiTheme="minorHAnsi" w:hAnsiTheme="minorHAnsi" w:cstheme="minorHAnsi"/>
                <w:sz w:val="22"/>
                <w:szCs w:val="22"/>
              </w:rPr>
              <w:t xml:space="preserve"> (Max 300 words)</w:t>
            </w:r>
          </w:p>
        </w:tc>
        <w:tc>
          <w:tcPr>
            <w:tcW w:w="7380" w:type="dxa"/>
          </w:tcPr>
          <w:p w14:paraId="69A6730C" w14:textId="2C621C15" w:rsidR="0008692B" w:rsidRPr="00D46E05" w:rsidRDefault="008214E2" w:rsidP="0008692B">
            <w:pPr>
              <w:rPr>
                <w:rFonts w:asciiTheme="minorHAnsi" w:hAnsiTheme="minorHAnsi" w:cstheme="minorHAnsi"/>
                <w:color w:val="000000"/>
                <w:sz w:val="22"/>
                <w:szCs w:val="22"/>
              </w:rPr>
            </w:pPr>
            <w:r>
              <w:rPr>
                <w:rFonts w:asciiTheme="minorHAnsi" w:hAnsiTheme="minorHAnsi" w:cstheme="minorHAnsi"/>
                <w:color w:val="000000"/>
                <w:sz w:val="22"/>
                <w:szCs w:val="22"/>
              </w:rPr>
              <w:t xml:space="preserve">Quantitative data will be analysed with SPSS and compared to norms </w:t>
            </w:r>
            <w:r w:rsidR="00E31142">
              <w:rPr>
                <w:rFonts w:asciiTheme="minorHAnsi" w:hAnsiTheme="minorHAnsi" w:cstheme="minorHAnsi"/>
                <w:color w:val="000000"/>
                <w:sz w:val="22"/>
                <w:szCs w:val="22"/>
              </w:rPr>
              <w:t>to determine</w:t>
            </w:r>
            <w:r w:rsidR="003A393D">
              <w:rPr>
                <w:rFonts w:asciiTheme="minorHAnsi" w:hAnsiTheme="minorHAnsi" w:cstheme="minorHAnsi"/>
                <w:color w:val="000000"/>
                <w:sz w:val="22"/>
                <w:szCs w:val="22"/>
              </w:rPr>
              <w:t xml:space="preserve"> relative psycholo</w:t>
            </w:r>
            <w:r w:rsidR="00EA789A">
              <w:rPr>
                <w:rFonts w:asciiTheme="minorHAnsi" w:hAnsiTheme="minorHAnsi" w:cstheme="minorHAnsi"/>
                <w:color w:val="000000"/>
                <w:sz w:val="22"/>
                <w:szCs w:val="22"/>
              </w:rPr>
              <w:t xml:space="preserve">gical well-being and burnout risk. Correlations will be conducted between the DASS, CBI, </w:t>
            </w:r>
            <w:r w:rsidR="00A24EFC">
              <w:rPr>
                <w:rFonts w:asciiTheme="minorHAnsi" w:hAnsiTheme="minorHAnsi" w:cstheme="minorHAnsi"/>
                <w:color w:val="000000"/>
                <w:sz w:val="22"/>
                <w:szCs w:val="22"/>
              </w:rPr>
              <w:t>SWE</w:t>
            </w:r>
            <w:r w:rsidR="000925E5">
              <w:rPr>
                <w:rFonts w:asciiTheme="minorHAnsi" w:hAnsiTheme="minorHAnsi" w:cstheme="minorHAnsi"/>
                <w:color w:val="000000"/>
                <w:sz w:val="22"/>
                <w:szCs w:val="22"/>
              </w:rPr>
              <w:t xml:space="preserve">MWS, </w:t>
            </w:r>
            <w:r w:rsidR="00C77D44">
              <w:rPr>
                <w:rFonts w:asciiTheme="minorHAnsi" w:hAnsiTheme="minorHAnsi" w:cstheme="minorHAnsi"/>
                <w:color w:val="000000"/>
                <w:sz w:val="22"/>
                <w:szCs w:val="22"/>
              </w:rPr>
              <w:t xml:space="preserve">SPOS, the Hogg </w:t>
            </w:r>
            <w:r w:rsidR="00025034">
              <w:rPr>
                <w:rFonts w:asciiTheme="minorHAnsi" w:hAnsiTheme="minorHAnsi" w:cstheme="minorHAnsi"/>
                <w:color w:val="000000"/>
                <w:sz w:val="22"/>
                <w:szCs w:val="22"/>
              </w:rPr>
              <w:t>E</w:t>
            </w:r>
            <w:r w:rsidR="00C77D44">
              <w:rPr>
                <w:rFonts w:asciiTheme="minorHAnsi" w:hAnsiTheme="minorHAnsi" w:cstheme="minorHAnsi"/>
                <w:color w:val="000000"/>
                <w:sz w:val="22"/>
                <w:szCs w:val="22"/>
              </w:rPr>
              <w:t>co-anxiety</w:t>
            </w:r>
            <w:r w:rsidR="00025034">
              <w:rPr>
                <w:rFonts w:asciiTheme="minorHAnsi" w:hAnsiTheme="minorHAnsi" w:cstheme="minorHAnsi"/>
                <w:color w:val="000000"/>
                <w:sz w:val="22"/>
                <w:szCs w:val="22"/>
              </w:rPr>
              <w:t xml:space="preserve"> Scale</w:t>
            </w:r>
            <w:r w:rsidR="00C77D44">
              <w:rPr>
                <w:rFonts w:asciiTheme="minorHAnsi" w:hAnsiTheme="minorHAnsi" w:cstheme="minorHAnsi"/>
                <w:color w:val="000000"/>
                <w:sz w:val="22"/>
                <w:szCs w:val="22"/>
              </w:rPr>
              <w:t xml:space="preserve">, and the </w:t>
            </w:r>
            <w:r w:rsidR="008F644B">
              <w:rPr>
                <w:rFonts w:asciiTheme="minorHAnsi" w:hAnsiTheme="minorHAnsi" w:cstheme="minorHAnsi"/>
                <w:color w:val="000000"/>
                <w:sz w:val="22"/>
                <w:szCs w:val="22"/>
              </w:rPr>
              <w:t>Coping Strategy measure</w:t>
            </w:r>
            <w:r w:rsidR="00DF48F8">
              <w:rPr>
                <w:rFonts w:asciiTheme="minorHAnsi" w:hAnsiTheme="minorHAnsi" w:cstheme="minorHAnsi"/>
                <w:color w:val="000000"/>
                <w:sz w:val="22"/>
                <w:szCs w:val="22"/>
              </w:rPr>
              <w:t xml:space="preserve"> to assess relationships amongst self-reported mental health problems, job burnout, work-related affective well-being, perceived organisational support</w:t>
            </w:r>
            <w:r w:rsidR="00A554E3">
              <w:rPr>
                <w:rFonts w:asciiTheme="minorHAnsi" w:hAnsiTheme="minorHAnsi" w:cstheme="minorHAnsi"/>
                <w:color w:val="000000"/>
                <w:sz w:val="22"/>
                <w:szCs w:val="22"/>
              </w:rPr>
              <w:t xml:space="preserve">, eco-anxiety, and coping with climate change strategies. </w:t>
            </w:r>
            <w:r w:rsidR="00DC2421">
              <w:rPr>
                <w:rFonts w:asciiTheme="minorHAnsi" w:hAnsiTheme="minorHAnsi" w:cstheme="minorHAnsi"/>
                <w:color w:val="000000"/>
                <w:sz w:val="22"/>
                <w:szCs w:val="22"/>
              </w:rPr>
              <w:t xml:space="preserve">Thematic analysis of the qualitative data will determine common themes, protective factors, and more general coping strategies. </w:t>
            </w:r>
          </w:p>
        </w:tc>
      </w:tr>
    </w:tbl>
    <w:p w14:paraId="415CBB49" w14:textId="77777777" w:rsidR="00D71653" w:rsidRPr="00D46E05" w:rsidRDefault="00D71653" w:rsidP="002319E5">
      <w:pPr>
        <w:rPr>
          <w:rFonts w:asciiTheme="minorHAnsi" w:hAnsiTheme="minorHAnsi" w:cstheme="minorHAnsi"/>
          <w:sz w:val="22"/>
          <w:szCs w:val="22"/>
        </w:rPr>
      </w:pPr>
    </w:p>
    <w:tbl>
      <w:tblPr>
        <w:tblW w:w="10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2" w:color="auto" w:fill="auto"/>
        <w:tblLook w:val="01E0" w:firstRow="1" w:lastRow="1" w:firstColumn="1" w:lastColumn="1" w:noHBand="0" w:noVBand="0"/>
      </w:tblPr>
      <w:tblGrid>
        <w:gridCol w:w="622"/>
        <w:gridCol w:w="654"/>
        <w:gridCol w:w="7472"/>
        <w:gridCol w:w="450"/>
        <w:gridCol w:w="788"/>
        <w:gridCol w:w="18"/>
      </w:tblGrid>
      <w:tr w:rsidR="00C244DC" w:rsidRPr="00D46E05" w14:paraId="76568928" w14:textId="77777777" w:rsidTr="00DB2173">
        <w:trPr>
          <w:trHeight w:val="531"/>
        </w:trPr>
        <w:tc>
          <w:tcPr>
            <w:tcW w:w="622" w:type="dxa"/>
            <w:tcBorders>
              <w:top w:val="single" w:sz="4" w:space="0" w:color="auto"/>
              <w:left w:val="single" w:sz="4" w:space="0" w:color="auto"/>
              <w:bottom w:val="single" w:sz="4" w:space="0" w:color="auto"/>
              <w:right w:val="single" w:sz="4" w:space="0" w:color="auto"/>
            </w:tcBorders>
            <w:shd w:val="clear" w:color="auto" w:fill="C6D9F1"/>
            <w:vAlign w:val="center"/>
          </w:tcPr>
          <w:p w14:paraId="1D89A415" w14:textId="77777777" w:rsidR="00C244DC" w:rsidRPr="00D46E05" w:rsidRDefault="0008692B" w:rsidP="00AA13D8">
            <w:pPr>
              <w:spacing w:before="120"/>
              <w:rPr>
                <w:rFonts w:asciiTheme="minorHAnsi" w:hAnsiTheme="minorHAnsi" w:cstheme="minorHAnsi"/>
                <w:b/>
                <w:sz w:val="22"/>
                <w:szCs w:val="22"/>
              </w:rPr>
            </w:pPr>
            <w:r w:rsidRPr="00D46E05">
              <w:rPr>
                <w:rFonts w:asciiTheme="minorHAnsi" w:hAnsiTheme="minorHAnsi" w:cstheme="minorHAnsi"/>
                <w:b/>
                <w:sz w:val="22"/>
                <w:szCs w:val="22"/>
              </w:rPr>
              <w:t>E5</w:t>
            </w:r>
          </w:p>
        </w:tc>
        <w:tc>
          <w:tcPr>
            <w:tcW w:w="9382" w:type="dxa"/>
            <w:gridSpan w:val="5"/>
            <w:tcBorders>
              <w:top w:val="single" w:sz="4" w:space="0" w:color="auto"/>
              <w:left w:val="single" w:sz="4" w:space="0" w:color="auto"/>
              <w:bottom w:val="single" w:sz="4" w:space="0" w:color="auto"/>
              <w:right w:val="single" w:sz="4" w:space="0" w:color="auto"/>
            </w:tcBorders>
            <w:shd w:val="clear" w:color="auto" w:fill="C6D9F1"/>
            <w:vAlign w:val="center"/>
          </w:tcPr>
          <w:p w14:paraId="446874D3" w14:textId="77777777" w:rsidR="00C244DC" w:rsidRPr="00D46E05" w:rsidRDefault="00C244DC" w:rsidP="00C244DC">
            <w:pPr>
              <w:rPr>
                <w:rFonts w:asciiTheme="minorHAnsi" w:hAnsiTheme="minorHAnsi" w:cstheme="minorHAnsi"/>
                <w:b/>
                <w:bCs/>
                <w:sz w:val="22"/>
                <w:szCs w:val="22"/>
              </w:rPr>
            </w:pPr>
            <w:r w:rsidRPr="00D46E05">
              <w:rPr>
                <w:rFonts w:asciiTheme="minorHAnsi" w:hAnsiTheme="minorHAnsi" w:cstheme="minorHAnsi"/>
                <w:b/>
                <w:bCs/>
                <w:sz w:val="22"/>
                <w:szCs w:val="22"/>
              </w:rPr>
              <w:t xml:space="preserve">Research </w:t>
            </w:r>
            <w:r w:rsidR="00C97ABF" w:rsidRPr="00D46E05">
              <w:rPr>
                <w:rFonts w:asciiTheme="minorHAnsi" w:hAnsiTheme="minorHAnsi" w:cstheme="minorHAnsi"/>
                <w:b/>
                <w:bCs/>
                <w:sz w:val="22"/>
                <w:szCs w:val="22"/>
              </w:rPr>
              <w:t>methods</w:t>
            </w:r>
            <w:r w:rsidR="000733FA" w:rsidRPr="00D46E05">
              <w:rPr>
                <w:rFonts w:asciiTheme="minorHAnsi" w:hAnsiTheme="minorHAnsi" w:cstheme="minorHAnsi"/>
                <w:b/>
                <w:bCs/>
                <w:sz w:val="22"/>
                <w:szCs w:val="22"/>
              </w:rPr>
              <w:t xml:space="preserve"> </w:t>
            </w:r>
            <w:r w:rsidR="0062404B" w:rsidRPr="00D46E05">
              <w:rPr>
                <w:rFonts w:asciiTheme="minorHAnsi" w:hAnsiTheme="minorHAnsi" w:cstheme="minorHAnsi"/>
                <w:b/>
                <w:bCs/>
                <w:sz w:val="22"/>
                <w:szCs w:val="22"/>
              </w:rPr>
              <w:t>and</w:t>
            </w:r>
            <w:r w:rsidR="000733FA" w:rsidRPr="00D46E05">
              <w:rPr>
                <w:rFonts w:asciiTheme="minorHAnsi" w:hAnsiTheme="minorHAnsi" w:cstheme="minorHAnsi"/>
                <w:b/>
                <w:bCs/>
                <w:sz w:val="22"/>
                <w:szCs w:val="22"/>
              </w:rPr>
              <w:t xml:space="preserve"> </w:t>
            </w:r>
            <w:r w:rsidRPr="00D46E05">
              <w:rPr>
                <w:rFonts w:asciiTheme="minorHAnsi" w:hAnsiTheme="minorHAnsi" w:cstheme="minorHAnsi"/>
                <w:b/>
                <w:bCs/>
                <w:sz w:val="22"/>
                <w:szCs w:val="22"/>
              </w:rPr>
              <w:t>techniques</w:t>
            </w:r>
          </w:p>
        </w:tc>
      </w:tr>
      <w:tr w:rsidR="00C244DC" w:rsidRPr="00D46E05" w14:paraId="6111E5D2" w14:textId="77777777" w:rsidTr="00DB2173">
        <w:trPr>
          <w:gridBefore w:val="1"/>
          <w:wBefore w:w="622" w:type="dxa"/>
          <w:trHeight w:val="340"/>
        </w:trPr>
        <w:tc>
          <w:tcPr>
            <w:tcW w:w="654" w:type="dxa"/>
            <w:tcBorders>
              <w:top w:val="single" w:sz="4" w:space="0" w:color="auto"/>
              <w:left w:val="single" w:sz="4" w:space="0" w:color="auto"/>
              <w:bottom w:val="single" w:sz="4" w:space="0" w:color="auto"/>
              <w:right w:val="single" w:sz="4" w:space="0" w:color="auto"/>
            </w:tcBorders>
            <w:shd w:val="clear" w:color="auto" w:fill="C6D9F1"/>
            <w:vAlign w:val="center"/>
          </w:tcPr>
          <w:p w14:paraId="70D8C0CF" w14:textId="77777777" w:rsidR="00C244DC" w:rsidRPr="00D46E05" w:rsidRDefault="00BD6419" w:rsidP="000C78D9">
            <w:pPr>
              <w:rPr>
                <w:rFonts w:asciiTheme="minorHAnsi" w:hAnsiTheme="minorHAnsi" w:cstheme="minorHAnsi"/>
                <w:b/>
                <w:sz w:val="22"/>
                <w:szCs w:val="22"/>
              </w:rPr>
            </w:pPr>
            <w:r w:rsidRPr="00D46E05">
              <w:rPr>
                <w:rFonts w:asciiTheme="minorHAnsi" w:hAnsiTheme="minorHAnsi" w:cstheme="minorHAnsi"/>
                <w:b/>
                <w:sz w:val="22"/>
                <w:szCs w:val="22"/>
              </w:rPr>
              <w:t>E5</w:t>
            </w:r>
            <w:r w:rsidR="00C244DC" w:rsidRPr="00D46E05">
              <w:rPr>
                <w:rFonts w:asciiTheme="minorHAnsi" w:hAnsiTheme="minorHAnsi" w:cstheme="minorHAnsi"/>
                <w:b/>
                <w:sz w:val="22"/>
                <w:szCs w:val="22"/>
              </w:rPr>
              <w:t>.1</w:t>
            </w:r>
          </w:p>
        </w:tc>
        <w:tc>
          <w:tcPr>
            <w:tcW w:w="8728" w:type="dxa"/>
            <w:gridSpan w:val="4"/>
            <w:tcBorders>
              <w:top w:val="single" w:sz="4" w:space="0" w:color="auto"/>
              <w:left w:val="single" w:sz="4" w:space="0" w:color="auto"/>
              <w:bottom w:val="single" w:sz="4" w:space="0" w:color="auto"/>
              <w:right w:val="single" w:sz="4" w:space="0" w:color="auto"/>
            </w:tcBorders>
            <w:shd w:val="clear" w:color="auto" w:fill="C6D9F1"/>
            <w:vAlign w:val="center"/>
          </w:tcPr>
          <w:p w14:paraId="4669BA03" w14:textId="77777777" w:rsidR="00C244DC" w:rsidRPr="00D46E05" w:rsidRDefault="00C244DC" w:rsidP="000C78D9">
            <w:pPr>
              <w:rPr>
                <w:rFonts w:asciiTheme="minorHAnsi" w:hAnsiTheme="minorHAnsi" w:cstheme="minorHAnsi"/>
                <w:sz w:val="22"/>
                <w:szCs w:val="22"/>
              </w:rPr>
            </w:pPr>
            <w:r w:rsidRPr="00D46E05">
              <w:rPr>
                <w:rFonts w:asciiTheme="minorHAnsi" w:hAnsiTheme="minorHAnsi" w:cstheme="minorHAnsi"/>
                <w:sz w:val="22"/>
                <w:szCs w:val="22"/>
              </w:rPr>
              <w:t xml:space="preserve">The research </w:t>
            </w:r>
            <w:r w:rsidR="00C97ABF" w:rsidRPr="00D46E05">
              <w:rPr>
                <w:rFonts w:asciiTheme="minorHAnsi" w:hAnsiTheme="minorHAnsi" w:cstheme="minorHAnsi"/>
                <w:sz w:val="22"/>
                <w:szCs w:val="22"/>
              </w:rPr>
              <w:t>methods</w:t>
            </w:r>
            <w:r w:rsidR="00A41AFD" w:rsidRPr="00D46E05">
              <w:rPr>
                <w:rFonts w:asciiTheme="minorHAnsi" w:hAnsiTheme="minorHAnsi" w:cstheme="minorHAnsi"/>
                <w:sz w:val="22"/>
                <w:szCs w:val="22"/>
              </w:rPr>
              <w:t xml:space="preserve"> </w:t>
            </w:r>
            <w:r w:rsidR="0062404B" w:rsidRPr="00D46E05">
              <w:rPr>
                <w:rFonts w:asciiTheme="minorHAnsi" w:hAnsiTheme="minorHAnsi" w:cstheme="minorHAnsi"/>
                <w:sz w:val="22"/>
                <w:szCs w:val="22"/>
              </w:rPr>
              <w:t>and</w:t>
            </w:r>
            <w:r w:rsidR="00A41AFD" w:rsidRPr="00D46E05">
              <w:rPr>
                <w:rFonts w:asciiTheme="minorHAnsi" w:hAnsiTheme="minorHAnsi" w:cstheme="minorHAnsi"/>
                <w:sz w:val="22"/>
                <w:szCs w:val="22"/>
              </w:rPr>
              <w:t xml:space="preserve"> </w:t>
            </w:r>
            <w:r w:rsidRPr="00D46E05">
              <w:rPr>
                <w:rFonts w:asciiTheme="minorHAnsi" w:hAnsiTheme="minorHAnsi" w:cstheme="minorHAnsi"/>
                <w:sz w:val="22"/>
                <w:szCs w:val="22"/>
              </w:rPr>
              <w:t>techniques to be used in this research are: (</w:t>
            </w:r>
            <w:r w:rsidR="00921227" w:rsidRPr="00D46E05">
              <w:rPr>
                <w:rFonts w:asciiTheme="minorHAnsi" w:hAnsiTheme="minorHAnsi" w:cstheme="minorHAnsi"/>
                <w:i/>
                <w:sz w:val="22"/>
                <w:szCs w:val="22"/>
              </w:rPr>
              <w:t>X</w:t>
            </w:r>
            <w:r w:rsidRPr="00D46E05">
              <w:rPr>
                <w:rFonts w:asciiTheme="minorHAnsi" w:hAnsiTheme="minorHAnsi" w:cstheme="minorHAnsi"/>
                <w:i/>
                <w:sz w:val="22"/>
                <w:szCs w:val="22"/>
              </w:rPr>
              <w:t xml:space="preserve"> all that apply) </w:t>
            </w:r>
          </w:p>
        </w:tc>
      </w:tr>
      <w:tr w:rsidR="00C244DC" w:rsidRPr="00D46E05" w14:paraId="53222ABB" w14:textId="77777777" w:rsidTr="00503738">
        <w:trPr>
          <w:gridBefore w:val="1"/>
          <w:gridAfter w:val="1"/>
          <w:wBefore w:w="622" w:type="dxa"/>
          <w:wAfter w:w="18" w:type="dxa"/>
          <w:trHeight w:val="288"/>
        </w:trPr>
        <w:tc>
          <w:tcPr>
            <w:tcW w:w="654" w:type="dxa"/>
            <w:tcBorders>
              <w:top w:val="single" w:sz="4" w:space="0" w:color="auto"/>
              <w:left w:val="nil"/>
              <w:bottom w:val="nil"/>
            </w:tcBorders>
            <w:shd w:val="clear" w:color="auto" w:fill="auto"/>
          </w:tcPr>
          <w:p w14:paraId="06AA963D" w14:textId="77777777" w:rsidR="00C244DC" w:rsidRPr="00D46E05" w:rsidRDefault="00C244DC" w:rsidP="000C78D9">
            <w:pPr>
              <w:rPr>
                <w:rFonts w:asciiTheme="minorHAnsi" w:hAnsiTheme="minorHAnsi" w:cstheme="minorHAnsi"/>
                <w:sz w:val="22"/>
                <w:szCs w:val="22"/>
              </w:rPr>
            </w:pPr>
          </w:p>
        </w:tc>
        <w:tc>
          <w:tcPr>
            <w:tcW w:w="7472" w:type="dxa"/>
            <w:tcBorders>
              <w:top w:val="single" w:sz="4" w:space="0" w:color="auto"/>
              <w:bottom w:val="single" w:sz="4" w:space="0" w:color="auto"/>
            </w:tcBorders>
            <w:shd w:val="clear" w:color="auto" w:fill="auto"/>
            <w:vAlign w:val="center"/>
          </w:tcPr>
          <w:p w14:paraId="595259AE" w14:textId="77777777" w:rsidR="00C244DC" w:rsidRPr="00D46E05" w:rsidRDefault="00C244DC" w:rsidP="007B7F49">
            <w:pPr>
              <w:tabs>
                <w:tab w:val="left" w:pos="312"/>
              </w:tabs>
              <w:rPr>
                <w:rFonts w:asciiTheme="minorHAnsi" w:hAnsiTheme="minorHAnsi" w:cstheme="minorHAnsi"/>
                <w:bCs/>
                <w:sz w:val="22"/>
                <w:szCs w:val="22"/>
              </w:rPr>
            </w:pPr>
            <w:r w:rsidRPr="00D46E05">
              <w:rPr>
                <w:rFonts w:asciiTheme="minorHAnsi" w:hAnsiTheme="minorHAnsi" w:cstheme="minorHAnsi"/>
                <w:sz w:val="22"/>
                <w:szCs w:val="22"/>
              </w:rPr>
              <w:tab/>
            </w:r>
            <w:r w:rsidR="0078780C" w:rsidRPr="00D46E05">
              <w:rPr>
                <w:rFonts w:asciiTheme="minorHAnsi" w:hAnsiTheme="minorHAnsi" w:cstheme="minorHAnsi"/>
                <w:sz w:val="22"/>
                <w:szCs w:val="22"/>
              </w:rPr>
              <w:t>Computer based tests</w:t>
            </w:r>
          </w:p>
        </w:tc>
        <w:tc>
          <w:tcPr>
            <w:tcW w:w="450" w:type="dxa"/>
            <w:tcBorders>
              <w:top w:val="single" w:sz="4" w:space="0" w:color="auto"/>
              <w:bottom w:val="single" w:sz="4" w:space="0" w:color="auto"/>
            </w:tcBorders>
            <w:shd w:val="clear" w:color="auto" w:fill="auto"/>
            <w:vAlign w:val="center"/>
          </w:tcPr>
          <w:p w14:paraId="474758E7" w14:textId="77777777" w:rsidR="00C244DC" w:rsidRPr="00D46E05" w:rsidRDefault="00C244DC" w:rsidP="000C78D9">
            <w:pPr>
              <w:rPr>
                <w:rFonts w:asciiTheme="minorHAnsi" w:hAnsiTheme="minorHAnsi" w:cstheme="minorHAnsi"/>
                <w:bCs/>
                <w:sz w:val="22"/>
                <w:szCs w:val="22"/>
              </w:rPr>
            </w:pPr>
          </w:p>
        </w:tc>
        <w:tc>
          <w:tcPr>
            <w:tcW w:w="788" w:type="dxa"/>
            <w:tcBorders>
              <w:top w:val="single" w:sz="4" w:space="0" w:color="auto"/>
              <w:bottom w:val="nil"/>
              <w:right w:val="nil"/>
            </w:tcBorders>
            <w:shd w:val="clear" w:color="auto" w:fill="auto"/>
          </w:tcPr>
          <w:p w14:paraId="172A76F4" w14:textId="77777777" w:rsidR="00C244DC" w:rsidRPr="00D46E05" w:rsidRDefault="00C244DC" w:rsidP="00AA13D8">
            <w:pPr>
              <w:jc w:val="both"/>
              <w:rPr>
                <w:rFonts w:asciiTheme="minorHAnsi" w:hAnsiTheme="minorHAnsi" w:cstheme="minorHAnsi"/>
                <w:bCs/>
                <w:color w:val="000000"/>
                <w:sz w:val="22"/>
                <w:szCs w:val="22"/>
              </w:rPr>
            </w:pPr>
          </w:p>
        </w:tc>
      </w:tr>
      <w:tr w:rsidR="00937BD1" w:rsidRPr="00D46E05" w14:paraId="3957A105" w14:textId="77777777" w:rsidTr="008B1C55">
        <w:trPr>
          <w:gridBefore w:val="1"/>
          <w:gridAfter w:val="1"/>
          <w:wBefore w:w="622" w:type="dxa"/>
          <w:wAfter w:w="18" w:type="dxa"/>
          <w:trHeight w:val="288"/>
        </w:trPr>
        <w:tc>
          <w:tcPr>
            <w:tcW w:w="654" w:type="dxa"/>
            <w:tcBorders>
              <w:top w:val="nil"/>
              <w:left w:val="nil"/>
              <w:bottom w:val="nil"/>
              <w:right w:val="single" w:sz="4" w:space="0" w:color="auto"/>
            </w:tcBorders>
            <w:shd w:val="clear" w:color="auto" w:fill="auto"/>
          </w:tcPr>
          <w:p w14:paraId="60CE3BB2" w14:textId="77777777" w:rsidR="00937BD1" w:rsidRPr="00D46E05" w:rsidRDefault="00937BD1" w:rsidP="000C78D9">
            <w:pPr>
              <w:rPr>
                <w:rFonts w:asciiTheme="minorHAnsi" w:hAnsiTheme="minorHAnsi" w:cstheme="minorHAnsi"/>
                <w:sz w:val="22"/>
                <w:szCs w:val="22"/>
              </w:rPr>
            </w:pPr>
          </w:p>
        </w:tc>
        <w:tc>
          <w:tcPr>
            <w:tcW w:w="7472" w:type="dxa"/>
            <w:tcBorders>
              <w:top w:val="single" w:sz="4" w:space="0" w:color="auto"/>
              <w:left w:val="single" w:sz="4" w:space="0" w:color="auto"/>
              <w:bottom w:val="single" w:sz="4" w:space="0" w:color="auto"/>
              <w:right w:val="single" w:sz="4" w:space="0" w:color="auto"/>
            </w:tcBorders>
            <w:shd w:val="clear" w:color="auto" w:fill="CCC0D9"/>
            <w:vAlign w:val="center"/>
          </w:tcPr>
          <w:p w14:paraId="62D50DDA" w14:textId="77777777" w:rsidR="00937BD1" w:rsidRPr="00D46E05" w:rsidRDefault="00116AD2" w:rsidP="007B7F49">
            <w:pPr>
              <w:tabs>
                <w:tab w:val="left" w:pos="312"/>
              </w:tabs>
              <w:rPr>
                <w:rFonts w:asciiTheme="minorHAnsi" w:hAnsiTheme="minorHAnsi" w:cstheme="minorHAnsi"/>
                <w:sz w:val="22"/>
                <w:szCs w:val="22"/>
              </w:rPr>
            </w:pPr>
            <w:r w:rsidRPr="00D46E05">
              <w:rPr>
                <w:rFonts w:asciiTheme="minorHAnsi" w:hAnsiTheme="minorHAnsi" w:cstheme="minorHAnsi"/>
                <w:sz w:val="22"/>
                <w:szCs w:val="22"/>
              </w:rPr>
              <w:tab/>
            </w:r>
            <w:r w:rsidR="0078780C" w:rsidRPr="00D46E05">
              <w:rPr>
                <w:rFonts w:asciiTheme="minorHAnsi" w:hAnsiTheme="minorHAnsi" w:cstheme="minorHAnsi"/>
                <w:sz w:val="22"/>
                <w:szCs w:val="22"/>
              </w:rPr>
              <w:t>Data linkage</w:t>
            </w:r>
          </w:p>
        </w:tc>
        <w:tc>
          <w:tcPr>
            <w:tcW w:w="450" w:type="dxa"/>
            <w:tcBorders>
              <w:top w:val="single" w:sz="4" w:space="0" w:color="auto"/>
              <w:left w:val="single" w:sz="4" w:space="0" w:color="auto"/>
              <w:bottom w:val="single" w:sz="4" w:space="0" w:color="auto"/>
              <w:right w:val="single" w:sz="4" w:space="0" w:color="auto"/>
            </w:tcBorders>
            <w:shd w:val="clear" w:color="auto" w:fill="CCC0D9"/>
            <w:vAlign w:val="center"/>
          </w:tcPr>
          <w:p w14:paraId="22815D82" w14:textId="77777777" w:rsidR="00937BD1" w:rsidRPr="00D46E05" w:rsidRDefault="00937BD1" w:rsidP="000C78D9">
            <w:pPr>
              <w:rPr>
                <w:rFonts w:asciiTheme="minorHAnsi" w:hAnsiTheme="minorHAnsi" w:cstheme="minorHAnsi"/>
                <w:bCs/>
                <w:sz w:val="22"/>
                <w:szCs w:val="22"/>
              </w:rPr>
            </w:pPr>
          </w:p>
        </w:tc>
        <w:tc>
          <w:tcPr>
            <w:tcW w:w="788" w:type="dxa"/>
            <w:tcBorders>
              <w:top w:val="nil"/>
              <w:left w:val="single" w:sz="4" w:space="0" w:color="auto"/>
              <w:bottom w:val="nil"/>
              <w:right w:val="nil"/>
            </w:tcBorders>
            <w:shd w:val="clear" w:color="auto" w:fill="auto"/>
          </w:tcPr>
          <w:p w14:paraId="57ECFAA0" w14:textId="77777777" w:rsidR="00937BD1" w:rsidRPr="00D46E05" w:rsidRDefault="00937BD1" w:rsidP="00AA13D8">
            <w:pPr>
              <w:jc w:val="both"/>
              <w:rPr>
                <w:rFonts w:asciiTheme="minorHAnsi" w:hAnsiTheme="minorHAnsi" w:cstheme="minorHAnsi"/>
                <w:bCs/>
                <w:color w:val="000000"/>
                <w:sz w:val="22"/>
                <w:szCs w:val="22"/>
              </w:rPr>
            </w:pPr>
          </w:p>
        </w:tc>
      </w:tr>
      <w:tr w:rsidR="00116AD2" w:rsidRPr="00D46E05" w14:paraId="1A2D28BE" w14:textId="77777777" w:rsidTr="00503738">
        <w:trPr>
          <w:gridBefore w:val="1"/>
          <w:gridAfter w:val="1"/>
          <w:wBefore w:w="622" w:type="dxa"/>
          <w:wAfter w:w="18" w:type="dxa"/>
          <w:trHeight w:val="288"/>
        </w:trPr>
        <w:tc>
          <w:tcPr>
            <w:tcW w:w="654" w:type="dxa"/>
            <w:tcBorders>
              <w:top w:val="nil"/>
              <w:left w:val="nil"/>
              <w:bottom w:val="nil"/>
            </w:tcBorders>
            <w:shd w:val="clear" w:color="auto" w:fill="auto"/>
          </w:tcPr>
          <w:p w14:paraId="71C90EEF" w14:textId="77777777" w:rsidR="00116AD2" w:rsidRPr="00D46E05" w:rsidRDefault="00116AD2" w:rsidP="000C78D9">
            <w:pPr>
              <w:rPr>
                <w:rFonts w:asciiTheme="minorHAnsi" w:hAnsiTheme="minorHAnsi" w:cstheme="minorHAnsi"/>
                <w:sz w:val="22"/>
                <w:szCs w:val="22"/>
              </w:rPr>
            </w:pPr>
          </w:p>
        </w:tc>
        <w:tc>
          <w:tcPr>
            <w:tcW w:w="7472" w:type="dxa"/>
            <w:tcBorders>
              <w:top w:val="single" w:sz="4" w:space="0" w:color="auto"/>
              <w:bottom w:val="single" w:sz="4" w:space="0" w:color="auto"/>
            </w:tcBorders>
            <w:shd w:val="clear" w:color="auto" w:fill="auto"/>
            <w:vAlign w:val="center"/>
          </w:tcPr>
          <w:p w14:paraId="494EEA06" w14:textId="77777777" w:rsidR="00116AD2" w:rsidRPr="00D46E05" w:rsidRDefault="00116AD2" w:rsidP="007B7F49">
            <w:pPr>
              <w:tabs>
                <w:tab w:val="left" w:pos="312"/>
              </w:tabs>
              <w:rPr>
                <w:rFonts w:asciiTheme="minorHAnsi" w:hAnsiTheme="minorHAnsi" w:cstheme="minorHAnsi"/>
                <w:sz w:val="22"/>
                <w:szCs w:val="22"/>
              </w:rPr>
            </w:pPr>
            <w:r w:rsidRPr="00D46E05">
              <w:rPr>
                <w:rFonts w:asciiTheme="minorHAnsi" w:hAnsiTheme="minorHAnsi" w:cstheme="minorHAnsi"/>
                <w:sz w:val="22"/>
                <w:szCs w:val="22"/>
              </w:rPr>
              <w:tab/>
            </w:r>
            <w:r w:rsidR="0078780C" w:rsidRPr="00D46E05">
              <w:rPr>
                <w:rFonts w:asciiTheme="minorHAnsi" w:hAnsiTheme="minorHAnsi" w:cstheme="minorHAnsi"/>
                <w:sz w:val="22"/>
                <w:szCs w:val="22"/>
              </w:rPr>
              <w:t>Focus groups</w:t>
            </w:r>
          </w:p>
        </w:tc>
        <w:tc>
          <w:tcPr>
            <w:tcW w:w="450" w:type="dxa"/>
            <w:tcBorders>
              <w:top w:val="single" w:sz="4" w:space="0" w:color="auto"/>
              <w:bottom w:val="single" w:sz="4" w:space="0" w:color="auto"/>
            </w:tcBorders>
            <w:shd w:val="clear" w:color="auto" w:fill="auto"/>
            <w:vAlign w:val="center"/>
          </w:tcPr>
          <w:p w14:paraId="7374C41D" w14:textId="77777777" w:rsidR="00116AD2" w:rsidRPr="00D46E05" w:rsidRDefault="00116AD2" w:rsidP="000C78D9">
            <w:pPr>
              <w:rPr>
                <w:rFonts w:asciiTheme="minorHAnsi" w:hAnsiTheme="minorHAnsi" w:cstheme="minorHAnsi"/>
                <w:bCs/>
                <w:sz w:val="22"/>
                <w:szCs w:val="22"/>
              </w:rPr>
            </w:pPr>
          </w:p>
        </w:tc>
        <w:tc>
          <w:tcPr>
            <w:tcW w:w="788" w:type="dxa"/>
            <w:tcBorders>
              <w:top w:val="nil"/>
              <w:bottom w:val="nil"/>
              <w:right w:val="nil"/>
            </w:tcBorders>
            <w:shd w:val="clear" w:color="auto" w:fill="auto"/>
          </w:tcPr>
          <w:p w14:paraId="619487DE" w14:textId="77777777" w:rsidR="00116AD2" w:rsidRPr="00D46E05" w:rsidRDefault="00116AD2" w:rsidP="00AA13D8">
            <w:pPr>
              <w:jc w:val="both"/>
              <w:rPr>
                <w:rFonts w:asciiTheme="minorHAnsi" w:hAnsiTheme="minorHAnsi" w:cstheme="minorHAnsi"/>
                <w:bCs/>
                <w:color w:val="000000"/>
                <w:sz w:val="22"/>
                <w:szCs w:val="22"/>
              </w:rPr>
            </w:pPr>
          </w:p>
        </w:tc>
      </w:tr>
      <w:tr w:rsidR="00116AD2" w:rsidRPr="00D46E05" w14:paraId="5F9A8CA9" w14:textId="77777777" w:rsidTr="008B1C55">
        <w:trPr>
          <w:gridBefore w:val="1"/>
          <w:gridAfter w:val="1"/>
          <w:wBefore w:w="622" w:type="dxa"/>
          <w:wAfter w:w="18" w:type="dxa"/>
          <w:trHeight w:val="288"/>
        </w:trPr>
        <w:tc>
          <w:tcPr>
            <w:tcW w:w="654" w:type="dxa"/>
            <w:tcBorders>
              <w:top w:val="nil"/>
              <w:left w:val="nil"/>
              <w:bottom w:val="nil"/>
              <w:right w:val="single" w:sz="4" w:space="0" w:color="auto"/>
            </w:tcBorders>
            <w:shd w:val="clear" w:color="auto" w:fill="auto"/>
          </w:tcPr>
          <w:p w14:paraId="5180B360" w14:textId="77777777" w:rsidR="00116AD2" w:rsidRPr="00D46E05" w:rsidRDefault="00116AD2" w:rsidP="000C78D9">
            <w:pPr>
              <w:rPr>
                <w:rFonts w:asciiTheme="minorHAnsi" w:hAnsiTheme="minorHAnsi" w:cstheme="minorHAnsi"/>
                <w:sz w:val="22"/>
                <w:szCs w:val="22"/>
              </w:rPr>
            </w:pPr>
          </w:p>
        </w:tc>
        <w:tc>
          <w:tcPr>
            <w:tcW w:w="7472" w:type="dxa"/>
            <w:tcBorders>
              <w:top w:val="single" w:sz="4" w:space="0" w:color="auto"/>
              <w:left w:val="single" w:sz="4" w:space="0" w:color="auto"/>
              <w:bottom w:val="single" w:sz="4" w:space="0" w:color="auto"/>
              <w:right w:val="single" w:sz="4" w:space="0" w:color="auto"/>
            </w:tcBorders>
            <w:shd w:val="clear" w:color="auto" w:fill="CCC0D9"/>
            <w:vAlign w:val="center"/>
          </w:tcPr>
          <w:p w14:paraId="516E461C" w14:textId="77777777" w:rsidR="00116AD2" w:rsidRPr="00D46E05" w:rsidRDefault="00116AD2" w:rsidP="007B7F49">
            <w:pPr>
              <w:tabs>
                <w:tab w:val="left" w:pos="312"/>
              </w:tabs>
              <w:rPr>
                <w:rFonts w:asciiTheme="minorHAnsi" w:hAnsiTheme="minorHAnsi" w:cstheme="minorHAnsi"/>
                <w:sz w:val="22"/>
                <w:szCs w:val="22"/>
              </w:rPr>
            </w:pPr>
            <w:r w:rsidRPr="00D46E05">
              <w:rPr>
                <w:rFonts w:asciiTheme="minorHAnsi" w:hAnsiTheme="minorHAnsi" w:cstheme="minorHAnsi"/>
                <w:sz w:val="22"/>
                <w:szCs w:val="22"/>
              </w:rPr>
              <w:tab/>
            </w:r>
            <w:r w:rsidR="0062404B" w:rsidRPr="00D46E05">
              <w:rPr>
                <w:rFonts w:asciiTheme="minorHAnsi" w:hAnsiTheme="minorHAnsi" w:cstheme="minorHAnsi"/>
                <w:sz w:val="22"/>
                <w:szCs w:val="22"/>
              </w:rPr>
              <w:t>Face-to-face i</w:t>
            </w:r>
            <w:r w:rsidR="0078780C" w:rsidRPr="00D46E05">
              <w:rPr>
                <w:rFonts w:asciiTheme="minorHAnsi" w:hAnsiTheme="minorHAnsi" w:cstheme="minorHAnsi"/>
                <w:sz w:val="22"/>
                <w:szCs w:val="22"/>
              </w:rPr>
              <w:t>nterview</w:t>
            </w:r>
            <w:r w:rsidR="0062404B" w:rsidRPr="00D46E05">
              <w:rPr>
                <w:rFonts w:asciiTheme="minorHAnsi" w:hAnsiTheme="minorHAnsi" w:cstheme="minorHAnsi"/>
                <w:sz w:val="22"/>
                <w:szCs w:val="22"/>
              </w:rPr>
              <w:t>s</w:t>
            </w:r>
            <w:r w:rsidR="00AA17DF" w:rsidRPr="00D46E05">
              <w:rPr>
                <w:rFonts w:asciiTheme="minorHAnsi" w:hAnsiTheme="minorHAnsi" w:cstheme="minorHAnsi"/>
                <w:sz w:val="22"/>
                <w:szCs w:val="22"/>
              </w:rPr>
              <w:t xml:space="preserve"> (in person or via SKYPE)</w:t>
            </w:r>
          </w:p>
        </w:tc>
        <w:tc>
          <w:tcPr>
            <w:tcW w:w="450" w:type="dxa"/>
            <w:tcBorders>
              <w:top w:val="single" w:sz="4" w:space="0" w:color="auto"/>
              <w:left w:val="single" w:sz="4" w:space="0" w:color="auto"/>
              <w:bottom w:val="single" w:sz="4" w:space="0" w:color="auto"/>
              <w:right w:val="single" w:sz="4" w:space="0" w:color="auto"/>
            </w:tcBorders>
            <w:shd w:val="clear" w:color="auto" w:fill="CCC0D9"/>
            <w:vAlign w:val="center"/>
          </w:tcPr>
          <w:p w14:paraId="0E849104" w14:textId="77777777" w:rsidR="00116AD2" w:rsidRPr="00D46E05" w:rsidRDefault="00116AD2" w:rsidP="000C78D9">
            <w:pPr>
              <w:rPr>
                <w:rFonts w:asciiTheme="minorHAnsi" w:hAnsiTheme="minorHAnsi" w:cstheme="minorHAnsi"/>
                <w:bCs/>
                <w:sz w:val="22"/>
                <w:szCs w:val="22"/>
              </w:rPr>
            </w:pPr>
          </w:p>
        </w:tc>
        <w:tc>
          <w:tcPr>
            <w:tcW w:w="788" w:type="dxa"/>
            <w:tcBorders>
              <w:top w:val="nil"/>
              <w:left w:val="single" w:sz="4" w:space="0" w:color="auto"/>
              <w:bottom w:val="nil"/>
              <w:right w:val="nil"/>
            </w:tcBorders>
            <w:shd w:val="clear" w:color="auto" w:fill="auto"/>
          </w:tcPr>
          <w:p w14:paraId="0EBC0F10" w14:textId="77777777" w:rsidR="00116AD2" w:rsidRPr="00D46E05" w:rsidRDefault="00116AD2" w:rsidP="00AA13D8">
            <w:pPr>
              <w:jc w:val="both"/>
              <w:rPr>
                <w:rFonts w:asciiTheme="minorHAnsi" w:hAnsiTheme="minorHAnsi" w:cstheme="minorHAnsi"/>
                <w:bCs/>
                <w:color w:val="000000"/>
                <w:sz w:val="22"/>
                <w:szCs w:val="22"/>
              </w:rPr>
            </w:pPr>
          </w:p>
        </w:tc>
      </w:tr>
      <w:tr w:rsidR="0078780C" w:rsidRPr="00D46E05" w14:paraId="6CC17C0B" w14:textId="77777777" w:rsidTr="00503738">
        <w:trPr>
          <w:gridBefore w:val="1"/>
          <w:gridAfter w:val="1"/>
          <w:wBefore w:w="622" w:type="dxa"/>
          <w:wAfter w:w="18" w:type="dxa"/>
          <w:trHeight w:val="288"/>
        </w:trPr>
        <w:tc>
          <w:tcPr>
            <w:tcW w:w="654" w:type="dxa"/>
            <w:tcBorders>
              <w:top w:val="nil"/>
              <w:left w:val="nil"/>
              <w:bottom w:val="nil"/>
            </w:tcBorders>
            <w:shd w:val="clear" w:color="auto" w:fill="auto"/>
          </w:tcPr>
          <w:p w14:paraId="471323E8" w14:textId="77777777" w:rsidR="0078780C" w:rsidRPr="00D46E05" w:rsidRDefault="0078780C" w:rsidP="000C78D9">
            <w:pPr>
              <w:rPr>
                <w:rFonts w:asciiTheme="minorHAnsi" w:hAnsiTheme="minorHAnsi" w:cstheme="minorHAnsi"/>
                <w:sz w:val="22"/>
                <w:szCs w:val="22"/>
              </w:rPr>
            </w:pPr>
          </w:p>
        </w:tc>
        <w:tc>
          <w:tcPr>
            <w:tcW w:w="7472" w:type="dxa"/>
            <w:tcBorders>
              <w:top w:val="single" w:sz="4" w:space="0" w:color="auto"/>
              <w:bottom w:val="single" w:sz="4" w:space="0" w:color="auto"/>
            </w:tcBorders>
            <w:shd w:val="clear" w:color="auto" w:fill="auto"/>
            <w:vAlign w:val="center"/>
          </w:tcPr>
          <w:p w14:paraId="4455666E" w14:textId="77777777" w:rsidR="0078780C" w:rsidRPr="00D46E05" w:rsidRDefault="0078780C" w:rsidP="007B7F49">
            <w:pPr>
              <w:tabs>
                <w:tab w:val="left" w:pos="312"/>
              </w:tabs>
              <w:rPr>
                <w:rFonts w:asciiTheme="minorHAnsi" w:hAnsiTheme="minorHAnsi" w:cstheme="minorHAnsi"/>
                <w:sz w:val="22"/>
                <w:szCs w:val="22"/>
              </w:rPr>
            </w:pPr>
            <w:r w:rsidRPr="00D46E05">
              <w:rPr>
                <w:rFonts w:asciiTheme="minorHAnsi" w:hAnsiTheme="minorHAnsi" w:cstheme="minorHAnsi"/>
                <w:sz w:val="22"/>
                <w:szCs w:val="22"/>
              </w:rPr>
              <w:tab/>
            </w:r>
            <w:hyperlink r:id="rId22" w:history="1">
              <w:r w:rsidR="0062404B" w:rsidRPr="00D46E05">
                <w:rPr>
                  <w:rStyle w:val="Hyperlink"/>
                  <w:rFonts w:asciiTheme="minorHAnsi" w:hAnsiTheme="minorHAnsi" w:cstheme="minorHAnsi"/>
                  <w:sz w:val="22"/>
                  <w:szCs w:val="22"/>
                </w:rPr>
                <w:t xml:space="preserve">Telephone </w:t>
              </w:r>
              <w:r w:rsidRPr="00D46E05">
                <w:rPr>
                  <w:rStyle w:val="Hyperlink"/>
                  <w:rFonts w:asciiTheme="minorHAnsi" w:hAnsiTheme="minorHAnsi" w:cstheme="minorHAnsi"/>
                  <w:sz w:val="22"/>
                  <w:szCs w:val="22"/>
                </w:rPr>
                <w:t>Interview</w:t>
              </w:r>
              <w:r w:rsidR="0062404B" w:rsidRPr="00D46E05">
                <w:rPr>
                  <w:rStyle w:val="Hyperlink"/>
                  <w:rFonts w:asciiTheme="minorHAnsi" w:hAnsiTheme="minorHAnsi" w:cstheme="minorHAnsi"/>
                  <w:sz w:val="22"/>
                  <w:szCs w:val="22"/>
                </w:rPr>
                <w:t>s</w:t>
              </w:r>
            </w:hyperlink>
            <w:r w:rsidR="004430A5" w:rsidRPr="00D46E05">
              <w:rPr>
                <w:rFonts w:asciiTheme="minorHAnsi" w:hAnsiTheme="minorHAnsi" w:cstheme="minorHAnsi"/>
                <w:sz w:val="22"/>
                <w:szCs w:val="22"/>
              </w:rPr>
              <w:t xml:space="preserve"> (</w:t>
            </w:r>
            <w:r w:rsidR="008706C7" w:rsidRPr="00D46E05">
              <w:rPr>
                <w:rFonts w:asciiTheme="minorHAnsi" w:hAnsiTheme="minorHAnsi" w:cstheme="minorHAnsi"/>
                <w:sz w:val="22"/>
                <w:szCs w:val="22"/>
              </w:rPr>
              <w:t>have you</w:t>
            </w:r>
            <w:r w:rsidR="004430A5" w:rsidRPr="00D46E05">
              <w:rPr>
                <w:rFonts w:asciiTheme="minorHAnsi" w:hAnsiTheme="minorHAnsi" w:cstheme="minorHAnsi"/>
                <w:sz w:val="22"/>
                <w:szCs w:val="22"/>
              </w:rPr>
              <w:t xml:space="preserve"> read </w:t>
            </w:r>
            <w:r w:rsidR="008706C7" w:rsidRPr="00D46E05">
              <w:rPr>
                <w:rFonts w:asciiTheme="minorHAnsi" w:hAnsiTheme="minorHAnsi" w:cstheme="minorHAnsi"/>
                <w:sz w:val="22"/>
                <w:szCs w:val="22"/>
              </w:rPr>
              <w:t xml:space="preserve">the </w:t>
            </w:r>
            <w:r w:rsidR="004430A5" w:rsidRPr="00D46E05">
              <w:rPr>
                <w:rFonts w:asciiTheme="minorHAnsi" w:hAnsiTheme="minorHAnsi" w:cstheme="minorHAnsi"/>
                <w:sz w:val="22"/>
                <w:szCs w:val="22"/>
              </w:rPr>
              <w:t>protocol</w:t>
            </w:r>
            <w:r w:rsidR="008706C7" w:rsidRPr="00D46E05">
              <w:rPr>
                <w:rFonts w:asciiTheme="minorHAnsi" w:hAnsiTheme="minorHAnsi" w:cstheme="minorHAnsi"/>
                <w:sz w:val="22"/>
                <w:szCs w:val="22"/>
              </w:rPr>
              <w:t>?    Yes/No</w:t>
            </w:r>
            <w:r w:rsidR="004430A5" w:rsidRPr="00D46E05">
              <w:rPr>
                <w:rFonts w:asciiTheme="minorHAnsi" w:hAnsiTheme="minorHAnsi" w:cstheme="minorHAnsi"/>
                <w:sz w:val="22"/>
                <w:szCs w:val="22"/>
              </w:rPr>
              <w:t>)</w:t>
            </w:r>
          </w:p>
        </w:tc>
        <w:tc>
          <w:tcPr>
            <w:tcW w:w="450" w:type="dxa"/>
            <w:tcBorders>
              <w:top w:val="single" w:sz="4" w:space="0" w:color="auto"/>
              <w:bottom w:val="single" w:sz="4" w:space="0" w:color="auto"/>
            </w:tcBorders>
            <w:shd w:val="clear" w:color="auto" w:fill="auto"/>
            <w:vAlign w:val="center"/>
          </w:tcPr>
          <w:p w14:paraId="1B475A10" w14:textId="77777777" w:rsidR="0078780C" w:rsidRPr="00D46E05" w:rsidRDefault="0078780C" w:rsidP="000C78D9">
            <w:pPr>
              <w:rPr>
                <w:rFonts w:asciiTheme="minorHAnsi" w:hAnsiTheme="minorHAnsi" w:cstheme="minorHAnsi"/>
                <w:bCs/>
                <w:sz w:val="22"/>
                <w:szCs w:val="22"/>
              </w:rPr>
            </w:pPr>
          </w:p>
        </w:tc>
        <w:tc>
          <w:tcPr>
            <w:tcW w:w="788" w:type="dxa"/>
            <w:tcBorders>
              <w:top w:val="nil"/>
              <w:bottom w:val="nil"/>
              <w:right w:val="nil"/>
            </w:tcBorders>
            <w:shd w:val="clear" w:color="auto" w:fill="auto"/>
          </w:tcPr>
          <w:p w14:paraId="1B56D1F6" w14:textId="77777777" w:rsidR="0078780C" w:rsidRPr="00D46E05" w:rsidRDefault="0078780C" w:rsidP="00AA13D8">
            <w:pPr>
              <w:jc w:val="both"/>
              <w:rPr>
                <w:rFonts w:asciiTheme="minorHAnsi" w:hAnsiTheme="minorHAnsi" w:cstheme="minorHAnsi"/>
                <w:bCs/>
                <w:color w:val="000000"/>
                <w:sz w:val="22"/>
                <w:szCs w:val="22"/>
              </w:rPr>
            </w:pPr>
          </w:p>
        </w:tc>
      </w:tr>
      <w:tr w:rsidR="0078780C" w:rsidRPr="00D46E05" w14:paraId="3C21D038" w14:textId="77777777" w:rsidTr="008B1C55">
        <w:trPr>
          <w:gridBefore w:val="1"/>
          <w:gridAfter w:val="1"/>
          <w:wBefore w:w="622" w:type="dxa"/>
          <w:wAfter w:w="18" w:type="dxa"/>
          <w:trHeight w:val="288"/>
        </w:trPr>
        <w:tc>
          <w:tcPr>
            <w:tcW w:w="654" w:type="dxa"/>
            <w:tcBorders>
              <w:top w:val="nil"/>
              <w:left w:val="nil"/>
              <w:bottom w:val="nil"/>
              <w:right w:val="single" w:sz="4" w:space="0" w:color="auto"/>
            </w:tcBorders>
            <w:shd w:val="clear" w:color="auto" w:fill="auto"/>
          </w:tcPr>
          <w:p w14:paraId="55C09C3E" w14:textId="77777777" w:rsidR="0078780C" w:rsidRPr="00D46E05" w:rsidRDefault="0078780C" w:rsidP="000C78D9">
            <w:pPr>
              <w:rPr>
                <w:rFonts w:asciiTheme="minorHAnsi" w:hAnsiTheme="minorHAnsi" w:cstheme="minorHAnsi"/>
                <w:sz w:val="22"/>
                <w:szCs w:val="22"/>
              </w:rPr>
            </w:pPr>
          </w:p>
        </w:tc>
        <w:tc>
          <w:tcPr>
            <w:tcW w:w="7472" w:type="dxa"/>
            <w:tcBorders>
              <w:top w:val="single" w:sz="4" w:space="0" w:color="auto"/>
              <w:left w:val="single" w:sz="4" w:space="0" w:color="auto"/>
              <w:bottom w:val="single" w:sz="4" w:space="0" w:color="auto"/>
              <w:right w:val="single" w:sz="4" w:space="0" w:color="auto"/>
            </w:tcBorders>
            <w:shd w:val="clear" w:color="auto" w:fill="CCC0D9"/>
            <w:vAlign w:val="center"/>
          </w:tcPr>
          <w:p w14:paraId="5936E617" w14:textId="77777777" w:rsidR="0078780C" w:rsidRPr="00D46E05" w:rsidRDefault="0078780C" w:rsidP="007B7F49">
            <w:pPr>
              <w:tabs>
                <w:tab w:val="left" w:pos="312"/>
              </w:tabs>
              <w:rPr>
                <w:rFonts w:asciiTheme="minorHAnsi" w:hAnsiTheme="minorHAnsi" w:cstheme="minorHAnsi"/>
                <w:sz w:val="22"/>
                <w:szCs w:val="22"/>
              </w:rPr>
            </w:pPr>
            <w:r w:rsidRPr="00D46E05">
              <w:rPr>
                <w:rFonts w:asciiTheme="minorHAnsi" w:hAnsiTheme="minorHAnsi" w:cstheme="minorHAnsi"/>
                <w:sz w:val="22"/>
                <w:szCs w:val="22"/>
              </w:rPr>
              <w:tab/>
              <w:t xml:space="preserve">Internet </w:t>
            </w:r>
            <w:r w:rsidR="0062404B" w:rsidRPr="00D46E05">
              <w:rPr>
                <w:rFonts w:asciiTheme="minorHAnsi" w:hAnsiTheme="minorHAnsi" w:cstheme="minorHAnsi"/>
                <w:sz w:val="22"/>
                <w:szCs w:val="22"/>
              </w:rPr>
              <w:t>or</w:t>
            </w:r>
            <w:r w:rsidRPr="00D46E05">
              <w:rPr>
                <w:rFonts w:asciiTheme="minorHAnsi" w:hAnsiTheme="minorHAnsi" w:cstheme="minorHAnsi"/>
                <w:sz w:val="22"/>
                <w:szCs w:val="22"/>
              </w:rPr>
              <w:t xml:space="preserve"> web based research</w:t>
            </w:r>
            <w:r w:rsidR="00195DFF" w:rsidRPr="00D46E05">
              <w:rPr>
                <w:rFonts w:asciiTheme="minorHAnsi" w:hAnsiTheme="minorHAnsi" w:cstheme="minorHAnsi"/>
                <w:sz w:val="22"/>
                <w:szCs w:val="22"/>
              </w:rPr>
              <w:t xml:space="preserve"> </w:t>
            </w:r>
            <w:r w:rsidR="00195DFF" w:rsidRPr="00D46E05">
              <w:rPr>
                <w:rFonts w:asciiTheme="minorHAnsi" w:hAnsiTheme="minorHAnsi" w:cstheme="minorHAnsi"/>
                <w:vanish/>
                <w:color w:val="0000FF"/>
                <w:sz w:val="22"/>
                <w:szCs w:val="22"/>
              </w:rPr>
              <w:t>This is the practice of using internet information, especially free information on the world wide web, in research</w:t>
            </w:r>
          </w:p>
        </w:tc>
        <w:tc>
          <w:tcPr>
            <w:tcW w:w="450" w:type="dxa"/>
            <w:tcBorders>
              <w:top w:val="single" w:sz="4" w:space="0" w:color="auto"/>
              <w:left w:val="single" w:sz="4" w:space="0" w:color="auto"/>
              <w:bottom w:val="single" w:sz="4" w:space="0" w:color="auto"/>
              <w:right w:val="single" w:sz="4" w:space="0" w:color="auto"/>
            </w:tcBorders>
            <w:shd w:val="clear" w:color="auto" w:fill="CCC0D9"/>
            <w:vAlign w:val="center"/>
          </w:tcPr>
          <w:p w14:paraId="2A25EBF4" w14:textId="6ECDF5D5" w:rsidR="0078780C" w:rsidRPr="00D46E05" w:rsidRDefault="00F649CD" w:rsidP="000C78D9">
            <w:pPr>
              <w:rPr>
                <w:rFonts w:asciiTheme="minorHAnsi" w:hAnsiTheme="minorHAnsi" w:cstheme="minorHAnsi"/>
                <w:bCs/>
                <w:sz w:val="22"/>
                <w:szCs w:val="22"/>
              </w:rPr>
            </w:pPr>
            <w:r>
              <w:rPr>
                <w:rFonts w:asciiTheme="minorHAnsi" w:hAnsiTheme="minorHAnsi" w:cstheme="minorHAnsi"/>
                <w:bCs/>
                <w:sz w:val="22"/>
                <w:szCs w:val="22"/>
              </w:rPr>
              <w:t>X</w:t>
            </w:r>
          </w:p>
        </w:tc>
        <w:tc>
          <w:tcPr>
            <w:tcW w:w="788" w:type="dxa"/>
            <w:tcBorders>
              <w:top w:val="nil"/>
              <w:left w:val="single" w:sz="4" w:space="0" w:color="auto"/>
              <w:bottom w:val="nil"/>
              <w:right w:val="nil"/>
            </w:tcBorders>
            <w:shd w:val="clear" w:color="auto" w:fill="auto"/>
          </w:tcPr>
          <w:p w14:paraId="0BD9C330" w14:textId="77777777" w:rsidR="0078780C" w:rsidRPr="00D46E05" w:rsidRDefault="0078780C" w:rsidP="00AA13D8">
            <w:pPr>
              <w:jc w:val="both"/>
              <w:rPr>
                <w:rFonts w:asciiTheme="minorHAnsi" w:hAnsiTheme="minorHAnsi" w:cstheme="minorHAnsi"/>
                <w:bCs/>
                <w:color w:val="000000"/>
                <w:sz w:val="22"/>
                <w:szCs w:val="22"/>
              </w:rPr>
            </w:pPr>
          </w:p>
        </w:tc>
      </w:tr>
      <w:tr w:rsidR="0078780C" w:rsidRPr="00D46E05" w14:paraId="15E67828" w14:textId="77777777" w:rsidTr="00503738">
        <w:trPr>
          <w:gridBefore w:val="1"/>
          <w:gridAfter w:val="1"/>
          <w:wBefore w:w="622" w:type="dxa"/>
          <w:wAfter w:w="18" w:type="dxa"/>
          <w:trHeight w:val="288"/>
        </w:trPr>
        <w:tc>
          <w:tcPr>
            <w:tcW w:w="654" w:type="dxa"/>
            <w:tcBorders>
              <w:top w:val="nil"/>
              <w:left w:val="nil"/>
              <w:bottom w:val="nil"/>
            </w:tcBorders>
            <w:shd w:val="clear" w:color="auto" w:fill="auto"/>
          </w:tcPr>
          <w:p w14:paraId="783DCEA1" w14:textId="77777777" w:rsidR="0078780C" w:rsidRPr="00D46E05" w:rsidRDefault="0078780C" w:rsidP="000C78D9">
            <w:pPr>
              <w:rPr>
                <w:rFonts w:asciiTheme="minorHAnsi" w:hAnsiTheme="minorHAnsi" w:cstheme="minorHAnsi"/>
                <w:sz w:val="22"/>
                <w:szCs w:val="22"/>
              </w:rPr>
            </w:pPr>
          </w:p>
        </w:tc>
        <w:tc>
          <w:tcPr>
            <w:tcW w:w="7472" w:type="dxa"/>
            <w:tcBorders>
              <w:top w:val="single" w:sz="4" w:space="0" w:color="auto"/>
              <w:bottom w:val="single" w:sz="4" w:space="0" w:color="auto"/>
            </w:tcBorders>
            <w:shd w:val="clear" w:color="auto" w:fill="auto"/>
            <w:vAlign w:val="center"/>
          </w:tcPr>
          <w:p w14:paraId="762CF1F8" w14:textId="77777777" w:rsidR="0078780C" w:rsidRPr="00D46E05" w:rsidRDefault="0078780C" w:rsidP="007B7F49">
            <w:pPr>
              <w:tabs>
                <w:tab w:val="left" w:pos="312"/>
              </w:tabs>
              <w:rPr>
                <w:rFonts w:asciiTheme="minorHAnsi" w:hAnsiTheme="minorHAnsi" w:cstheme="minorHAnsi"/>
                <w:sz w:val="22"/>
                <w:szCs w:val="22"/>
              </w:rPr>
            </w:pPr>
            <w:r w:rsidRPr="00D46E05">
              <w:rPr>
                <w:rFonts w:asciiTheme="minorHAnsi" w:hAnsiTheme="minorHAnsi" w:cstheme="minorHAnsi"/>
                <w:sz w:val="22"/>
                <w:szCs w:val="22"/>
              </w:rPr>
              <w:tab/>
              <w:t>Observation</w:t>
            </w:r>
          </w:p>
        </w:tc>
        <w:tc>
          <w:tcPr>
            <w:tcW w:w="450" w:type="dxa"/>
            <w:tcBorders>
              <w:top w:val="single" w:sz="4" w:space="0" w:color="auto"/>
              <w:bottom w:val="single" w:sz="4" w:space="0" w:color="auto"/>
            </w:tcBorders>
            <w:shd w:val="clear" w:color="auto" w:fill="auto"/>
            <w:vAlign w:val="center"/>
          </w:tcPr>
          <w:p w14:paraId="354B9E1F" w14:textId="77777777" w:rsidR="0078780C" w:rsidRPr="00D46E05" w:rsidRDefault="0078780C" w:rsidP="000C78D9">
            <w:pPr>
              <w:rPr>
                <w:rFonts w:asciiTheme="minorHAnsi" w:hAnsiTheme="minorHAnsi" w:cstheme="minorHAnsi"/>
                <w:bCs/>
                <w:sz w:val="22"/>
                <w:szCs w:val="22"/>
              </w:rPr>
            </w:pPr>
          </w:p>
        </w:tc>
        <w:tc>
          <w:tcPr>
            <w:tcW w:w="788" w:type="dxa"/>
            <w:tcBorders>
              <w:top w:val="nil"/>
              <w:bottom w:val="nil"/>
              <w:right w:val="nil"/>
            </w:tcBorders>
            <w:shd w:val="clear" w:color="auto" w:fill="auto"/>
          </w:tcPr>
          <w:p w14:paraId="30FDDBD0" w14:textId="77777777" w:rsidR="0078780C" w:rsidRPr="00D46E05" w:rsidRDefault="0078780C" w:rsidP="00AA13D8">
            <w:pPr>
              <w:jc w:val="both"/>
              <w:rPr>
                <w:rFonts w:asciiTheme="minorHAnsi" w:hAnsiTheme="minorHAnsi" w:cstheme="minorHAnsi"/>
                <w:bCs/>
                <w:color w:val="000000"/>
                <w:sz w:val="22"/>
                <w:szCs w:val="22"/>
              </w:rPr>
            </w:pPr>
          </w:p>
        </w:tc>
      </w:tr>
      <w:tr w:rsidR="0078780C" w:rsidRPr="00D46E05" w14:paraId="5F3874A1" w14:textId="77777777" w:rsidTr="008B1C55">
        <w:trPr>
          <w:gridBefore w:val="1"/>
          <w:gridAfter w:val="1"/>
          <w:wBefore w:w="622" w:type="dxa"/>
          <w:wAfter w:w="18" w:type="dxa"/>
          <w:trHeight w:val="288"/>
        </w:trPr>
        <w:tc>
          <w:tcPr>
            <w:tcW w:w="654" w:type="dxa"/>
            <w:tcBorders>
              <w:top w:val="nil"/>
              <w:left w:val="nil"/>
              <w:bottom w:val="nil"/>
              <w:right w:val="single" w:sz="4" w:space="0" w:color="auto"/>
            </w:tcBorders>
            <w:shd w:val="clear" w:color="auto" w:fill="auto"/>
          </w:tcPr>
          <w:p w14:paraId="459C55D8" w14:textId="77777777" w:rsidR="0078780C" w:rsidRPr="00D46E05" w:rsidRDefault="0078780C" w:rsidP="000C78D9">
            <w:pPr>
              <w:rPr>
                <w:rFonts w:asciiTheme="minorHAnsi" w:hAnsiTheme="minorHAnsi" w:cstheme="minorHAnsi"/>
                <w:sz w:val="22"/>
                <w:szCs w:val="22"/>
              </w:rPr>
            </w:pPr>
          </w:p>
        </w:tc>
        <w:tc>
          <w:tcPr>
            <w:tcW w:w="7472" w:type="dxa"/>
            <w:tcBorders>
              <w:top w:val="single" w:sz="4" w:space="0" w:color="auto"/>
              <w:left w:val="single" w:sz="4" w:space="0" w:color="auto"/>
              <w:bottom w:val="single" w:sz="4" w:space="0" w:color="auto"/>
              <w:right w:val="single" w:sz="4" w:space="0" w:color="auto"/>
            </w:tcBorders>
            <w:shd w:val="clear" w:color="auto" w:fill="CCC0D9"/>
            <w:vAlign w:val="center"/>
          </w:tcPr>
          <w:p w14:paraId="19962BF8" w14:textId="77777777" w:rsidR="0078780C" w:rsidRPr="00D46E05" w:rsidRDefault="0078780C" w:rsidP="007B7F49">
            <w:pPr>
              <w:tabs>
                <w:tab w:val="left" w:pos="312"/>
              </w:tabs>
              <w:rPr>
                <w:rFonts w:asciiTheme="minorHAnsi" w:hAnsiTheme="minorHAnsi" w:cstheme="minorHAnsi"/>
                <w:sz w:val="22"/>
                <w:szCs w:val="22"/>
              </w:rPr>
            </w:pPr>
            <w:r w:rsidRPr="00D46E05">
              <w:rPr>
                <w:rFonts w:asciiTheme="minorHAnsi" w:hAnsiTheme="minorHAnsi" w:cstheme="minorHAnsi"/>
                <w:sz w:val="22"/>
                <w:szCs w:val="22"/>
              </w:rPr>
              <w:tab/>
            </w:r>
            <w:r w:rsidR="009946DE" w:rsidRPr="00D46E05">
              <w:rPr>
                <w:rFonts w:asciiTheme="minorHAnsi" w:hAnsiTheme="minorHAnsi" w:cstheme="minorHAnsi"/>
                <w:sz w:val="22"/>
                <w:szCs w:val="22"/>
              </w:rPr>
              <w:t>Covert observation</w:t>
            </w:r>
            <w:r w:rsidRPr="00D46E05">
              <w:rPr>
                <w:rFonts w:asciiTheme="minorHAnsi" w:hAnsiTheme="minorHAnsi" w:cstheme="minorHAnsi"/>
                <w:sz w:val="22"/>
                <w:szCs w:val="22"/>
              </w:rPr>
              <w:t xml:space="preserve"> </w:t>
            </w:r>
          </w:p>
        </w:tc>
        <w:tc>
          <w:tcPr>
            <w:tcW w:w="450" w:type="dxa"/>
            <w:tcBorders>
              <w:top w:val="single" w:sz="4" w:space="0" w:color="auto"/>
              <w:left w:val="single" w:sz="4" w:space="0" w:color="auto"/>
              <w:bottom w:val="single" w:sz="4" w:space="0" w:color="auto"/>
              <w:right w:val="single" w:sz="4" w:space="0" w:color="auto"/>
            </w:tcBorders>
            <w:shd w:val="clear" w:color="auto" w:fill="CCC0D9"/>
            <w:vAlign w:val="center"/>
          </w:tcPr>
          <w:p w14:paraId="31217D2C" w14:textId="77777777" w:rsidR="0078780C" w:rsidRPr="00D46E05" w:rsidRDefault="0078780C" w:rsidP="000C78D9">
            <w:pPr>
              <w:rPr>
                <w:rFonts w:asciiTheme="minorHAnsi" w:hAnsiTheme="minorHAnsi" w:cstheme="minorHAnsi"/>
                <w:bCs/>
                <w:sz w:val="22"/>
                <w:szCs w:val="22"/>
              </w:rPr>
            </w:pPr>
          </w:p>
        </w:tc>
        <w:tc>
          <w:tcPr>
            <w:tcW w:w="788" w:type="dxa"/>
            <w:tcBorders>
              <w:top w:val="nil"/>
              <w:left w:val="single" w:sz="4" w:space="0" w:color="auto"/>
              <w:bottom w:val="nil"/>
              <w:right w:val="nil"/>
            </w:tcBorders>
            <w:shd w:val="clear" w:color="auto" w:fill="auto"/>
          </w:tcPr>
          <w:p w14:paraId="6CCBBDAD" w14:textId="77777777" w:rsidR="0078780C" w:rsidRPr="00D46E05" w:rsidRDefault="0078780C" w:rsidP="00AA13D8">
            <w:pPr>
              <w:jc w:val="both"/>
              <w:rPr>
                <w:rFonts w:asciiTheme="minorHAnsi" w:hAnsiTheme="minorHAnsi" w:cstheme="minorHAnsi"/>
                <w:bCs/>
                <w:color w:val="000000"/>
                <w:sz w:val="22"/>
                <w:szCs w:val="22"/>
              </w:rPr>
            </w:pPr>
          </w:p>
        </w:tc>
      </w:tr>
      <w:tr w:rsidR="0078780C" w:rsidRPr="00D46E05" w14:paraId="41419202" w14:textId="77777777" w:rsidTr="00503738">
        <w:trPr>
          <w:gridBefore w:val="1"/>
          <w:gridAfter w:val="1"/>
          <w:wBefore w:w="622" w:type="dxa"/>
          <w:wAfter w:w="18" w:type="dxa"/>
          <w:trHeight w:val="288"/>
        </w:trPr>
        <w:tc>
          <w:tcPr>
            <w:tcW w:w="654" w:type="dxa"/>
            <w:tcBorders>
              <w:top w:val="nil"/>
              <w:left w:val="nil"/>
              <w:bottom w:val="nil"/>
            </w:tcBorders>
            <w:shd w:val="clear" w:color="auto" w:fill="auto"/>
          </w:tcPr>
          <w:p w14:paraId="13DF3C27" w14:textId="77777777" w:rsidR="0078780C" w:rsidRPr="00D46E05" w:rsidRDefault="0078780C" w:rsidP="000C78D9">
            <w:pPr>
              <w:rPr>
                <w:rFonts w:asciiTheme="minorHAnsi" w:hAnsiTheme="minorHAnsi" w:cstheme="minorHAnsi"/>
                <w:sz w:val="22"/>
                <w:szCs w:val="22"/>
              </w:rPr>
            </w:pPr>
          </w:p>
        </w:tc>
        <w:tc>
          <w:tcPr>
            <w:tcW w:w="7472" w:type="dxa"/>
            <w:tcBorders>
              <w:top w:val="single" w:sz="4" w:space="0" w:color="auto"/>
              <w:bottom w:val="single" w:sz="4" w:space="0" w:color="auto"/>
            </w:tcBorders>
            <w:shd w:val="clear" w:color="auto" w:fill="auto"/>
            <w:vAlign w:val="center"/>
          </w:tcPr>
          <w:p w14:paraId="76135AB6" w14:textId="77777777" w:rsidR="0078780C" w:rsidRPr="00D46E05" w:rsidRDefault="0078780C" w:rsidP="007B7F49">
            <w:pPr>
              <w:tabs>
                <w:tab w:val="left" w:pos="312"/>
              </w:tabs>
              <w:rPr>
                <w:rFonts w:asciiTheme="minorHAnsi" w:hAnsiTheme="minorHAnsi" w:cstheme="minorHAnsi"/>
                <w:sz w:val="22"/>
                <w:szCs w:val="22"/>
              </w:rPr>
            </w:pPr>
            <w:r w:rsidRPr="00D46E05">
              <w:rPr>
                <w:rFonts w:asciiTheme="minorHAnsi" w:hAnsiTheme="minorHAnsi" w:cstheme="minorHAnsi"/>
                <w:sz w:val="22"/>
                <w:szCs w:val="22"/>
              </w:rPr>
              <w:tab/>
              <w:t>Photographs of people</w:t>
            </w:r>
          </w:p>
        </w:tc>
        <w:tc>
          <w:tcPr>
            <w:tcW w:w="450" w:type="dxa"/>
            <w:tcBorders>
              <w:top w:val="single" w:sz="4" w:space="0" w:color="auto"/>
              <w:bottom w:val="single" w:sz="4" w:space="0" w:color="auto"/>
            </w:tcBorders>
            <w:shd w:val="clear" w:color="auto" w:fill="auto"/>
            <w:vAlign w:val="center"/>
          </w:tcPr>
          <w:p w14:paraId="5F8C014F" w14:textId="77777777" w:rsidR="0078780C" w:rsidRPr="00D46E05" w:rsidRDefault="0078780C" w:rsidP="000C78D9">
            <w:pPr>
              <w:rPr>
                <w:rFonts w:asciiTheme="minorHAnsi" w:hAnsiTheme="minorHAnsi" w:cstheme="minorHAnsi"/>
                <w:bCs/>
                <w:sz w:val="22"/>
                <w:szCs w:val="22"/>
              </w:rPr>
            </w:pPr>
          </w:p>
        </w:tc>
        <w:tc>
          <w:tcPr>
            <w:tcW w:w="788" w:type="dxa"/>
            <w:tcBorders>
              <w:top w:val="nil"/>
              <w:bottom w:val="nil"/>
              <w:right w:val="nil"/>
            </w:tcBorders>
            <w:shd w:val="clear" w:color="auto" w:fill="auto"/>
          </w:tcPr>
          <w:p w14:paraId="191B2405" w14:textId="77777777" w:rsidR="0078780C" w:rsidRPr="00D46E05" w:rsidRDefault="0078780C" w:rsidP="00AA13D8">
            <w:pPr>
              <w:jc w:val="both"/>
              <w:rPr>
                <w:rFonts w:asciiTheme="minorHAnsi" w:hAnsiTheme="minorHAnsi" w:cstheme="minorHAnsi"/>
                <w:bCs/>
                <w:color w:val="000000"/>
                <w:sz w:val="22"/>
                <w:szCs w:val="22"/>
              </w:rPr>
            </w:pPr>
          </w:p>
        </w:tc>
      </w:tr>
      <w:tr w:rsidR="0078780C" w:rsidRPr="00D46E05" w14:paraId="577D88EE" w14:textId="77777777" w:rsidTr="008B1C55">
        <w:trPr>
          <w:gridBefore w:val="1"/>
          <w:gridAfter w:val="1"/>
          <w:wBefore w:w="622" w:type="dxa"/>
          <w:wAfter w:w="18" w:type="dxa"/>
          <w:trHeight w:val="288"/>
        </w:trPr>
        <w:tc>
          <w:tcPr>
            <w:tcW w:w="654" w:type="dxa"/>
            <w:tcBorders>
              <w:top w:val="nil"/>
              <w:left w:val="nil"/>
              <w:bottom w:val="nil"/>
              <w:right w:val="single" w:sz="4" w:space="0" w:color="auto"/>
            </w:tcBorders>
            <w:shd w:val="clear" w:color="auto" w:fill="auto"/>
          </w:tcPr>
          <w:p w14:paraId="0B8B276E" w14:textId="77777777" w:rsidR="0078780C" w:rsidRPr="00D46E05" w:rsidRDefault="0078780C" w:rsidP="000C78D9">
            <w:pPr>
              <w:rPr>
                <w:rFonts w:asciiTheme="minorHAnsi" w:hAnsiTheme="minorHAnsi" w:cstheme="minorHAnsi"/>
                <w:sz w:val="22"/>
                <w:szCs w:val="22"/>
              </w:rPr>
            </w:pPr>
          </w:p>
        </w:tc>
        <w:tc>
          <w:tcPr>
            <w:tcW w:w="7472" w:type="dxa"/>
            <w:tcBorders>
              <w:top w:val="single" w:sz="4" w:space="0" w:color="auto"/>
              <w:left w:val="single" w:sz="4" w:space="0" w:color="auto"/>
              <w:bottom w:val="single" w:sz="4" w:space="0" w:color="auto"/>
              <w:right w:val="single" w:sz="4" w:space="0" w:color="auto"/>
            </w:tcBorders>
            <w:shd w:val="clear" w:color="auto" w:fill="CCC0D9"/>
            <w:vAlign w:val="center"/>
          </w:tcPr>
          <w:p w14:paraId="74744C1F" w14:textId="77777777" w:rsidR="0078780C" w:rsidRPr="00D46E05" w:rsidRDefault="009946DE" w:rsidP="007B7F49">
            <w:pPr>
              <w:tabs>
                <w:tab w:val="left" w:pos="312"/>
              </w:tabs>
              <w:rPr>
                <w:rFonts w:asciiTheme="minorHAnsi" w:hAnsiTheme="minorHAnsi" w:cstheme="minorHAnsi"/>
                <w:sz w:val="22"/>
                <w:szCs w:val="22"/>
              </w:rPr>
            </w:pPr>
            <w:r w:rsidRPr="00D46E05">
              <w:rPr>
                <w:rFonts w:asciiTheme="minorHAnsi" w:hAnsiTheme="minorHAnsi" w:cstheme="minorHAnsi"/>
                <w:sz w:val="22"/>
                <w:szCs w:val="22"/>
              </w:rPr>
              <w:tab/>
              <w:t xml:space="preserve">Physical activities, </w:t>
            </w:r>
            <w:r w:rsidR="0078780C" w:rsidRPr="00D46E05">
              <w:rPr>
                <w:rFonts w:asciiTheme="minorHAnsi" w:hAnsiTheme="minorHAnsi" w:cstheme="minorHAnsi"/>
                <w:sz w:val="22"/>
                <w:szCs w:val="22"/>
              </w:rPr>
              <w:t>tests</w:t>
            </w:r>
            <w:r w:rsidRPr="00D46E05">
              <w:rPr>
                <w:rFonts w:asciiTheme="minorHAnsi" w:hAnsiTheme="minorHAnsi" w:cstheme="minorHAnsi"/>
                <w:sz w:val="22"/>
                <w:szCs w:val="22"/>
              </w:rPr>
              <w:t xml:space="preserve"> or</w:t>
            </w:r>
            <w:r w:rsidR="0078780C" w:rsidRPr="00D46E05">
              <w:rPr>
                <w:rFonts w:asciiTheme="minorHAnsi" w:hAnsiTheme="minorHAnsi" w:cstheme="minorHAnsi"/>
                <w:sz w:val="22"/>
                <w:szCs w:val="22"/>
              </w:rPr>
              <w:t xml:space="preserve"> exercises</w:t>
            </w:r>
          </w:p>
        </w:tc>
        <w:tc>
          <w:tcPr>
            <w:tcW w:w="450" w:type="dxa"/>
            <w:tcBorders>
              <w:top w:val="single" w:sz="4" w:space="0" w:color="auto"/>
              <w:left w:val="single" w:sz="4" w:space="0" w:color="auto"/>
              <w:bottom w:val="single" w:sz="4" w:space="0" w:color="auto"/>
              <w:right w:val="single" w:sz="4" w:space="0" w:color="auto"/>
            </w:tcBorders>
            <w:shd w:val="clear" w:color="auto" w:fill="CCC0D9"/>
            <w:vAlign w:val="center"/>
          </w:tcPr>
          <w:p w14:paraId="2C994510" w14:textId="77777777" w:rsidR="0078780C" w:rsidRPr="00D46E05" w:rsidRDefault="0078780C" w:rsidP="000C78D9">
            <w:pPr>
              <w:rPr>
                <w:rFonts w:asciiTheme="minorHAnsi" w:hAnsiTheme="minorHAnsi" w:cstheme="minorHAnsi"/>
                <w:bCs/>
                <w:sz w:val="22"/>
                <w:szCs w:val="22"/>
              </w:rPr>
            </w:pPr>
          </w:p>
        </w:tc>
        <w:tc>
          <w:tcPr>
            <w:tcW w:w="788" w:type="dxa"/>
            <w:tcBorders>
              <w:top w:val="nil"/>
              <w:left w:val="single" w:sz="4" w:space="0" w:color="auto"/>
              <w:bottom w:val="nil"/>
              <w:right w:val="nil"/>
            </w:tcBorders>
            <w:shd w:val="clear" w:color="auto" w:fill="auto"/>
          </w:tcPr>
          <w:p w14:paraId="0EFB3DC6" w14:textId="77777777" w:rsidR="0078780C" w:rsidRPr="00D46E05" w:rsidRDefault="0078780C" w:rsidP="00AA13D8">
            <w:pPr>
              <w:jc w:val="both"/>
              <w:rPr>
                <w:rFonts w:asciiTheme="minorHAnsi" w:hAnsiTheme="minorHAnsi" w:cstheme="minorHAnsi"/>
                <w:bCs/>
                <w:color w:val="000000"/>
                <w:sz w:val="22"/>
                <w:szCs w:val="22"/>
              </w:rPr>
            </w:pPr>
          </w:p>
        </w:tc>
      </w:tr>
      <w:tr w:rsidR="0078780C" w:rsidRPr="00D46E05" w14:paraId="263B71A3" w14:textId="77777777" w:rsidTr="00503738">
        <w:trPr>
          <w:gridBefore w:val="1"/>
          <w:gridAfter w:val="1"/>
          <w:wBefore w:w="622" w:type="dxa"/>
          <w:wAfter w:w="18" w:type="dxa"/>
          <w:trHeight w:val="288"/>
        </w:trPr>
        <w:tc>
          <w:tcPr>
            <w:tcW w:w="654" w:type="dxa"/>
            <w:tcBorders>
              <w:top w:val="nil"/>
              <w:left w:val="nil"/>
              <w:bottom w:val="nil"/>
              <w:right w:val="single" w:sz="4" w:space="0" w:color="auto"/>
            </w:tcBorders>
            <w:shd w:val="clear" w:color="auto" w:fill="auto"/>
          </w:tcPr>
          <w:p w14:paraId="05FAEE8D" w14:textId="77777777" w:rsidR="0078780C" w:rsidRPr="00D46E05" w:rsidRDefault="0078780C" w:rsidP="000C78D9">
            <w:pPr>
              <w:rPr>
                <w:rFonts w:asciiTheme="minorHAnsi" w:hAnsiTheme="minorHAnsi" w:cstheme="minorHAnsi"/>
                <w:sz w:val="22"/>
                <w:szCs w:val="22"/>
              </w:rPr>
            </w:pPr>
          </w:p>
        </w:tc>
        <w:tc>
          <w:tcPr>
            <w:tcW w:w="7472" w:type="dxa"/>
            <w:tcBorders>
              <w:top w:val="single" w:sz="4" w:space="0" w:color="auto"/>
              <w:left w:val="single" w:sz="4" w:space="0" w:color="auto"/>
              <w:bottom w:val="single" w:sz="4" w:space="0" w:color="auto"/>
              <w:right w:val="single" w:sz="4" w:space="0" w:color="auto"/>
            </w:tcBorders>
            <w:shd w:val="clear" w:color="auto" w:fill="auto"/>
            <w:vAlign w:val="center"/>
          </w:tcPr>
          <w:p w14:paraId="069E53C5" w14:textId="77777777" w:rsidR="0078780C" w:rsidRPr="00D46E05" w:rsidRDefault="0078780C" w:rsidP="007B7F49">
            <w:pPr>
              <w:tabs>
                <w:tab w:val="left" w:pos="312"/>
              </w:tabs>
              <w:rPr>
                <w:rFonts w:asciiTheme="minorHAnsi" w:hAnsiTheme="minorHAnsi" w:cstheme="minorHAnsi"/>
                <w:sz w:val="22"/>
                <w:szCs w:val="22"/>
              </w:rPr>
            </w:pPr>
            <w:r w:rsidRPr="00D46E05">
              <w:rPr>
                <w:rFonts w:asciiTheme="minorHAnsi" w:hAnsiTheme="minorHAnsi" w:cstheme="minorHAnsi"/>
                <w:sz w:val="22"/>
                <w:szCs w:val="22"/>
              </w:rPr>
              <w:tab/>
              <w:t>Psychological tests</w:t>
            </w:r>
          </w:p>
        </w:tc>
        <w:tc>
          <w:tcPr>
            <w:tcW w:w="450" w:type="dxa"/>
            <w:tcBorders>
              <w:top w:val="single" w:sz="4" w:space="0" w:color="auto"/>
              <w:left w:val="single" w:sz="4" w:space="0" w:color="auto"/>
              <w:bottom w:val="single" w:sz="4" w:space="0" w:color="auto"/>
              <w:right w:val="single" w:sz="4" w:space="0" w:color="auto"/>
            </w:tcBorders>
            <w:shd w:val="clear" w:color="auto" w:fill="auto"/>
            <w:vAlign w:val="center"/>
          </w:tcPr>
          <w:p w14:paraId="0300570E" w14:textId="77777777" w:rsidR="0078780C" w:rsidRPr="00D46E05" w:rsidRDefault="0078780C" w:rsidP="000C78D9">
            <w:pPr>
              <w:rPr>
                <w:rFonts w:asciiTheme="minorHAnsi" w:hAnsiTheme="minorHAnsi" w:cstheme="minorHAnsi"/>
                <w:bCs/>
                <w:sz w:val="22"/>
                <w:szCs w:val="22"/>
              </w:rPr>
            </w:pPr>
          </w:p>
        </w:tc>
        <w:tc>
          <w:tcPr>
            <w:tcW w:w="788" w:type="dxa"/>
            <w:tcBorders>
              <w:top w:val="nil"/>
              <w:left w:val="single" w:sz="4" w:space="0" w:color="auto"/>
              <w:bottom w:val="nil"/>
              <w:right w:val="nil"/>
            </w:tcBorders>
            <w:shd w:val="clear" w:color="auto" w:fill="auto"/>
          </w:tcPr>
          <w:p w14:paraId="3F186730" w14:textId="77777777" w:rsidR="0078780C" w:rsidRPr="00D46E05" w:rsidRDefault="0078780C" w:rsidP="00AA13D8">
            <w:pPr>
              <w:jc w:val="both"/>
              <w:rPr>
                <w:rFonts w:asciiTheme="minorHAnsi" w:hAnsiTheme="minorHAnsi" w:cstheme="minorHAnsi"/>
                <w:bCs/>
                <w:color w:val="000000"/>
                <w:sz w:val="22"/>
                <w:szCs w:val="22"/>
              </w:rPr>
            </w:pPr>
          </w:p>
        </w:tc>
      </w:tr>
      <w:tr w:rsidR="0078780C" w:rsidRPr="00D46E05" w14:paraId="42A4AAD1" w14:textId="77777777" w:rsidTr="008B1C55">
        <w:trPr>
          <w:gridBefore w:val="1"/>
          <w:gridAfter w:val="1"/>
          <w:wBefore w:w="622" w:type="dxa"/>
          <w:wAfter w:w="18" w:type="dxa"/>
          <w:trHeight w:val="288"/>
        </w:trPr>
        <w:tc>
          <w:tcPr>
            <w:tcW w:w="654" w:type="dxa"/>
            <w:tcBorders>
              <w:top w:val="nil"/>
              <w:left w:val="nil"/>
              <w:bottom w:val="nil"/>
            </w:tcBorders>
            <w:shd w:val="clear" w:color="auto" w:fill="auto"/>
          </w:tcPr>
          <w:p w14:paraId="5183327C" w14:textId="77777777" w:rsidR="0078780C" w:rsidRPr="00D46E05" w:rsidRDefault="0078780C" w:rsidP="00230CA3">
            <w:pPr>
              <w:rPr>
                <w:rFonts w:asciiTheme="minorHAnsi" w:hAnsiTheme="minorHAnsi" w:cstheme="minorHAnsi"/>
                <w:sz w:val="22"/>
                <w:szCs w:val="22"/>
              </w:rPr>
            </w:pPr>
          </w:p>
        </w:tc>
        <w:tc>
          <w:tcPr>
            <w:tcW w:w="7472" w:type="dxa"/>
            <w:tcBorders>
              <w:top w:val="single" w:sz="4" w:space="0" w:color="auto"/>
              <w:bottom w:val="single" w:sz="4" w:space="0" w:color="auto"/>
              <w:right w:val="single" w:sz="4" w:space="0" w:color="auto"/>
            </w:tcBorders>
            <w:shd w:val="clear" w:color="auto" w:fill="CCC0D9"/>
            <w:vAlign w:val="center"/>
          </w:tcPr>
          <w:p w14:paraId="3134A8B2" w14:textId="77777777" w:rsidR="0078780C" w:rsidRPr="00D46E05" w:rsidRDefault="0078780C" w:rsidP="00AA17DF">
            <w:pPr>
              <w:tabs>
                <w:tab w:val="left" w:pos="312"/>
              </w:tabs>
              <w:rPr>
                <w:rFonts w:asciiTheme="minorHAnsi" w:hAnsiTheme="minorHAnsi" w:cstheme="minorHAnsi"/>
                <w:sz w:val="22"/>
                <w:szCs w:val="22"/>
              </w:rPr>
            </w:pPr>
            <w:r w:rsidRPr="00D46E05">
              <w:rPr>
                <w:rFonts w:asciiTheme="minorHAnsi" w:hAnsiTheme="minorHAnsi" w:cstheme="minorHAnsi"/>
                <w:sz w:val="22"/>
                <w:szCs w:val="22"/>
              </w:rPr>
              <w:tab/>
            </w:r>
            <w:r w:rsidR="009946DE" w:rsidRPr="00D46E05">
              <w:rPr>
                <w:rFonts w:asciiTheme="minorHAnsi" w:hAnsiTheme="minorHAnsi" w:cstheme="minorHAnsi"/>
                <w:sz w:val="22"/>
                <w:szCs w:val="22"/>
              </w:rPr>
              <w:t xml:space="preserve">Anonymous </w:t>
            </w:r>
            <w:r w:rsidR="00090D03" w:rsidRPr="00D46E05">
              <w:rPr>
                <w:rFonts w:asciiTheme="minorHAnsi" w:hAnsiTheme="minorHAnsi" w:cstheme="minorHAnsi"/>
                <w:b/>
                <w:sz w:val="22"/>
                <w:szCs w:val="22"/>
              </w:rPr>
              <w:t>online</w:t>
            </w:r>
            <w:r w:rsidR="00090D03" w:rsidRPr="00D46E05">
              <w:rPr>
                <w:rFonts w:asciiTheme="minorHAnsi" w:hAnsiTheme="minorHAnsi" w:cstheme="minorHAnsi"/>
                <w:sz w:val="22"/>
                <w:szCs w:val="22"/>
              </w:rPr>
              <w:t xml:space="preserve"> </w:t>
            </w:r>
            <w:r w:rsidR="009946DE" w:rsidRPr="00D46E05">
              <w:rPr>
                <w:rFonts w:asciiTheme="minorHAnsi" w:hAnsiTheme="minorHAnsi" w:cstheme="minorHAnsi"/>
                <w:sz w:val="22"/>
                <w:szCs w:val="22"/>
              </w:rPr>
              <w:t>q</w:t>
            </w:r>
            <w:r w:rsidRPr="00D46E05">
              <w:rPr>
                <w:rFonts w:asciiTheme="minorHAnsi" w:hAnsiTheme="minorHAnsi" w:cstheme="minorHAnsi"/>
                <w:sz w:val="22"/>
                <w:szCs w:val="22"/>
              </w:rPr>
              <w:t>uestionnaire</w:t>
            </w:r>
            <w:r w:rsidR="009946DE" w:rsidRPr="00D46E05">
              <w:rPr>
                <w:rFonts w:asciiTheme="minorHAnsi" w:hAnsiTheme="minorHAnsi" w:cstheme="minorHAnsi"/>
                <w:sz w:val="22"/>
                <w:szCs w:val="22"/>
              </w:rPr>
              <w:t>s,</w:t>
            </w:r>
            <w:r w:rsidRPr="00D46E05">
              <w:rPr>
                <w:rFonts w:asciiTheme="minorHAnsi" w:hAnsiTheme="minorHAnsi" w:cstheme="minorHAnsi"/>
                <w:sz w:val="22"/>
                <w:szCs w:val="22"/>
              </w:rPr>
              <w:t xml:space="preserve"> survey</w:t>
            </w:r>
            <w:r w:rsidR="009946DE" w:rsidRPr="00D46E05">
              <w:rPr>
                <w:rFonts w:asciiTheme="minorHAnsi" w:hAnsiTheme="minorHAnsi" w:cstheme="minorHAnsi"/>
                <w:sz w:val="22"/>
                <w:szCs w:val="22"/>
              </w:rPr>
              <w:t>s</w:t>
            </w:r>
            <w:r w:rsidRPr="00D46E05">
              <w:rPr>
                <w:rFonts w:asciiTheme="minorHAnsi" w:hAnsiTheme="minorHAnsi" w:cstheme="minorHAnsi"/>
                <w:sz w:val="22"/>
                <w:szCs w:val="22"/>
              </w:rPr>
              <w:t xml:space="preserve"> </w:t>
            </w:r>
            <w:r w:rsidR="009946DE" w:rsidRPr="00D46E05">
              <w:rPr>
                <w:rFonts w:asciiTheme="minorHAnsi" w:hAnsiTheme="minorHAnsi" w:cstheme="minorHAnsi"/>
                <w:sz w:val="22"/>
                <w:szCs w:val="22"/>
              </w:rPr>
              <w:t>or</w:t>
            </w:r>
            <w:r w:rsidRPr="00D46E05">
              <w:rPr>
                <w:rFonts w:asciiTheme="minorHAnsi" w:hAnsiTheme="minorHAnsi" w:cstheme="minorHAnsi"/>
                <w:sz w:val="22"/>
                <w:szCs w:val="22"/>
              </w:rPr>
              <w:t xml:space="preserve"> </w:t>
            </w:r>
            <w:r w:rsidR="009946DE" w:rsidRPr="00D46E05">
              <w:rPr>
                <w:rFonts w:asciiTheme="minorHAnsi" w:hAnsiTheme="minorHAnsi" w:cstheme="minorHAnsi"/>
                <w:sz w:val="22"/>
                <w:szCs w:val="22"/>
              </w:rPr>
              <w:t xml:space="preserve">diaries </w:t>
            </w:r>
            <w:r w:rsidRPr="00D46E05">
              <w:rPr>
                <w:rFonts w:asciiTheme="minorHAnsi" w:hAnsiTheme="minorHAnsi" w:cstheme="minorHAnsi"/>
                <w:sz w:val="22"/>
                <w:szCs w:val="22"/>
              </w:rPr>
              <w:t xml:space="preserve"> </w:t>
            </w:r>
          </w:p>
        </w:tc>
        <w:tc>
          <w:tcPr>
            <w:tcW w:w="450" w:type="dxa"/>
            <w:tcBorders>
              <w:top w:val="single" w:sz="4" w:space="0" w:color="auto"/>
              <w:left w:val="single" w:sz="4" w:space="0" w:color="auto"/>
              <w:bottom w:val="single" w:sz="4" w:space="0" w:color="auto"/>
            </w:tcBorders>
            <w:shd w:val="clear" w:color="auto" w:fill="CCC0D9"/>
            <w:vAlign w:val="center"/>
          </w:tcPr>
          <w:p w14:paraId="4C3892D9" w14:textId="6E5CDAAC" w:rsidR="0078780C" w:rsidRPr="00D46E05" w:rsidRDefault="00F649CD" w:rsidP="00230CA3">
            <w:pPr>
              <w:rPr>
                <w:rFonts w:asciiTheme="minorHAnsi" w:hAnsiTheme="minorHAnsi" w:cstheme="minorHAnsi"/>
                <w:bCs/>
                <w:sz w:val="22"/>
                <w:szCs w:val="22"/>
              </w:rPr>
            </w:pPr>
            <w:r>
              <w:rPr>
                <w:rFonts w:asciiTheme="minorHAnsi" w:hAnsiTheme="minorHAnsi" w:cstheme="minorHAnsi"/>
                <w:bCs/>
                <w:sz w:val="22"/>
                <w:szCs w:val="22"/>
              </w:rPr>
              <w:t>X</w:t>
            </w:r>
          </w:p>
        </w:tc>
        <w:tc>
          <w:tcPr>
            <w:tcW w:w="788" w:type="dxa"/>
            <w:tcBorders>
              <w:top w:val="nil"/>
              <w:bottom w:val="nil"/>
              <w:right w:val="nil"/>
            </w:tcBorders>
            <w:shd w:val="clear" w:color="auto" w:fill="auto"/>
          </w:tcPr>
          <w:p w14:paraId="31667509" w14:textId="77777777" w:rsidR="0078780C" w:rsidRPr="00D46E05" w:rsidRDefault="0078780C" w:rsidP="00AA13D8">
            <w:pPr>
              <w:jc w:val="both"/>
              <w:rPr>
                <w:rFonts w:asciiTheme="minorHAnsi" w:hAnsiTheme="minorHAnsi" w:cstheme="minorHAnsi"/>
                <w:bCs/>
                <w:color w:val="000000"/>
                <w:sz w:val="22"/>
                <w:szCs w:val="22"/>
              </w:rPr>
            </w:pPr>
          </w:p>
        </w:tc>
      </w:tr>
      <w:tr w:rsidR="00AA17DF" w:rsidRPr="00D46E05" w14:paraId="799ADA99" w14:textId="77777777" w:rsidTr="00503738">
        <w:trPr>
          <w:gridBefore w:val="1"/>
          <w:gridAfter w:val="1"/>
          <w:wBefore w:w="622" w:type="dxa"/>
          <w:wAfter w:w="18" w:type="dxa"/>
          <w:trHeight w:val="288"/>
        </w:trPr>
        <w:tc>
          <w:tcPr>
            <w:tcW w:w="654" w:type="dxa"/>
            <w:tcBorders>
              <w:top w:val="nil"/>
              <w:left w:val="nil"/>
              <w:bottom w:val="nil"/>
              <w:right w:val="single" w:sz="4" w:space="0" w:color="auto"/>
            </w:tcBorders>
            <w:shd w:val="clear" w:color="auto" w:fill="auto"/>
          </w:tcPr>
          <w:p w14:paraId="4239F7E1" w14:textId="77777777" w:rsidR="00AA17DF" w:rsidRPr="00D46E05" w:rsidRDefault="00AA17DF" w:rsidP="00230CA3">
            <w:pPr>
              <w:rPr>
                <w:rFonts w:asciiTheme="minorHAnsi" w:hAnsiTheme="minorHAnsi" w:cstheme="minorHAnsi"/>
                <w:sz w:val="22"/>
                <w:szCs w:val="22"/>
              </w:rPr>
            </w:pPr>
          </w:p>
        </w:tc>
        <w:tc>
          <w:tcPr>
            <w:tcW w:w="7472" w:type="dxa"/>
            <w:tcBorders>
              <w:top w:val="single" w:sz="4" w:space="0" w:color="auto"/>
              <w:left w:val="single" w:sz="4" w:space="0" w:color="auto"/>
              <w:bottom w:val="single" w:sz="4" w:space="0" w:color="auto"/>
              <w:right w:val="single" w:sz="4" w:space="0" w:color="auto"/>
            </w:tcBorders>
            <w:shd w:val="clear" w:color="auto" w:fill="auto"/>
            <w:vAlign w:val="center"/>
          </w:tcPr>
          <w:p w14:paraId="44E7586A" w14:textId="77777777" w:rsidR="00AA17DF" w:rsidRPr="00D46E05" w:rsidRDefault="00AA17DF" w:rsidP="00AA17DF">
            <w:pPr>
              <w:ind w:left="312"/>
              <w:rPr>
                <w:rFonts w:asciiTheme="minorHAnsi" w:hAnsiTheme="minorHAnsi" w:cstheme="minorHAnsi"/>
                <w:sz w:val="22"/>
                <w:szCs w:val="22"/>
              </w:rPr>
            </w:pPr>
            <w:r w:rsidRPr="00D46E05">
              <w:rPr>
                <w:rFonts w:asciiTheme="minorHAnsi" w:hAnsiTheme="minorHAnsi" w:cstheme="minorHAnsi"/>
                <w:sz w:val="22"/>
                <w:szCs w:val="22"/>
              </w:rPr>
              <w:t xml:space="preserve">Anonymous </w:t>
            </w:r>
            <w:r w:rsidRPr="00D46E05">
              <w:rPr>
                <w:rFonts w:asciiTheme="minorHAnsi" w:hAnsiTheme="minorHAnsi" w:cstheme="minorHAnsi"/>
                <w:b/>
                <w:sz w:val="22"/>
                <w:szCs w:val="22"/>
              </w:rPr>
              <w:t>paper-based</w:t>
            </w:r>
            <w:r w:rsidRPr="00D46E05">
              <w:rPr>
                <w:rFonts w:asciiTheme="minorHAnsi" w:hAnsiTheme="minorHAnsi" w:cstheme="minorHAnsi"/>
                <w:sz w:val="22"/>
                <w:szCs w:val="22"/>
              </w:rPr>
              <w:t xml:space="preserve"> questionnaires, surveys or diaries  </w:t>
            </w:r>
          </w:p>
        </w:tc>
        <w:tc>
          <w:tcPr>
            <w:tcW w:w="450" w:type="dxa"/>
            <w:tcBorders>
              <w:top w:val="single" w:sz="4" w:space="0" w:color="auto"/>
              <w:left w:val="single" w:sz="4" w:space="0" w:color="auto"/>
              <w:bottom w:val="single" w:sz="4" w:space="0" w:color="auto"/>
              <w:right w:val="single" w:sz="4" w:space="0" w:color="auto"/>
            </w:tcBorders>
            <w:shd w:val="clear" w:color="auto" w:fill="auto"/>
            <w:vAlign w:val="center"/>
          </w:tcPr>
          <w:p w14:paraId="7A37C700" w14:textId="77777777" w:rsidR="00AA17DF" w:rsidRPr="00D46E05" w:rsidRDefault="00AA17DF" w:rsidP="00230CA3">
            <w:pPr>
              <w:rPr>
                <w:rFonts w:asciiTheme="minorHAnsi" w:hAnsiTheme="minorHAnsi" w:cstheme="minorHAnsi"/>
                <w:bCs/>
                <w:color w:val="000000"/>
                <w:sz w:val="22"/>
                <w:szCs w:val="22"/>
              </w:rPr>
            </w:pPr>
          </w:p>
        </w:tc>
        <w:tc>
          <w:tcPr>
            <w:tcW w:w="788" w:type="dxa"/>
            <w:tcBorders>
              <w:top w:val="nil"/>
              <w:left w:val="single" w:sz="4" w:space="0" w:color="auto"/>
              <w:bottom w:val="nil"/>
              <w:right w:val="nil"/>
            </w:tcBorders>
            <w:shd w:val="clear" w:color="auto" w:fill="auto"/>
          </w:tcPr>
          <w:p w14:paraId="48DA4BCD" w14:textId="77777777" w:rsidR="00AA17DF" w:rsidRPr="00D46E05" w:rsidRDefault="00AA17DF" w:rsidP="00AA13D8">
            <w:pPr>
              <w:jc w:val="both"/>
              <w:rPr>
                <w:rFonts w:asciiTheme="minorHAnsi" w:hAnsiTheme="minorHAnsi" w:cstheme="minorHAnsi"/>
                <w:bCs/>
                <w:color w:val="000000"/>
                <w:sz w:val="22"/>
                <w:szCs w:val="22"/>
              </w:rPr>
            </w:pPr>
          </w:p>
        </w:tc>
      </w:tr>
      <w:tr w:rsidR="00AA17DF" w:rsidRPr="00D46E05" w14:paraId="494EE477" w14:textId="77777777" w:rsidTr="00AA17DF">
        <w:trPr>
          <w:gridBefore w:val="1"/>
          <w:gridAfter w:val="1"/>
          <w:wBefore w:w="622" w:type="dxa"/>
          <w:wAfter w:w="18" w:type="dxa"/>
          <w:trHeight w:val="288"/>
        </w:trPr>
        <w:tc>
          <w:tcPr>
            <w:tcW w:w="654" w:type="dxa"/>
            <w:tcBorders>
              <w:top w:val="nil"/>
              <w:left w:val="nil"/>
              <w:bottom w:val="nil"/>
              <w:right w:val="single" w:sz="4" w:space="0" w:color="auto"/>
            </w:tcBorders>
            <w:shd w:val="clear" w:color="auto" w:fill="auto"/>
          </w:tcPr>
          <w:p w14:paraId="44C12BB3" w14:textId="77777777" w:rsidR="00AA17DF" w:rsidRPr="00D46E05" w:rsidRDefault="00AA17DF" w:rsidP="00230CA3">
            <w:pPr>
              <w:rPr>
                <w:rFonts w:asciiTheme="minorHAnsi" w:hAnsiTheme="minorHAnsi" w:cstheme="minorHAnsi"/>
                <w:sz w:val="22"/>
                <w:szCs w:val="22"/>
              </w:rPr>
            </w:pPr>
          </w:p>
        </w:tc>
        <w:tc>
          <w:tcPr>
            <w:tcW w:w="7472" w:type="dxa"/>
            <w:tcBorders>
              <w:top w:val="single" w:sz="4" w:space="0" w:color="auto"/>
              <w:left w:val="single" w:sz="4" w:space="0" w:color="auto"/>
              <w:bottom w:val="single" w:sz="4" w:space="0" w:color="auto"/>
              <w:right w:val="single" w:sz="4" w:space="0" w:color="auto"/>
            </w:tcBorders>
            <w:shd w:val="clear" w:color="auto" w:fill="CCC0D9"/>
            <w:vAlign w:val="center"/>
          </w:tcPr>
          <w:p w14:paraId="41B63F21" w14:textId="77777777" w:rsidR="00AA17DF" w:rsidRPr="00D46E05" w:rsidRDefault="00AA17DF" w:rsidP="00AA17DF">
            <w:pPr>
              <w:ind w:left="312"/>
              <w:rPr>
                <w:rFonts w:asciiTheme="minorHAnsi" w:hAnsiTheme="minorHAnsi" w:cstheme="minorHAnsi"/>
                <w:sz w:val="22"/>
                <w:szCs w:val="22"/>
              </w:rPr>
            </w:pPr>
            <w:r w:rsidRPr="00D46E05">
              <w:rPr>
                <w:rFonts w:asciiTheme="minorHAnsi" w:hAnsiTheme="minorHAnsi" w:cstheme="minorHAnsi"/>
                <w:sz w:val="22"/>
                <w:szCs w:val="22"/>
              </w:rPr>
              <w:t xml:space="preserve">Identifying </w:t>
            </w:r>
            <w:r w:rsidRPr="00D46E05">
              <w:rPr>
                <w:rFonts w:asciiTheme="minorHAnsi" w:hAnsiTheme="minorHAnsi" w:cstheme="minorHAnsi"/>
                <w:b/>
                <w:sz w:val="22"/>
                <w:szCs w:val="22"/>
              </w:rPr>
              <w:t>online</w:t>
            </w:r>
            <w:r w:rsidRPr="00D46E05">
              <w:rPr>
                <w:rFonts w:asciiTheme="minorHAnsi" w:hAnsiTheme="minorHAnsi" w:cstheme="minorHAnsi"/>
                <w:sz w:val="22"/>
                <w:szCs w:val="22"/>
              </w:rPr>
              <w:t xml:space="preserve"> questionnaires, surveys or diaries  </w:t>
            </w:r>
          </w:p>
        </w:tc>
        <w:tc>
          <w:tcPr>
            <w:tcW w:w="450" w:type="dxa"/>
            <w:tcBorders>
              <w:top w:val="single" w:sz="4" w:space="0" w:color="auto"/>
              <w:left w:val="single" w:sz="4" w:space="0" w:color="auto"/>
              <w:bottom w:val="single" w:sz="4" w:space="0" w:color="auto"/>
              <w:right w:val="single" w:sz="4" w:space="0" w:color="auto"/>
            </w:tcBorders>
            <w:shd w:val="clear" w:color="auto" w:fill="CCC0D9"/>
            <w:vAlign w:val="center"/>
          </w:tcPr>
          <w:p w14:paraId="07A0AB4F" w14:textId="77777777" w:rsidR="00AA17DF" w:rsidRPr="00D46E05" w:rsidRDefault="00AA17DF" w:rsidP="00230CA3">
            <w:pPr>
              <w:rPr>
                <w:rFonts w:asciiTheme="minorHAnsi" w:hAnsiTheme="minorHAnsi" w:cstheme="minorHAnsi"/>
                <w:bCs/>
                <w:color w:val="000000"/>
                <w:sz w:val="22"/>
                <w:szCs w:val="22"/>
              </w:rPr>
            </w:pPr>
          </w:p>
        </w:tc>
        <w:tc>
          <w:tcPr>
            <w:tcW w:w="788" w:type="dxa"/>
            <w:tcBorders>
              <w:top w:val="nil"/>
              <w:left w:val="single" w:sz="4" w:space="0" w:color="auto"/>
              <w:bottom w:val="nil"/>
              <w:right w:val="nil"/>
            </w:tcBorders>
            <w:shd w:val="clear" w:color="auto" w:fill="auto"/>
          </w:tcPr>
          <w:p w14:paraId="39D8B2C4" w14:textId="77777777" w:rsidR="00AA17DF" w:rsidRPr="00D46E05" w:rsidRDefault="00AA17DF" w:rsidP="00AA13D8">
            <w:pPr>
              <w:jc w:val="both"/>
              <w:rPr>
                <w:rFonts w:asciiTheme="minorHAnsi" w:hAnsiTheme="minorHAnsi" w:cstheme="minorHAnsi"/>
                <w:bCs/>
                <w:color w:val="000000"/>
                <w:sz w:val="22"/>
                <w:szCs w:val="22"/>
              </w:rPr>
            </w:pPr>
          </w:p>
        </w:tc>
      </w:tr>
      <w:tr w:rsidR="0078780C" w:rsidRPr="00D46E05" w14:paraId="26341148" w14:textId="77777777" w:rsidTr="00503738">
        <w:trPr>
          <w:gridBefore w:val="1"/>
          <w:gridAfter w:val="1"/>
          <w:wBefore w:w="622" w:type="dxa"/>
          <w:wAfter w:w="18" w:type="dxa"/>
          <w:trHeight w:val="288"/>
        </w:trPr>
        <w:tc>
          <w:tcPr>
            <w:tcW w:w="654" w:type="dxa"/>
            <w:tcBorders>
              <w:top w:val="nil"/>
              <w:left w:val="nil"/>
              <w:bottom w:val="nil"/>
              <w:right w:val="single" w:sz="4" w:space="0" w:color="auto"/>
            </w:tcBorders>
            <w:shd w:val="clear" w:color="auto" w:fill="auto"/>
          </w:tcPr>
          <w:p w14:paraId="729F8C35" w14:textId="77777777" w:rsidR="0078780C" w:rsidRPr="00D46E05" w:rsidRDefault="0078780C" w:rsidP="00230CA3">
            <w:pPr>
              <w:rPr>
                <w:rFonts w:asciiTheme="minorHAnsi" w:hAnsiTheme="minorHAnsi" w:cstheme="minorHAnsi"/>
                <w:sz w:val="22"/>
                <w:szCs w:val="22"/>
              </w:rPr>
            </w:pPr>
          </w:p>
        </w:tc>
        <w:tc>
          <w:tcPr>
            <w:tcW w:w="7472" w:type="dxa"/>
            <w:tcBorders>
              <w:top w:val="single" w:sz="4" w:space="0" w:color="auto"/>
              <w:left w:val="single" w:sz="4" w:space="0" w:color="auto"/>
              <w:bottom w:val="single" w:sz="4" w:space="0" w:color="auto"/>
              <w:right w:val="single" w:sz="4" w:space="0" w:color="auto"/>
            </w:tcBorders>
            <w:shd w:val="clear" w:color="auto" w:fill="auto"/>
            <w:vAlign w:val="center"/>
          </w:tcPr>
          <w:p w14:paraId="6DD2CB6E" w14:textId="77777777" w:rsidR="0078780C" w:rsidRPr="00D46E05" w:rsidRDefault="0078780C" w:rsidP="00AA17DF">
            <w:pPr>
              <w:tabs>
                <w:tab w:val="left" w:pos="312"/>
              </w:tabs>
              <w:rPr>
                <w:rFonts w:asciiTheme="minorHAnsi" w:hAnsiTheme="minorHAnsi" w:cstheme="minorHAnsi"/>
                <w:sz w:val="22"/>
                <w:szCs w:val="22"/>
              </w:rPr>
            </w:pPr>
            <w:r w:rsidRPr="00D46E05">
              <w:rPr>
                <w:rFonts w:asciiTheme="minorHAnsi" w:hAnsiTheme="minorHAnsi" w:cstheme="minorHAnsi"/>
                <w:sz w:val="22"/>
                <w:szCs w:val="22"/>
              </w:rPr>
              <w:tab/>
            </w:r>
            <w:r w:rsidR="009946DE" w:rsidRPr="00D46E05">
              <w:rPr>
                <w:rFonts w:asciiTheme="minorHAnsi" w:hAnsiTheme="minorHAnsi" w:cstheme="minorHAnsi"/>
                <w:sz w:val="22"/>
                <w:szCs w:val="22"/>
              </w:rPr>
              <w:t xml:space="preserve">Identifying </w:t>
            </w:r>
            <w:r w:rsidR="00090D03" w:rsidRPr="00D46E05">
              <w:rPr>
                <w:rFonts w:asciiTheme="minorHAnsi" w:hAnsiTheme="minorHAnsi" w:cstheme="minorHAnsi"/>
                <w:b/>
                <w:sz w:val="22"/>
                <w:szCs w:val="22"/>
              </w:rPr>
              <w:t>paper-based</w:t>
            </w:r>
            <w:r w:rsidR="00090D03" w:rsidRPr="00D46E05">
              <w:rPr>
                <w:rFonts w:asciiTheme="minorHAnsi" w:hAnsiTheme="minorHAnsi" w:cstheme="minorHAnsi"/>
                <w:sz w:val="22"/>
                <w:szCs w:val="22"/>
              </w:rPr>
              <w:t xml:space="preserve"> questionnaires</w:t>
            </w:r>
            <w:r w:rsidR="009946DE" w:rsidRPr="00D46E05">
              <w:rPr>
                <w:rFonts w:asciiTheme="minorHAnsi" w:hAnsiTheme="minorHAnsi" w:cstheme="minorHAnsi"/>
                <w:sz w:val="22"/>
                <w:szCs w:val="22"/>
              </w:rPr>
              <w:t xml:space="preserve">, surveys or diaries  </w:t>
            </w:r>
          </w:p>
        </w:tc>
        <w:tc>
          <w:tcPr>
            <w:tcW w:w="450" w:type="dxa"/>
            <w:tcBorders>
              <w:top w:val="single" w:sz="4" w:space="0" w:color="auto"/>
              <w:left w:val="single" w:sz="4" w:space="0" w:color="auto"/>
              <w:bottom w:val="single" w:sz="4" w:space="0" w:color="auto"/>
              <w:right w:val="single" w:sz="4" w:space="0" w:color="auto"/>
            </w:tcBorders>
            <w:shd w:val="clear" w:color="auto" w:fill="auto"/>
            <w:vAlign w:val="center"/>
          </w:tcPr>
          <w:p w14:paraId="4AD336AB" w14:textId="77777777" w:rsidR="0078780C" w:rsidRPr="00D46E05" w:rsidRDefault="0078780C" w:rsidP="00230CA3">
            <w:pPr>
              <w:rPr>
                <w:rFonts w:asciiTheme="minorHAnsi" w:hAnsiTheme="minorHAnsi" w:cstheme="minorHAnsi"/>
                <w:bCs/>
                <w:color w:val="000000"/>
                <w:sz w:val="22"/>
                <w:szCs w:val="22"/>
              </w:rPr>
            </w:pPr>
          </w:p>
        </w:tc>
        <w:tc>
          <w:tcPr>
            <w:tcW w:w="788" w:type="dxa"/>
            <w:tcBorders>
              <w:top w:val="nil"/>
              <w:left w:val="single" w:sz="4" w:space="0" w:color="auto"/>
              <w:bottom w:val="nil"/>
              <w:right w:val="nil"/>
            </w:tcBorders>
            <w:shd w:val="clear" w:color="auto" w:fill="auto"/>
          </w:tcPr>
          <w:p w14:paraId="23E513C4" w14:textId="77777777" w:rsidR="0078780C" w:rsidRPr="00D46E05" w:rsidRDefault="0078780C" w:rsidP="00AA13D8">
            <w:pPr>
              <w:jc w:val="both"/>
              <w:rPr>
                <w:rFonts w:asciiTheme="minorHAnsi" w:hAnsiTheme="minorHAnsi" w:cstheme="minorHAnsi"/>
                <w:bCs/>
                <w:color w:val="000000"/>
                <w:sz w:val="22"/>
                <w:szCs w:val="22"/>
              </w:rPr>
            </w:pPr>
          </w:p>
        </w:tc>
      </w:tr>
      <w:tr w:rsidR="0078780C" w:rsidRPr="00D46E05" w14:paraId="5EEE369E" w14:textId="77777777" w:rsidTr="008B1C55">
        <w:trPr>
          <w:gridBefore w:val="1"/>
          <w:gridAfter w:val="1"/>
          <w:wBefore w:w="622" w:type="dxa"/>
          <w:wAfter w:w="18" w:type="dxa"/>
          <w:trHeight w:val="288"/>
        </w:trPr>
        <w:tc>
          <w:tcPr>
            <w:tcW w:w="654" w:type="dxa"/>
            <w:tcBorders>
              <w:top w:val="nil"/>
              <w:left w:val="nil"/>
              <w:bottom w:val="nil"/>
            </w:tcBorders>
            <w:shd w:val="clear" w:color="auto" w:fill="auto"/>
          </w:tcPr>
          <w:p w14:paraId="3687D125" w14:textId="77777777" w:rsidR="0078780C" w:rsidRPr="00D46E05" w:rsidRDefault="0078780C" w:rsidP="00230CA3">
            <w:pPr>
              <w:rPr>
                <w:rFonts w:asciiTheme="minorHAnsi" w:hAnsiTheme="minorHAnsi" w:cstheme="minorHAnsi"/>
                <w:sz w:val="22"/>
                <w:szCs w:val="22"/>
              </w:rPr>
            </w:pPr>
          </w:p>
        </w:tc>
        <w:tc>
          <w:tcPr>
            <w:tcW w:w="7472" w:type="dxa"/>
            <w:tcBorders>
              <w:top w:val="single" w:sz="4" w:space="0" w:color="auto"/>
              <w:bottom w:val="single" w:sz="4" w:space="0" w:color="auto"/>
            </w:tcBorders>
            <w:shd w:val="clear" w:color="auto" w:fill="CCC0D9"/>
            <w:vAlign w:val="center"/>
          </w:tcPr>
          <w:p w14:paraId="136F580E" w14:textId="77777777" w:rsidR="0078780C" w:rsidRPr="00D46E05" w:rsidRDefault="0078780C" w:rsidP="007B7F49">
            <w:pPr>
              <w:tabs>
                <w:tab w:val="left" w:pos="312"/>
              </w:tabs>
              <w:rPr>
                <w:rFonts w:asciiTheme="minorHAnsi" w:hAnsiTheme="minorHAnsi" w:cstheme="minorHAnsi"/>
                <w:sz w:val="22"/>
                <w:szCs w:val="22"/>
              </w:rPr>
            </w:pPr>
            <w:r w:rsidRPr="00D46E05">
              <w:rPr>
                <w:rFonts w:asciiTheme="minorHAnsi" w:hAnsiTheme="minorHAnsi" w:cstheme="minorHAnsi"/>
                <w:sz w:val="22"/>
                <w:szCs w:val="22"/>
              </w:rPr>
              <w:tab/>
              <w:t xml:space="preserve">Record </w:t>
            </w:r>
            <w:r w:rsidR="009946DE" w:rsidRPr="00D46E05">
              <w:rPr>
                <w:rFonts w:asciiTheme="minorHAnsi" w:hAnsiTheme="minorHAnsi" w:cstheme="minorHAnsi"/>
                <w:sz w:val="22"/>
                <w:szCs w:val="22"/>
              </w:rPr>
              <w:t>or</w:t>
            </w:r>
            <w:r w:rsidRPr="00D46E05">
              <w:rPr>
                <w:rFonts w:asciiTheme="minorHAnsi" w:hAnsiTheme="minorHAnsi" w:cstheme="minorHAnsi"/>
                <w:sz w:val="22"/>
                <w:szCs w:val="22"/>
              </w:rPr>
              <w:t xml:space="preserve"> document analysis</w:t>
            </w:r>
          </w:p>
        </w:tc>
        <w:tc>
          <w:tcPr>
            <w:tcW w:w="450" w:type="dxa"/>
            <w:tcBorders>
              <w:top w:val="single" w:sz="4" w:space="0" w:color="auto"/>
              <w:bottom w:val="single" w:sz="4" w:space="0" w:color="auto"/>
            </w:tcBorders>
            <w:shd w:val="clear" w:color="auto" w:fill="CCC0D9"/>
            <w:vAlign w:val="center"/>
          </w:tcPr>
          <w:p w14:paraId="3191BBDF" w14:textId="77777777" w:rsidR="0078780C" w:rsidRPr="00D46E05" w:rsidRDefault="0078780C" w:rsidP="00230CA3">
            <w:pPr>
              <w:rPr>
                <w:rFonts w:asciiTheme="minorHAnsi" w:hAnsiTheme="minorHAnsi" w:cstheme="minorHAnsi"/>
                <w:bCs/>
                <w:color w:val="000000"/>
                <w:sz w:val="22"/>
                <w:szCs w:val="22"/>
              </w:rPr>
            </w:pPr>
          </w:p>
        </w:tc>
        <w:tc>
          <w:tcPr>
            <w:tcW w:w="788" w:type="dxa"/>
            <w:tcBorders>
              <w:top w:val="nil"/>
              <w:bottom w:val="nil"/>
              <w:right w:val="nil"/>
            </w:tcBorders>
            <w:shd w:val="clear" w:color="auto" w:fill="auto"/>
          </w:tcPr>
          <w:p w14:paraId="3EE128FD" w14:textId="77777777" w:rsidR="0078780C" w:rsidRPr="00D46E05" w:rsidRDefault="0078780C" w:rsidP="00AA13D8">
            <w:pPr>
              <w:jc w:val="both"/>
              <w:rPr>
                <w:rFonts w:asciiTheme="minorHAnsi" w:hAnsiTheme="minorHAnsi" w:cstheme="minorHAnsi"/>
                <w:bCs/>
                <w:color w:val="000000"/>
                <w:sz w:val="22"/>
                <w:szCs w:val="22"/>
              </w:rPr>
            </w:pPr>
          </w:p>
        </w:tc>
      </w:tr>
      <w:tr w:rsidR="0078780C" w:rsidRPr="00D46E05" w14:paraId="29B9CC08" w14:textId="77777777" w:rsidTr="00503738">
        <w:trPr>
          <w:gridBefore w:val="1"/>
          <w:gridAfter w:val="1"/>
          <w:wBefore w:w="622" w:type="dxa"/>
          <w:wAfter w:w="18" w:type="dxa"/>
          <w:trHeight w:val="288"/>
        </w:trPr>
        <w:tc>
          <w:tcPr>
            <w:tcW w:w="654" w:type="dxa"/>
            <w:tcBorders>
              <w:top w:val="nil"/>
              <w:left w:val="nil"/>
              <w:bottom w:val="nil"/>
              <w:right w:val="single" w:sz="4" w:space="0" w:color="auto"/>
            </w:tcBorders>
            <w:shd w:val="clear" w:color="auto" w:fill="auto"/>
          </w:tcPr>
          <w:p w14:paraId="73B23AE4" w14:textId="77777777" w:rsidR="0078780C" w:rsidRPr="00D46E05" w:rsidRDefault="0078780C" w:rsidP="000C78D9">
            <w:pPr>
              <w:rPr>
                <w:rFonts w:asciiTheme="minorHAnsi" w:hAnsiTheme="minorHAnsi" w:cstheme="minorHAnsi"/>
                <w:sz w:val="22"/>
                <w:szCs w:val="22"/>
              </w:rPr>
            </w:pPr>
          </w:p>
        </w:tc>
        <w:tc>
          <w:tcPr>
            <w:tcW w:w="7472" w:type="dxa"/>
            <w:tcBorders>
              <w:top w:val="single" w:sz="4" w:space="0" w:color="auto"/>
              <w:left w:val="single" w:sz="4" w:space="0" w:color="auto"/>
              <w:bottom w:val="single" w:sz="4" w:space="0" w:color="auto"/>
              <w:right w:val="single" w:sz="4" w:space="0" w:color="auto"/>
            </w:tcBorders>
            <w:shd w:val="clear" w:color="auto" w:fill="auto"/>
            <w:vAlign w:val="center"/>
          </w:tcPr>
          <w:p w14:paraId="178A2176" w14:textId="77777777" w:rsidR="0078780C" w:rsidRPr="00D46E05" w:rsidRDefault="0078780C" w:rsidP="007B7F49">
            <w:pPr>
              <w:tabs>
                <w:tab w:val="left" w:pos="312"/>
              </w:tabs>
              <w:rPr>
                <w:rFonts w:asciiTheme="minorHAnsi" w:hAnsiTheme="minorHAnsi" w:cstheme="minorHAnsi"/>
                <w:sz w:val="22"/>
                <w:szCs w:val="22"/>
              </w:rPr>
            </w:pPr>
            <w:r w:rsidRPr="00D46E05">
              <w:rPr>
                <w:rFonts w:asciiTheme="minorHAnsi" w:hAnsiTheme="minorHAnsi" w:cstheme="minorHAnsi"/>
                <w:sz w:val="22"/>
                <w:szCs w:val="22"/>
              </w:rPr>
              <w:tab/>
            </w:r>
            <w:r w:rsidR="00477A68" w:rsidRPr="00D46E05">
              <w:rPr>
                <w:rFonts w:asciiTheme="minorHAnsi" w:hAnsiTheme="minorHAnsi" w:cstheme="minorHAnsi"/>
                <w:sz w:val="22"/>
                <w:szCs w:val="22"/>
              </w:rPr>
              <w:t>Recording</w:t>
            </w:r>
            <w:r w:rsidRPr="00D46E05">
              <w:rPr>
                <w:rFonts w:asciiTheme="minorHAnsi" w:hAnsiTheme="minorHAnsi" w:cstheme="minorHAnsi"/>
                <w:sz w:val="22"/>
                <w:szCs w:val="22"/>
              </w:rPr>
              <w:t xml:space="preserve"> – audio </w:t>
            </w:r>
            <w:r w:rsidR="009946DE" w:rsidRPr="00D46E05">
              <w:rPr>
                <w:rFonts w:asciiTheme="minorHAnsi" w:hAnsiTheme="minorHAnsi" w:cstheme="minorHAnsi"/>
                <w:sz w:val="22"/>
                <w:szCs w:val="22"/>
              </w:rPr>
              <w:t>or</w:t>
            </w:r>
            <w:r w:rsidRPr="00D46E05">
              <w:rPr>
                <w:rFonts w:asciiTheme="minorHAnsi" w:hAnsiTheme="minorHAnsi" w:cstheme="minorHAnsi"/>
                <w:sz w:val="22"/>
                <w:szCs w:val="22"/>
              </w:rPr>
              <w:t xml:space="preserve"> video</w:t>
            </w:r>
          </w:p>
        </w:tc>
        <w:tc>
          <w:tcPr>
            <w:tcW w:w="450" w:type="dxa"/>
            <w:tcBorders>
              <w:top w:val="single" w:sz="4" w:space="0" w:color="auto"/>
              <w:left w:val="single" w:sz="4" w:space="0" w:color="auto"/>
              <w:bottom w:val="single" w:sz="4" w:space="0" w:color="auto"/>
              <w:right w:val="single" w:sz="4" w:space="0" w:color="auto"/>
            </w:tcBorders>
            <w:shd w:val="clear" w:color="auto" w:fill="auto"/>
            <w:vAlign w:val="center"/>
          </w:tcPr>
          <w:p w14:paraId="29325D3F" w14:textId="77777777" w:rsidR="0078780C" w:rsidRPr="00D46E05" w:rsidRDefault="0078780C" w:rsidP="000C78D9">
            <w:pPr>
              <w:rPr>
                <w:rFonts w:asciiTheme="minorHAnsi" w:hAnsiTheme="minorHAnsi" w:cstheme="minorHAnsi"/>
                <w:bCs/>
                <w:color w:val="000000"/>
                <w:sz w:val="22"/>
                <w:szCs w:val="22"/>
              </w:rPr>
            </w:pPr>
          </w:p>
        </w:tc>
        <w:tc>
          <w:tcPr>
            <w:tcW w:w="788" w:type="dxa"/>
            <w:tcBorders>
              <w:top w:val="nil"/>
              <w:left w:val="single" w:sz="4" w:space="0" w:color="auto"/>
              <w:bottom w:val="nil"/>
              <w:right w:val="nil"/>
            </w:tcBorders>
            <w:shd w:val="clear" w:color="auto" w:fill="auto"/>
          </w:tcPr>
          <w:p w14:paraId="0C300844" w14:textId="77777777" w:rsidR="0078780C" w:rsidRPr="00D46E05" w:rsidRDefault="0078780C" w:rsidP="00AA13D8">
            <w:pPr>
              <w:jc w:val="both"/>
              <w:rPr>
                <w:rFonts w:asciiTheme="minorHAnsi" w:hAnsiTheme="minorHAnsi" w:cstheme="minorHAnsi"/>
                <w:bCs/>
                <w:color w:val="000000"/>
                <w:sz w:val="22"/>
                <w:szCs w:val="22"/>
              </w:rPr>
            </w:pPr>
          </w:p>
        </w:tc>
      </w:tr>
      <w:tr w:rsidR="0078780C" w:rsidRPr="00D46E05" w14:paraId="54C73DC7" w14:textId="77777777" w:rsidTr="008B1C55">
        <w:trPr>
          <w:gridBefore w:val="1"/>
          <w:gridAfter w:val="1"/>
          <w:wBefore w:w="622" w:type="dxa"/>
          <w:wAfter w:w="18" w:type="dxa"/>
          <w:trHeight w:val="288"/>
        </w:trPr>
        <w:tc>
          <w:tcPr>
            <w:tcW w:w="654" w:type="dxa"/>
            <w:tcBorders>
              <w:top w:val="nil"/>
              <w:left w:val="nil"/>
              <w:bottom w:val="nil"/>
            </w:tcBorders>
            <w:shd w:val="clear" w:color="auto" w:fill="auto"/>
          </w:tcPr>
          <w:p w14:paraId="57D512A4" w14:textId="77777777" w:rsidR="0078780C" w:rsidRPr="00D46E05" w:rsidRDefault="0078780C" w:rsidP="000C78D9">
            <w:pPr>
              <w:rPr>
                <w:rFonts w:asciiTheme="minorHAnsi" w:hAnsiTheme="minorHAnsi" w:cstheme="minorHAnsi"/>
                <w:sz w:val="22"/>
                <w:szCs w:val="22"/>
              </w:rPr>
            </w:pPr>
          </w:p>
        </w:tc>
        <w:tc>
          <w:tcPr>
            <w:tcW w:w="7472" w:type="dxa"/>
            <w:tcBorders>
              <w:top w:val="single" w:sz="4" w:space="0" w:color="auto"/>
              <w:bottom w:val="single" w:sz="4" w:space="0" w:color="auto"/>
            </w:tcBorders>
            <w:shd w:val="clear" w:color="auto" w:fill="CCC0D9"/>
            <w:vAlign w:val="center"/>
          </w:tcPr>
          <w:p w14:paraId="2438FF36" w14:textId="77777777" w:rsidR="0078780C" w:rsidRPr="00D46E05" w:rsidRDefault="009946DE" w:rsidP="007B7F49">
            <w:pPr>
              <w:tabs>
                <w:tab w:val="left" w:pos="312"/>
              </w:tabs>
              <w:rPr>
                <w:rFonts w:asciiTheme="minorHAnsi" w:hAnsiTheme="minorHAnsi" w:cstheme="minorHAnsi"/>
                <w:sz w:val="22"/>
                <w:szCs w:val="22"/>
              </w:rPr>
            </w:pPr>
            <w:r w:rsidRPr="00D46E05">
              <w:rPr>
                <w:rFonts w:asciiTheme="minorHAnsi" w:hAnsiTheme="minorHAnsi" w:cstheme="minorHAnsi"/>
                <w:sz w:val="22"/>
                <w:szCs w:val="22"/>
              </w:rPr>
              <w:tab/>
              <w:t>Case studies</w:t>
            </w:r>
          </w:p>
        </w:tc>
        <w:tc>
          <w:tcPr>
            <w:tcW w:w="450" w:type="dxa"/>
            <w:tcBorders>
              <w:top w:val="single" w:sz="4" w:space="0" w:color="auto"/>
              <w:bottom w:val="single" w:sz="4" w:space="0" w:color="auto"/>
            </w:tcBorders>
            <w:shd w:val="clear" w:color="auto" w:fill="CCC0D9"/>
            <w:vAlign w:val="center"/>
          </w:tcPr>
          <w:p w14:paraId="39A38818" w14:textId="77777777" w:rsidR="0078780C" w:rsidRPr="00D46E05" w:rsidRDefault="0078780C" w:rsidP="000C78D9">
            <w:pPr>
              <w:rPr>
                <w:rFonts w:asciiTheme="minorHAnsi" w:hAnsiTheme="minorHAnsi" w:cstheme="minorHAnsi"/>
                <w:bCs/>
                <w:color w:val="000000"/>
                <w:sz w:val="22"/>
                <w:szCs w:val="22"/>
              </w:rPr>
            </w:pPr>
          </w:p>
        </w:tc>
        <w:tc>
          <w:tcPr>
            <w:tcW w:w="788" w:type="dxa"/>
            <w:tcBorders>
              <w:top w:val="nil"/>
              <w:bottom w:val="nil"/>
              <w:right w:val="nil"/>
            </w:tcBorders>
            <w:shd w:val="clear" w:color="auto" w:fill="auto"/>
          </w:tcPr>
          <w:p w14:paraId="51A8D384" w14:textId="77777777" w:rsidR="0078780C" w:rsidRPr="00D46E05" w:rsidRDefault="0078780C" w:rsidP="00AA13D8">
            <w:pPr>
              <w:jc w:val="both"/>
              <w:rPr>
                <w:rFonts w:asciiTheme="minorHAnsi" w:hAnsiTheme="minorHAnsi" w:cstheme="minorHAnsi"/>
                <w:bCs/>
                <w:color w:val="000000"/>
                <w:sz w:val="22"/>
                <w:szCs w:val="22"/>
              </w:rPr>
            </w:pPr>
          </w:p>
        </w:tc>
      </w:tr>
      <w:tr w:rsidR="0078780C" w:rsidRPr="00D46E05" w14:paraId="2593E190" w14:textId="77777777" w:rsidTr="00503738">
        <w:trPr>
          <w:gridBefore w:val="1"/>
          <w:gridAfter w:val="1"/>
          <w:wBefore w:w="622" w:type="dxa"/>
          <w:wAfter w:w="18" w:type="dxa"/>
          <w:trHeight w:val="288"/>
        </w:trPr>
        <w:tc>
          <w:tcPr>
            <w:tcW w:w="654" w:type="dxa"/>
            <w:tcBorders>
              <w:top w:val="nil"/>
              <w:left w:val="nil"/>
              <w:bottom w:val="nil"/>
              <w:right w:val="single" w:sz="4" w:space="0" w:color="auto"/>
            </w:tcBorders>
            <w:shd w:val="clear" w:color="auto" w:fill="auto"/>
          </w:tcPr>
          <w:p w14:paraId="7A99D86D" w14:textId="77777777" w:rsidR="0078780C" w:rsidRPr="00D46E05" w:rsidRDefault="0078780C" w:rsidP="000C78D9">
            <w:pPr>
              <w:rPr>
                <w:rFonts w:asciiTheme="minorHAnsi" w:hAnsiTheme="minorHAnsi" w:cstheme="minorHAnsi"/>
                <w:sz w:val="22"/>
                <w:szCs w:val="22"/>
              </w:rPr>
            </w:pPr>
          </w:p>
        </w:tc>
        <w:tc>
          <w:tcPr>
            <w:tcW w:w="7472" w:type="dxa"/>
            <w:tcBorders>
              <w:top w:val="single" w:sz="4" w:space="0" w:color="auto"/>
              <w:left w:val="single" w:sz="4" w:space="0" w:color="auto"/>
              <w:bottom w:val="single" w:sz="4" w:space="0" w:color="auto"/>
              <w:right w:val="single" w:sz="4" w:space="0" w:color="auto"/>
            </w:tcBorders>
            <w:shd w:val="clear" w:color="auto" w:fill="auto"/>
            <w:vAlign w:val="center"/>
          </w:tcPr>
          <w:p w14:paraId="7B10C554" w14:textId="77777777" w:rsidR="0078780C" w:rsidRPr="00D46E05" w:rsidRDefault="009946DE" w:rsidP="007B7F49">
            <w:pPr>
              <w:tabs>
                <w:tab w:val="left" w:pos="312"/>
              </w:tabs>
              <w:rPr>
                <w:rFonts w:asciiTheme="minorHAnsi" w:hAnsiTheme="minorHAnsi" w:cstheme="minorHAnsi"/>
                <w:sz w:val="22"/>
                <w:szCs w:val="22"/>
              </w:rPr>
            </w:pPr>
            <w:r w:rsidRPr="00D46E05">
              <w:rPr>
                <w:rFonts w:asciiTheme="minorHAnsi" w:hAnsiTheme="minorHAnsi" w:cstheme="minorHAnsi"/>
                <w:sz w:val="22"/>
                <w:szCs w:val="22"/>
              </w:rPr>
              <w:tab/>
              <w:t>Case-control studies</w:t>
            </w:r>
            <w:r w:rsidR="00090D03" w:rsidRPr="00D46E05">
              <w:rPr>
                <w:rFonts w:asciiTheme="minorHAnsi" w:hAnsiTheme="minorHAnsi" w:cstheme="minorHAnsi"/>
                <w:sz w:val="22"/>
                <w:szCs w:val="22"/>
              </w:rPr>
              <w:t xml:space="preserve"> </w:t>
            </w:r>
            <w:r w:rsidR="00090D03" w:rsidRPr="00D46E05">
              <w:rPr>
                <w:rFonts w:asciiTheme="minorHAnsi" w:hAnsiTheme="minorHAnsi" w:cstheme="minorHAnsi"/>
                <w:vanish/>
                <w:color w:val="0000FF"/>
                <w:sz w:val="22"/>
                <w:szCs w:val="22"/>
              </w:rPr>
              <w:t>Is a study that compares patients who have a disease or outcome of interest (</w:t>
            </w:r>
            <w:r w:rsidR="00090D03" w:rsidRPr="00D46E05">
              <w:rPr>
                <w:rFonts w:asciiTheme="minorHAnsi" w:hAnsiTheme="minorHAnsi" w:cstheme="minorHAnsi"/>
                <w:b/>
                <w:vanish/>
                <w:color w:val="0000FF"/>
                <w:sz w:val="22"/>
                <w:szCs w:val="22"/>
              </w:rPr>
              <w:t>cases</w:t>
            </w:r>
            <w:r w:rsidR="00090D03" w:rsidRPr="00D46E05">
              <w:rPr>
                <w:rFonts w:asciiTheme="minorHAnsi" w:hAnsiTheme="minorHAnsi" w:cstheme="minorHAnsi"/>
                <w:vanish/>
                <w:color w:val="0000FF"/>
                <w:sz w:val="22"/>
                <w:szCs w:val="22"/>
              </w:rPr>
              <w:t>) with patients who do not have the disease or outcome (</w:t>
            </w:r>
            <w:r w:rsidR="00090D03" w:rsidRPr="00D46E05">
              <w:rPr>
                <w:rFonts w:asciiTheme="minorHAnsi" w:hAnsiTheme="minorHAnsi" w:cstheme="minorHAnsi"/>
                <w:b/>
                <w:vanish/>
                <w:color w:val="0000FF"/>
                <w:sz w:val="22"/>
                <w:szCs w:val="22"/>
              </w:rPr>
              <w:t>controls</w:t>
            </w:r>
            <w:r w:rsidR="00090D03" w:rsidRPr="00D46E05">
              <w:rPr>
                <w:rFonts w:asciiTheme="minorHAnsi" w:hAnsiTheme="minorHAnsi" w:cstheme="minorHAnsi"/>
                <w:vanish/>
                <w:color w:val="0000FF"/>
                <w:sz w:val="22"/>
                <w:szCs w:val="22"/>
              </w:rPr>
              <w:t>), and looks back retrospectively to compare how frequently the exposure to a risk factor is present in each group to determine the relationship between the risk factor and the disease.</w:t>
            </w:r>
          </w:p>
        </w:tc>
        <w:tc>
          <w:tcPr>
            <w:tcW w:w="450" w:type="dxa"/>
            <w:tcBorders>
              <w:top w:val="single" w:sz="4" w:space="0" w:color="auto"/>
              <w:left w:val="single" w:sz="4" w:space="0" w:color="auto"/>
              <w:bottom w:val="single" w:sz="4" w:space="0" w:color="auto"/>
              <w:right w:val="single" w:sz="4" w:space="0" w:color="auto"/>
            </w:tcBorders>
            <w:shd w:val="clear" w:color="auto" w:fill="auto"/>
            <w:vAlign w:val="center"/>
          </w:tcPr>
          <w:p w14:paraId="4D6F31C2" w14:textId="77777777" w:rsidR="0078780C" w:rsidRPr="00D46E05" w:rsidRDefault="0078780C" w:rsidP="000C78D9">
            <w:pPr>
              <w:rPr>
                <w:rFonts w:asciiTheme="minorHAnsi" w:hAnsiTheme="minorHAnsi" w:cstheme="minorHAnsi"/>
                <w:bCs/>
                <w:color w:val="000000"/>
                <w:sz w:val="22"/>
                <w:szCs w:val="22"/>
              </w:rPr>
            </w:pPr>
          </w:p>
        </w:tc>
        <w:tc>
          <w:tcPr>
            <w:tcW w:w="788" w:type="dxa"/>
            <w:tcBorders>
              <w:top w:val="nil"/>
              <w:left w:val="single" w:sz="4" w:space="0" w:color="auto"/>
              <w:bottom w:val="nil"/>
              <w:right w:val="nil"/>
            </w:tcBorders>
            <w:shd w:val="clear" w:color="auto" w:fill="auto"/>
          </w:tcPr>
          <w:p w14:paraId="3DD4BE43" w14:textId="77777777" w:rsidR="0078780C" w:rsidRPr="00D46E05" w:rsidRDefault="0078780C" w:rsidP="00AA13D8">
            <w:pPr>
              <w:jc w:val="both"/>
              <w:rPr>
                <w:rFonts w:asciiTheme="minorHAnsi" w:hAnsiTheme="minorHAnsi" w:cstheme="minorHAnsi"/>
                <w:bCs/>
                <w:color w:val="000000"/>
                <w:sz w:val="22"/>
                <w:szCs w:val="22"/>
              </w:rPr>
            </w:pPr>
          </w:p>
        </w:tc>
      </w:tr>
      <w:tr w:rsidR="0078780C" w:rsidRPr="00D46E05" w14:paraId="1A997B5A" w14:textId="77777777" w:rsidTr="008B1C55">
        <w:trPr>
          <w:gridBefore w:val="1"/>
          <w:gridAfter w:val="1"/>
          <w:wBefore w:w="622" w:type="dxa"/>
          <w:wAfter w:w="18" w:type="dxa"/>
          <w:trHeight w:val="288"/>
        </w:trPr>
        <w:tc>
          <w:tcPr>
            <w:tcW w:w="654" w:type="dxa"/>
            <w:tcBorders>
              <w:top w:val="nil"/>
              <w:left w:val="nil"/>
              <w:bottom w:val="nil"/>
            </w:tcBorders>
            <w:shd w:val="clear" w:color="auto" w:fill="auto"/>
          </w:tcPr>
          <w:p w14:paraId="35412742" w14:textId="77777777" w:rsidR="0078780C" w:rsidRPr="00D46E05" w:rsidRDefault="0078780C" w:rsidP="000C78D9">
            <w:pPr>
              <w:rPr>
                <w:rFonts w:asciiTheme="minorHAnsi" w:hAnsiTheme="minorHAnsi" w:cstheme="minorHAnsi"/>
                <w:sz w:val="22"/>
                <w:szCs w:val="22"/>
              </w:rPr>
            </w:pPr>
          </w:p>
        </w:tc>
        <w:tc>
          <w:tcPr>
            <w:tcW w:w="7472" w:type="dxa"/>
            <w:tcBorders>
              <w:top w:val="single" w:sz="4" w:space="0" w:color="auto"/>
              <w:bottom w:val="single" w:sz="4" w:space="0" w:color="auto"/>
            </w:tcBorders>
            <w:shd w:val="clear" w:color="auto" w:fill="CCC0D9"/>
            <w:vAlign w:val="center"/>
          </w:tcPr>
          <w:p w14:paraId="1F8BCF91" w14:textId="77777777" w:rsidR="0078780C" w:rsidRPr="00D46E05" w:rsidRDefault="0078780C" w:rsidP="007B7F49">
            <w:pPr>
              <w:tabs>
                <w:tab w:val="left" w:pos="312"/>
              </w:tabs>
              <w:rPr>
                <w:rFonts w:asciiTheme="minorHAnsi" w:hAnsiTheme="minorHAnsi" w:cstheme="minorHAnsi"/>
                <w:sz w:val="22"/>
                <w:szCs w:val="22"/>
              </w:rPr>
            </w:pPr>
            <w:r w:rsidRPr="00D46E05">
              <w:rPr>
                <w:rFonts w:asciiTheme="minorHAnsi" w:hAnsiTheme="minorHAnsi" w:cstheme="minorHAnsi"/>
                <w:sz w:val="22"/>
                <w:szCs w:val="22"/>
              </w:rPr>
              <w:tab/>
              <w:t>Epidemiological research</w:t>
            </w:r>
          </w:p>
        </w:tc>
        <w:tc>
          <w:tcPr>
            <w:tcW w:w="450" w:type="dxa"/>
            <w:tcBorders>
              <w:top w:val="single" w:sz="4" w:space="0" w:color="auto"/>
              <w:bottom w:val="single" w:sz="4" w:space="0" w:color="auto"/>
            </w:tcBorders>
            <w:shd w:val="clear" w:color="auto" w:fill="CCC0D9"/>
            <w:vAlign w:val="center"/>
          </w:tcPr>
          <w:p w14:paraId="51A6B72E" w14:textId="77777777" w:rsidR="0078780C" w:rsidRPr="00D46E05" w:rsidRDefault="0078780C" w:rsidP="000C78D9">
            <w:pPr>
              <w:rPr>
                <w:rFonts w:asciiTheme="minorHAnsi" w:hAnsiTheme="minorHAnsi" w:cstheme="minorHAnsi"/>
                <w:bCs/>
                <w:color w:val="000000"/>
                <w:sz w:val="22"/>
                <w:szCs w:val="22"/>
              </w:rPr>
            </w:pPr>
          </w:p>
        </w:tc>
        <w:tc>
          <w:tcPr>
            <w:tcW w:w="788" w:type="dxa"/>
            <w:tcBorders>
              <w:top w:val="nil"/>
              <w:bottom w:val="nil"/>
              <w:right w:val="nil"/>
            </w:tcBorders>
            <w:shd w:val="clear" w:color="auto" w:fill="auto"/>
          </w:tcPr>
          <w:p w14:paraId="03CE40D2" w14:textId="77777777" w:rsidR="0078780C" w:rsidRPr="00D46E05" w:rsidRDefault="0078780C" w:rsidP="00AA13D8">
            <w:pPr>
              <w:jc w:val="both"/>
              <w:rPr>
                <w:rFonts w:asciiTheme="minorHAnsi" w:hAnsiTheme="minorHAnsi" w:cstheme="minorHAnsi"/>
                <w:bCs/>
                <w:color w:val="000000"/>
                <w:sz w:val="22"/>
                <w:szCs w:val="22"/>
              </w:rPr>
            </w:pPr>
          </w:p>
        </w:tc>
      </w:tr>
      <w:tr w:rsidR="0078780C" w:rsidRPr="00D46E05" w14:paraId="7ED705FE" w14:textId="77777777" w:rsidTr="00503738">
        <w:trPr>
          <w:gridBefore w:val="1"/>
          <w:gridAfter w:val="1"/>
          <w:wBefore w:w="622" w:type="dxa"/>
          <w:wAfter w:w="18" w:type="dxa"/>
          <w:trHeight w:val="288"/>
        </w:trPr>
        <w:tc>
          <w:tcPr>
            <w:tcW w:w="654" w:type="dxa"/>
            <w:tcBorders>
              <w:top w:val="nil"/>
              <w:left w:val="nil"/>
              <w:bottom w:val="nil"/>
              <w:right w:val="single" w:sz="4" w:space="0" w:color="auto"/>
            </w:tcBorders>
            <w:shd w:val="clear" w:color="auto" w:fill="auto"/>
          </w:tcPr>
          <w:p w14:paraId="0D1DF4FB" w14:textId="77777777" w:rsidR="0078780C" w:rsidRPr="00D46E05" w:rsidRDefault="0078780C" w:rsidP="000C78D9">
            <w:pPr>
              <w:rPr>
                <w:rFonts w:asciiTheme="minorHAnsi" w:hAnsiTheme="minorHAnsi" w:cstheme="minorHAnsi"/>
                <w:sz w:val="22"/>
                <w:szCs w:val="22"/>
              </w:rPr>
            </w:pPr>
          </w:p>
        </w:tc>
        <w:tc>
          <w:tcPr>
            <w:tcW w:w="7472" w:type="dxa"/>
            <w:tcBorders>
              <w:top w:val="single" w:sz="4" w:space="0" w:color="auto"/>
              <w:left w:val="single" w:sz="4" w:space="0" w:color="auto"/>
              <w:bottom w:val="single" w:sz="4" w:space="0" w:color="auto"/>
              <w:right w:val="single" w:sz="4" w:space="0" w:color="auto"/>
            </w:tcBorders>
            <w:shd w:val="clear" w:color="auto" w:fill="auto"/>
            <w:vAlign w:val="center"/>
          </w:tcPr>
          <w:p w14:paraId="514BE706" w14:textId="77777777" w:rsidR="0078780C" w:rsidRPr="00D46E05" w:rsidRDefault="0078780C" w:rsidP="007B7F49">
            <w:pPr>
              <w:tabs>
                <w:tab w:val="left" w:pos="312"/>
              </w:tabs>
              <w:rPr>
                <w:rFonts w:asciiTheme="minorHAnsi" w:hAnsiTheme="minorHAnsi" w:cstheme="minorHAnsi"/>
                <w:sz w:val="22"/>
                <w:szCs w:val="22"/>
              </w:rPr>
            </w:pPr>
            <w:r w:rsidRPr="00D46E05">
              <w:rPr>
                <w:rFonts w:asciiTheme="minorHAnsi" w:hAnsiTheme="minorHAnsi" w:cstheme="minorHAnsi"/>
                <w:sz w:val="22"/>
                <w:szCs w:val="22"/>
              </w:rPr>
              <w:tab/>
              <w:t>Intervention study</w:t>
            </w:r>
          </w:p>
        </w:tc>
        <w:tc>
          <w:tcPr>
            <w:tcW w:w="450" w:type="dxa"/>
            <w:tcBorders>
              <w:top w:val="single" w:sz="4" w:space="0" w:color="auto"/>
              <w:left w:val="single" w:sz="4" w:space="0" w:color="auto"/>
              <w:bottom w:val="single" w:sz="4" w:space="0" w:color="auto"/>
              <w:right w:val="single" w:sz="4" w:space="0" w:color="auto"/>
            </w:tcBorders>
            <w:shd w:val="clear" w:color="auto" w:fill="auto"/>
            <w:vAlign w:val="center"/>
          </w:tcPr>
          <w:p w14:paraId="67EAA09A" w14:textId="77777777" w:rsidR="0078780C" w:rsidRPr="00D46E05" w:rsidRDefault="0078780C" w:rsidP="000C78D9">
            <w:pPr>
              <w:rPr>
                <w:rFonts w:asciiTheme="minorHAnsi" w:hAnsiTheme="minorHAnsi" w:cstheme="minorHAnsi"/>
                <w:bCs/>
                <w:color w:val="000000"/>
                <w:sz w:val="22"/>
                <w:szCs w:val="22"/>
              </w:rPr>
            </w:pPr>
          </w:p>
        </w:tc>
        <w:tc>
          <w:tcPr>
            <w:tcW w:w="788" w:type="dxa"/>
            <w:tcBorders>
              <w:top w:val="nil"/>
              <w:left w:val="single" w:sz="4" w:space="0" w:color="auto"/>
              <w:bottom w:val="nil"/>
              <w:right w:val="nil"/>
            </w:tcBorders>
            <w:shd w:val="clear" w:color="auto" w:fill="auto"/>
          </w:tcPr>
          <w:p w14:paraId="2F202277" w14:textId="77777777" w:rsidR="0078780C" w:rsidRPr="00D46E05" w:rsidRDefault="0078780C" w:rsidP="00AA13D8">
            <w:pPr>
              <w:jc w:val="both"/>
              <w:rPr>
                <w:rFonts w:asciiTheme="minorHAnsi" w:hAnsiTheme="minorHAnsi" w:cstheme="minorHAnsi"/>
                <w:bCs/>
                <w:color w:val="000000"/>
                <w:sz w:val="22"/>
                <w:szCs w:val="22"/>
              </w:rPr>
            </w:pPr>
          </w:p>
        </w:tc>
      </w:tr>
      <w:tr w:rsidR="0078780C" w:rsidRPr="00D46E05" w14:paraId="5C402BB5" w14:textId="77777777" w:rsidTr="008B1C55">
        <w:trPr>
          <w:gridBefore w:val="1"/>
          <w:gridAfter w:val="1"/>
          <w:wBefore w:w="622" w:type="dxa"/>
          <w:wAfter w:w="18" w:type="dxa"/>
          <w:trHeight w:val="288"/>
        </w:trPr>
        <w:tc>
          <w:tcPr>
            <w:tcW w:w="654" w:type="dxa"/>
            <w:tcBorders>
              <w:top w:val="nil"/>
              <w:left w:val="nil"/>
              <w:bottom w:val="nil"/>
            </w:tcBorders>
            <w:shd w:val="clear" w:color="auto" w:fill="auto"/>
          </w:tcPr>
          <w:p w14:paraId="1A0DEE84" w14:textId="77777777" w:rsidR="0078780C" w:rsidRPr="00D46E05" w:rsidRDefault="0078780C" w:rsidP="000C78D9">
            <w:pPr>
              <w:rPr>
                <w:rFonts w:asciiTheme="minorHAnsi" w:hAnsiTheme="minorHAnsi" w:cstheme="minorHAnsi"/>
                <w:sz w:val="22"/>
                <w:szCs w:val="22"/>
              </w:rPr>
            </w:pPr>
          </w:p>
        </w:tc>
        <w:tc>
          <w:tcPr>
            <w:tcW w:w="7472" w:type="dxa"/>
            <w:tcBorders>
              <w:top w:val="single" w:sz="4" w:space="0" w:color="auto"/>
              <w:bottom w:val="single" w:sz="4" w:space="0" w:color="auto"/>
            </w:tcBorders>
            <w:shd w:val="clear" w:color="auto" w:fill="CCC0D9"/>
            <w:vAlign w:val="center"/>
          </w:tcPr>
          <w:p w14:paraId="23840091" w14:textId="77777777" w:rsidR="0078780C" w:rsidRPr="00D46E05" w:rsidRDefault="0078780C" w:rsidP="007B7F49">
            <w:pPr>
              <w:tabs>
                <w:tab w:val="left" w:pos="312"/>
              </w:tabs>
              <w:rPr>
                <w:rFonts w:asciiTheme="minorHAnsi" w:hAnsiTheme="minorHAnsi" w:cstheme="minorHAnsi"/>
                <w:sz w:val="22"/>
                <w:szCs w:val="22"/>
              </w:rPr>
            </w:pPr>
            <w:r w:rsidRPr="00D46E05">
              <w:rPr>
                <w:rFonts w:asciiTheme="minorHAnsi" w:hAnsiTheme="minorHAnsi" w:cstheme="minorHAnsi"/>
                <w:sz w:val="22"/>
                <w:szCs w:val="22"/>
              </w:rPr>
              <w:tab/>
              <w:t>Qualitative research</w:t>
            </w:r>
          </w:p>
        </w:tc>
        <w:tc>
          <w:tcPr>
            <w:tcW w:w="450" w:type="dxa"/>
            <w:tcBorders>
              <w:top w:val="single" w:sz="4" w:space="0" w:color="auto"/>
              <w:bottom w:val="single" w:sz="4" w:space="0" w:color="auto"/>
            </w:tcBorders>
            <w:shd w:val="clear" w:color="auto" w:fill="CCC0D9"/>
            <w:vAlign w:val="center"/>
          </w:tcPr>
          <w:p w14:paraId="1A168083" w14:textId="7B3DE0B5" w:rsidR="0078780C" w:rsidRPr="00D46E05" w:rsidRDefault="00F649CD" w:rsidP="000C78D9">
            <w:pPr>
              <w:rPr>
                <w:rFonts w:asciiTheme="minorHAnsi" w:hAnsiTheme="minorHAnsi" w:cstheme="minorHAnsi"/>
                <w:bCs/>
                <w:color w:val="000000"/>
                <w:sz w:val="22"/>
                <w:szCs w:val="22"/>
              </w:rPr>
            </w:pPr>
            <w:r>
              <w:rPr>
                <w:rFonts w:asciiTheme="minorHAnsi" w:hAnsiTheme="minorHAnsi" w:cstheme="minorHAnsi"/>
                <w:bCs/>
                <w:color w:val="000000"/>
                <w:sz w:val="22"/>
                <w:szCs w:val="22"/>
              </w:rPr>
              <w:t>X</w:t>
            </w:r>
          </w:p>
        </w:tc>
        <w:tc>
          <w:tcPr>
            <w:tcW w:w="788" w:type="dxa"/>
            <w:tcBorders>
              <w:top w:val="nil"/>
              <w:bottom w:val="nil"/>
              <w:right w:val="nil"/>
            </w:tcBorders>
            <w:shd w:val="clear" w:color="auto" w:fill="auto"/>
          </w:tcPr>
          <w:p w14:paraId="6C4CE027" w14:textId="77777777" w:rsidR="0078780C" w:rsidRPr="00D46E05" w:rsidRDefault="0078780C" w:rsidP="00AA13D8">
            <w:pPr>
              <w:jc w:val="both"/>
              <w:rPr>
                <w:rFonts w:asciiTheme="minorHAnsi" w:hAnsiTheme="minorHAnsi" w:cstheme="minorHAnsi"/>
                <w:bCs/>
                <w:color w:val="000000"/>
                <w:sz w:val="22"/>
                <w:szCs w:val="22"/>
              </w:rPr>
            </w:pPr>
          </w:p>
        </w:tc>
      </w:tr>
      <w:tr w:rsidR="0078780C" w:rsidRPr="00D46E05" w14:paraId="1245BDC5" w14:textId="77777777" w:rsidTr="0088560B">
        <w:trPr>
          <w:gridBefore w:val="1"/>
          <w:gridAfter w:val="1"/>
          <w:wBefore w:w="622" w:type="dxa"/>
          <w:wAfter w:w="18" w:type="dxa"/>
          <w:trHeight w:val="288"/>
        </w:trPr>
        <w:tc>
          <w:tcPr>
            <w:tcW w:w="654" w:type="dxa"/>
            <w:tcBorders>
              <w:top w:val="nil"/>
              <w:left w:val="nil"/>
              <w:bottom w:val="nil"/>
              <w:right w:val="single" w:sz="4" w:space="0" w:color="auto"/>
            </w:tcBorders>
            <w:shd w:val="clear" w:color="auto" w:fill="auto"/>
          </w:tcPr>
          <w:p w14:paraId="24D99C0B" w14:textId="77777777" w:rsidR="0078780C" w:rsidRPr="00D46E05" w:rsidRDefault="0078780C" w:rsidP="000C78D9">
            <w:pPr>
              <w:rPr>
                <w:rFonts w:asciiTheme="minorHAnsi" w:hAnsiTheme="minorHAnsi" w:cstheme="minorHAnsi"/>
                <w:sz w:val="22"/>
                <w:szCs w:val="22"/>
              </w:rPr>
            </w:pPr>
          </w:p>
        </w:tc>
        <w:tc>
          <w:tcPr>
            <w:tcW w:w="7472" w:type="dxa"/>
            <w:tcBorders>
              <w:top w:val="single" w:sz="4" w:space="0" w:color="auto"/>
              <w:left w:val="single" w:sz="4" w:space="0" w:color="auto"/>
              <w:bottom w:val="single" w:sz="4" w:space="0" w:color="auto"/>
              <w:right w:val="single" w:sz="4" w:space="0" w:color="auto"/>
            </w:tcBorders>
            <w:shd w:val="clear" w:color="auto" w:fill="auto"/>
            <w:vAlign w:val="center"/>
          </w:tcPr>
          <w:p w14:paraId="4B440AF1" w14:textId="77777777" w:rsidR="0078780C" w:rsidRPr="00D46E05" w:rsidRDefault="0078780C" w:rsidP="007B7F49">
            <w:pPr>
              <w:tabs>
                <w:tab w:val="left" w:pos="312"/>
              </w:tabs>
              <w:rPr>
                <w:rFonts w:asciiTheme="minorHAnsi" w:hAnsiTheme="minorHAnsi" w:cstheme="minorHAnsi"/>
                <w:sz w:val="22"/>
                <w:szCs w:val="22"/>
              </w:rPr>
            </w:pPr>
            <w:r w:rsidRPr="00D46E05">
              <w:rPr>
                <w:rFonts w:asciiTheme="minorHAnsi" w:hAnsiTheme="minorHAnsi" w:cstheme="minorHAnsi"/>
                <w:sz w:val="22"/>
                <w:szCs w:val="22"/>
              </w:rPr>
              <w:tab/>
              <w:t>Randomised controlled trial</w:t>
            </w:r>
            <w:r w:rsidR="00090D03" w:rsidRPr="00D46E05">
              <w:rPr>
                <w:rFonts w:asciiTheme="minorHAnsi" w:hAnsiTheme="minorHAnsi" w:cstheme="minorHAnsi"/>
                <w:sz w:val="22"/>
                <w:szCs w:val="22"/>
              </w:rPr>
              <w:t xml:space="preserve"> </w:t>
            </w:r>
            <w:r w:rsidR="00090D03" w:rsidRPr="00D46E05">
              <w:rPr>
                <w:rFonts w:asciiTheme="minorHAnsi" w:hAnsiTheme="minorHAnsi" w:cstheme="minorHAnsi"/>
                <w:vanish/>
                <w:color w:val="0000FF"/>
                <w:sz w:val="22"/>
                <w:szCs w:val="22"/>
              </w:rPr>
              <w:t xml:space="preserve">A study in which people are allocated at random (by chance alone) to receive one of several clinical interventions. One of these interventions is the standard of comparison or </w:t>
            </w:r>
            <w:r w:rsidR="00090D03" w:rsidRPr="00D46E05">
              <w:rPr>
                <w:rFonts w:asciiTheme="minorHAnsi" w:hAnsiTheme="minorHAnsi" w:cstheme="minorHAnsi"/>
                <w:b/>
                <w:vanish/>
                <w:color w:val="0000FF"/>
                <w:sz w:val="22"/>
                <w:szCs w:val="22"/>
              </w:rPr>
              <w:t>control</w:t>
            </w:r>
            <w:r w:rsidR="00090D03" w:rsidRPr="00D46E05">
              <w:rPr>
                <w:rFonts w:asciiTheme="minorHAnsi" w:hAnsiTheme="minorHAnsi" w:cstheme="minorHAnsi"/>
                <w:vanish/>
                <w:color w:val="0000FF"/>
                <w:sz w:val="22"/>
                <w:szCs w:val="22"/>
              </w:rPr>
              <w:t xml:space="preserve">. The </w:t>
            </w:r>
            <w:r w:rsidR="00090D03" w:rsidRPr="00D46E05">
              <w:rPr>
                <w:rFonts w:asciiTheme="minorHAnsi" w:hAnsiTheme="minorHAnsi" w:cstheme="minorHAnsi"/>
                <w:b/>
                <w:vanish/>
                <w:color w:val="0000FF"/>
                <w:sz w:val="22"/>
                <w:szCs w:val="22"/>
              </w:rPr>
              <w:t>control</w:t>
            </w:r>
            <w:r w:rsidR="00090D03" w:rsidRPr="00D46E05">
              <w:rPr>
                <w:rFonts w:asciiTheme="minorHAnsi" w:hAnsiTheme="minorHAnsi" w:cstheme="minorHAnsi"/>
                <w:vanish/>
                <w:color w:val="0000FF"/>
                <w:sz w:val="22"/>
                <w:szCs w:val="22"/>
              </w:rPr>
              <w:t xml:space="preserve"> may be a standard practice, a placebo or no intervention at all.</w:t>
            </w:r>
          </w:p>
        </w:tc>
        <w:tc>
          <w:tcPr>
            <w:tcW w:w="450" w:type="dxa"/>
            <w:tcBorders>
              <w:top w:val="single" w:sz="4" w:space="0" w:color="auto"/>
              <w:left w:val="single" w:sz="4" w:space="0" w:color="auto"/>
              <w:bottom w:val="single" w:sz="4" w:space="0" w:color="auto"/>
              <w:right w:val="single" w:sz="4" w:space="0" w:color="auto"/>
            </w:tcBorders>
            <w:shd w:val="clear" w:color="auto" w:fill="auto"/>
            <w:vAlign w:val="center"/>
          </w:tcPr>
          <w:p w14:paraId="0C649B31" w14:textId="77777777" w:rsidR="0078780C" w:rsidRPr="00D46E05" w:rsidRDefault="0078780C" w:rsidP="000C78D9">
            <w:pPr>
              <w:rPr>
                <w:rFonts w:asciiTheme="minorHAnsi" w:hAnsiTheme="minorHAnsi" w:cstheme="minorHAnsi"/>
                <w:bCs/>
                <w:color w:val="000000"/>
                <w:sz w:val="22"/>
                <w:szCs w:val="22"/>
              </w:rPr>
            </w:pPr>
          </w:p>
        </w:tc>
        <w:tc>
          <w:tcPr>
            <w:tcW w:w="788" w:type="dxa"/>
            <w:tcBorders>
              <w:top w:val="nil"/>
              <w:left w:val="single" w:sz="4" w:space="0" w:color="auto"/>
              <w:bottom w:val="nil"/>
              <w:right w:val="nil"/>
            </w:tcBorders>
            <w:shd w:val="clear" w:color="auto" w:fill="auto"/>
          </w:tcPr>
          <w:p w14:paraId="0AA25FE6" w14:textId="77777777" w:rsidR="0078780C" w:rsidRPr="00D46E05" w:rsidRDefault="0078780C" w:rsidP="00AA13D8">
            <w:pPr>
              <w:jc w:val="both"/>
              <w:rPr>
                <w:rFonts w:asciiTheme="minorHAnsi" w:hAnsiTheme="minorHAnsi" w:cstheme="minorHAnsi"/>
                <w:bCs/>
                <w:color w:val="000000"/>
                <w:sz w:val="22"/>
                <w:szCs w:val="22"/>
              </w:rPr>
            </w:pPr>
          </w:p>
        </w:tc>
      </w:tr>
      <w:tr w:rsidR="0078780C" w:rsidRPr="00D46E05" w14:paraId="28FED4C4" w14:textId="77777777" w:rsidTr="008B1C55">
        <w:trPr>
          <w:gridBefore w:val="1"/>
          <w:gridAfter w:val="1"/>
          <w:wBefore w:w="622" w:type="dxa"/>
          <w:wAfter w:w="18" w:type="dxa"/>
          <w:trHeight w:val="288"/>
        </w:trPr>
        <w:tc>
          <w:tcPr>
            <w:tcW w:w="654" w:type="dxa"/>
            <w:tcBorders>
              <w:top w:val="nil"/>
              <w:left w:val="nil"/>
              <w:bottom w:val="nil"/>
            </w:tcBorders>
            <w:shd w:val="clear" w:color="auto" w:fill="auto"/>
          </w:tcPr>
          <w:p w14:paraId="188DDF6C" w14:textId="77777777" w:rsidR="0078780C" w:rsidRPr="00D46E05" w:rsidRDefault="0078780C" w:rsidP="000C78D9">
            <w:pPr>
              <w:rPr>
                <w:rFonts w:asciiTheme="minorHAnsi" w:hAnsiTheme="minorHAnsi" w:cstheme="minorHAnsi"/>
                <w:sz w:val="22"/>
                <w:szCs w:val="22"/>
              </w:rPr>
            </w:pPr>
          </w:p>
        </w:tc>
        <w:tc>
          <w:tcPr>
            <w:tcW w:w="7472" w:type="dxa"/>
            <w:tcBorders>
              <w:top w:val="single" w:sz="4" w:space="0" w:color="auto"/>
            </w:tcBorders>
            <w:shd w:val="clear" w:color="auto" w:fill="CCC0D9"/>
            <w:vAlign w:val="center"/>
          </w:tcPr>
          <w:p w14:paraId="15C0F632" w14:textId="77777777" w:rsidR="0078780C" w:rsidRPr="00D46E05" w:rsidRDefault="0078780C" w:rsidP="007B7F49">
            <w:pPr>
              <w:tabs>
                <w:tab w:val="left" w:pos="312"/>
              </w:tabs>
              <w:rPr>
                <w:rFonts w:asciiTheme="minorHAnsi" w:hAnsiTheme="minorHAnsi" w:cstheme="minorHAnsi"/>
                <w:sz w:val="22"/>
                <w:szCs w:val="22"/>
              </w:rPr>
            </w:pPr>
            <w:r w:rsidRPr="00D46E05">
              <w:rPr>
                <w:rFonts w:asciiTheme="minorHAnsi" w:hAnsiTheme="minorHAnsi" w:cstheme="minorHAnsi"/>
                <w:sz w:val="22"/>
                <w:szCs w:val="22"/>
              </w:rPr>
              <w:tab/>
            </w:r>
            <w:r w:rsidR="00A0732F" w:rsidRPr="00D46E05">
              <w:rPr>
                <w:rFonts w:asciiTheme="minorHAnsi" w:hAnsiTheme="minorHAnsi" w:cstheme="minorHAnsi"/>
                <w:sz w:val="22"/>
                <w:szCs w:val="22"/>
              </w:rPr>
              <w:t>Physiological &amp; Body Function Measurements</w:t>
            </w:r>
          </w:p>
        </w:tc>
        <w:tc>
          <w:tcPr>
            <w:tcW w:w="450" w:type="dxa"/>
            <w:tcBorders>
              <w:top w:val="single" w:sz="4" w:space="0" w:color="auto"/>
              <w:bottom w:val="single" w:sz="4" w:space="0" w:color="auto"/>
            </w:tcBorders>
            <w:shd w:val="clear" w:color="auto" w:fill="CCC0D9"/>
            <w:vAlign w:val="center"/>
          </w:tcPr>
          <w:p w14:paraId="26B1AC57" w14:textId="77777777" w:rsidR="0078780C" w:rsidRPr="00D46E05" w:rsidRDefault="0078780C" w:rsidP="000C78D9">
            <w:pPr>
              <w:rPr>
                <w:rFonts w:asciiTheme="minorHAnsi" w:hAnsiTheme="minorHAnsi" w:cstheme="minorHAnsi"/>
                <w:bCs/>
                <w:color w:val="000000"/>
                <w:sz w:val="22"/>
                <w:szCs w:val="22"/>
              </w:rPr>
            </w:pPr>
          </w:p>
        </w:tc>
        <w:tc>
          <w:tcPr>
            <w:tcW w:w="788" w:type="dxa"/>
            <w:tcBorders>
              <w:top w:val="nil"/>
              <w:bottom w:val="nil"/>
              <w:right w:val="nil"/>
            </w:tcBorders>
            <w:shd w:val="clear" w:color="auto" w:fill="auto"/>
          </w:tcPr>
          <w:p w14:paraId="092D46B9" w14:textId="77777777" w:rsidR="0078780C" w:rsidRPr="00D46E05" w:rsidRDefault="0078780C" w:rsidP="00AA13D8">
            <w:pPr>
              <w:jc w:val="both"/>
              <w:rPr>
                <w:rFonts w:asciiTheme="minorHAnsi" w:hAnsiTheme="minorHAnsi" w:cstheme="minorHAnsi"/>
                <w:bCs/>
                <w:color w:val="000000"/>
                <w:sz w:val="22"/>
                <w:szCs w:val="22"/>
              </w:rPr>
            </w:pPr>
          </w:p>
        </w:tc>
      </w:tr>
      <w:tr w:rsidR="0078780C" w:rsidRPr="00D46E05" w14:paraId="34484769" w14:textId="77777777" w:rsidTr="0088560B">
        <w:trPr>
          <w:gridBefore w:val="1"/>
          <w:gridAfter w:val="1"/>
          <w:wBefore w:w="622" w:type="dxa"/>
          <w:wAfter w:w="18" w:type="dxa"/>
          <w:trHeight w:val="288"/>
        </w:trPr>
        <w:tc>
          <w:tcPr>
            <w:tcW w:w="654" w:type="dxa"/>
            <w:tcBorders>
              <w:top w:val="nil"/>
              <w:left w:val="nil"/>
              <w:bottom w:val="nil"/>
            </w:tcBorders>
            <w:shd w:val="clear" w:color="auto" w:fill="auto"/>
          </w:tcPr>
          <w:p w14:paraId="53352776" w14:textId="77777777" w:rsidR="0078780C" w:rsidRPr="00D46E05" w:rsidRDefault="0078780C" w:rsidP="000C78D9">
            <w:pPr>
              <w:rPr>
                <w:rFonts w:asciiTheme="minorHAnsi" w:hAnsiTheme="minorHAnsi" w:cstheme="minorHAnsi"/>
                <w:sz w:val="22"/>
                <w:szCs w:val="22"/>
              </w:rPr>
            </w:pPr>
          </w:p>
        </w:tc>
        <w:tc>
          <w:tcPr>
            <w:tcW w:w="7472" w:type="dxa"/>
            <w:tcBorders>
              <w:bottom w:val="single" w:sz="4" w:space="0" w:color="auto"/>
              <w:right w:val="single" w:sz="4" w:space="0" w:color="auto"/>
            </w:tcBorders>
            <w:shd w:val="clear" w:color="auto" w:fill="auto"/>
            <w:vAlign w:val="center"/>
          </w:tcPr>
          <w:p w14:paraId="3937C5EA" w14:textId="77777777" w:rsidR="0078780C" w:rsidRPr="00D46E05" w:rsidRDefault="00E706EA" w:rsidP="007B7F49">
            <w:pPr>
              <w:tabs>
                <w:tab w:val="left" w:pos="312"/>
              </w:tabs>
              <w:ind w:left="284"/>
              <w:rPr>
                <w:rFonts w:asciiTheme="minorHAnsi" w:hAnsiTheme="minorHAnsi" w:cstheme="minorHAnsi"/>
                <w:color w:val="000000"/>
                <w:sz w:val="22"/>
                <w:szCs w:val="22"/>
              </w:rPr>
            </w:pPr>
            <w:proofErr w:type="gramStart"/>
            <w:r w:rsidRPr="00D46E05">
              <w:rPr>
                <w:rFonts w:asciiTheme="minorHAnsi" w:hAnsiTheme="minorHAnsi" w:cstheme="minorHAnsi"/>
                <w:color w:val="000000"/>
                <w:sz w:val="22"/>
                <w:szCs w:val="22"/>
              </w:rPr>
              <w:t>Clinical  or</w:t>
            </w:r>
            <w:proofErr w:type="gramEnd"/>
            <w:r w:rsidRPr="00D46E05">
              <w:rPr>
                <w:rFonts w:asciiTheme="minorHAnsi" w:hAnsiTheme="minorHAnsi" w:cstheme="minorHAnsi"/>
                <w:color w:val="000000"/>
                <w:sz w:val="22"/>
                <w:szCs w:val="22"/>
              </w:rPr>
              <w:t xml:space="preserve"> Medical Trial</w:t>
            </w:r>
          </w:p>
        </w:tc>
        <w:tc>
          <w:tcPr>
            <w:tcW w:w="450" w:type="dxa"/>
            <w:tcBorders>
              <w:top w:val="single" w:sz="4" w:space="0" w:color="auto"/>
              <w:left w:val="single" w:sz="4" w:space="0" w:color="auto"/>
              <w:bottom w:val="single" w:sz="4" w:space="0" w:color="auto"/>
              <w:right w:val="single" w:sz="4" w:space="0" w:color="auto"/>
            </w:tcBorders>
            <w:shd w:val="clear" w:color="auto" w:fill="auto"/>
            <w:vAlign w:val="center"/>
          </w:tcPr>
          <w:p w14:paraId="2BB07900" w14:textId="77777777" w:rsidR="0078780C" w:rsidRPr="00D46E05" w:rsidRDefault="0078780C" w:rsidP="000C78D9">
            <w:pPr>
              <w:rPr>
                <w:rFonts w:asciiTheme="minorHAnsi" w:hAnsiTheme="minorHAnsi" w:cstheme="minorHAnsi"/>
                <w:bCs/>
                <w:color w:val="000000"/>
                <w:sz w:val="22"/>
                <w:szCs w:val="22"/>
              </w:rPr>
            </w:pPr>
          </w:p>
        </w:tc>
        <w:tc>
          <w:tcPr>
            <w:tcW w:w="788" w:type="dxa"/>
            <w:tcBorders>
              <w:top w:val="nil"/>
              <w:left w:val="single" w:sz="4" w:space="0" w:color="auto"/>
              <w:bottom w:val="nil"/>
              <w:right w:val="nil"/>
            </w:tcBorders>
            <w:shd w:val="clear" w:color="auto" w:fill="auto"/>
          </w:tcPr>
          <w:p w14:paraId="2C1ECA6B" w14:textId="77777777" w:rsidR="0078780C" w:rsidRPr="00D46E05" w:rsidRDefault="0078780C" w:rsidP="00AA13D8">
            <w:pPr>
              <w:jc w:val="both"/>
              <w:rPr>
                <w:rFonts w:asciiTheme="minorHAnsi" w:hAnsiTheme="minorHAnsi" w:cstheme="minorHAnsi"/>
                <w:bCs/>
                <w:color w:val="000000"/>
                <w:sz w:val="22"/>
                <w:szCs w:val="22"/>
              </w:rPr>
            </w:pPr>
          </w:p>
        </w:tc>
      </w:tr>
      <w:tr w:rsidR="00A0732F" w:rsidRPr="00D46E05" w14:paraId="6ECEA233" w14:textId="77777777" w:rsidTr="008B1C55">
        <w:trPr>
          <w:gridBefore w:val="1"/>
          <w:gridAfter w:val="1"/>
          <w:wBefore w:w="622" w:type="dxa"/>
          <w:wAfter w:w="18" w:type="dxa"/>
          <w:trHeight w:val="288"/>
        </w:trPr>
        <w:tc>
          <w:tcPr>
            <w:tcW w:w="654" w:type="dxa"/>
            <w:tcBorders>
              <w:top w:val="nil"/>
              <w:left w:val="nil"/>
              <w:bottom w:val="nil"/>
            </w:tcBorders>
            <w:shd w:val="clear" w:color="auto" w:fill="auto"/>
          </w:tcPr>
          <w:p w14:paraId="53E84722" w14:textId="77777777" w:rsidR="00A0732F" w:rsidRPr="00D46E05" w:rsidRDefault="00A0732F" w:rsidP="000C78D9">
            <w:pPr>
              <w:rPr>
                <w:rFonts w:asciiTheme="minorHAnsi" w:hAnsiTheme="minorHAnsi" w:cstheme="minorHAnsi"/>
                <w:sz w:val="22"/>
                <w:szCs w:val="22"/>
              </w:rPr>
            </w:pPr>
          </w:p>
        </w:tc>
        <w:tc>
          <w:tcPr>
            <w:tcW w:w="7472" w:type="dxa"/>
            <w:tcBorders>
              <w:right w:val="single" w:sz="4" w:space="0" w:color="auto"/>
            </w:tcBorders>
            <w:shd w:val="clear" w:color="auto" w:fill="CCC0D9"/>
            <w:vAlign w:val="center"/>
          </w:tcPr>
          <w:p w14:paraId="10FDC1D7" w14:textId="77777777" w:rsidR="00A0732F" w:rsidRPr="00D46E05" w:rsidRDefault="00E706EA" w:rsidP="00AA13D8">
            <w:pPr>
              <w:tabs>
                <w:tab w:val="left" w:pos="243"/>
              </w:tabs>
              <w:rPr>
                <w:rFonts w:asciiTheme="minorHAnsi" w:hAnsiTheme="minorHAnsi" w:cstheme="minorHAnsi"/>
                <w:color w:val="000000"/>
                <w:sz w:val="22"/>
                <w:szCs w:val="22"/>
              </w:rPr>
            </w:pPr>
            <w:r w:rsidRPr="00D46E05">
              <w:rPr>
                <w:rFonts w:asciiTheme="minorHAnsi" w:hAnsiTheme="minorHAnsi" w:cstheme="minorHAnsi"/>
                <w:sz w:val="22"/>
                <w:szCs w:val="22"/>
              </w:rPr>
              <w:t xml:space="preserve">Other </w:t>
            </w:r>
            <w:r w:rsidRPr="00D46E05">
              <w:rPr>
                <w:rFonts w:asciiTheme="minorHAnsi" w:hAnsiTheme="minorHAnsi" w:cstheme="minorHAnsi"/>
                <w:i/>
                <w:sz w:val="22"/>
                <w:szCs w:val="22"/>
              </w:rPr>
              <w:t>(please specify below in no more than 300 words)</w:t>
            </w:r>
          </w:p>
        </w:tc>
        <w:tc>
          <w:tcPr>
            <w:tcW w:w="450" w:type="dxa"/>
            <w:tcBorders>
              <w:top w:val="single" w:sz="4" w:space="0" w:color="auto"/>
              <w:left w:val="single" w:sz="4" w:space="0" w:color="auto"/>
              <w:bottom w:val="single" w:sz="4" w:space="0" w:color="auto"/>
              <w:right w:val="single" w:sz="4" w:space="0" w:color="auto"/>
            </w:tcBorders>
            <w:shd w:val="clear" w:color="auto" w:fill="CCC0D9"/>
            <w:vAlign w:val="center"/>
          </w:tcPr>
          <w:p w14:paraId="72020A74" w14:textId="77777777" w:rsidR="00A0732F" w:rsidRPr="00D46E05" w:rsidRDefault="00A0732F" w:rsidP="000C78D9">
            <w:pPr>
              <w:rPr>
                <w:rFonts w:asciiTheme="minorHAnsi" w:hAnsiTheme="minorHAnsi" w:cstheme="minorHAnsi"/>
                <w:bCs/>
                <w:color w:val="000000"/>
                <w:sz w:val="22"/>
                <w:szCs w:val="22"/>
              </w:rPr>
            </w:pPr>
          </w:p>
        </w:tc>
        <w:tc>
          <w:tcPr>
            <w:tcW w:w="788" w:type="dxa"/>
            <w:tcBorders>
              <w:top w:val="nil"/>
              <w:left w:val="single" w:sz="4" w:space="0" w:color="auto"/>
              <w:bottom w:val="nil"/>
              <w:right w:val="nil"/>
            </w:tcBorders>
            <w:shd w:val="clear" w:color="auto" w:fill="auto"/>
          </w:tcPr>
          <w:p w14:paraId="5357EA91" w14:textId="77777777" w:rsidR="00A0732F" w:rsidRPr="00D46E05" w:rsidRDefault="00A0732F" w:rsidP="00AA13D8">
            <w:pPr>
              <w:jc w:val="both"/>
              <w:rPr>
                <w:rFonts w:asciiTheme="minorHAnsi" w:hAnsiTheme="minorHAnsi" w:cstheme="minorHAnsi"/>
                <w:bCs/>
                <w:color w:val="000000"/>
                <w:sz w:val="22"/>
                <w:szCs w:val="22"/>
              </w:rPr>
            </w:pPr>
          </w:p>
        </w:tc>
      </w:tr>
      <w:tr w:rsidR="00E706EA" w:rsidRPr="00D46E05" w14:paraId="192F029D" w14:textId="77777777" w:rsidTr="008B1C55">
        <w:trPr>
          <w:gridBefore w:val="1"/>
          <w:gridAfter w:val="1"/>
          <w:wBefore w:w="622" w:type="dxa"/>
          <w:wAfter w:w="18" w:type="dxa"/>
          <w:trHeight w:val="288"/>
        </w:trPr>
        <w:tc>
          <w:tcPr>
            <w:tcW w:w="654" w:type="dxa"/>
            <w:tcBorders>
              <w:top w:val="nil"/>
              <w:left w:val="nil"/>
              <w:bottom w:val="nil"/>
            </w:tcBorders>
            <w:shd w:val="clear" w:color="auto" w:fill="auto"/>
          </w:tcPr>
          <w:p w14:paraId="08318374" w14:textId="77777777" w:rsidR="00E706EA" w:rsidRPr="00D46E05" w:rsidRDefault="00E706EA" w:rsidP="000C78D9">
            <w:pPr>
              <w:rPr>
                <w:rFonts w:asciiTheme="minorHAnsi" w:hAnsiTheme="minorHAnsi" w:cstheme="minorHAnsi"/>
                <w:sz w:val="22"/>
                <w:szCs w:val="22"/>
              </w:rPr>
            </w:pPr>
          </w:p>
        </w:tc>
        <w:tc>
          <w:tcPr>
            <w:tcW w:w="7472" w:type="dxa"/>
            <w:tcBorders>
              <w:right w:val="single" w:sz="4" w:space="0" w:color="auto"/>
            </w:tcBorders>
            <w:shd w:val="clear" w:color="auto" w:fill="CCC0D9"/>
            <w:vAlign w:val="center"/>
          </w:tcPr>
          <w:p w14:paraId="6E8CB575" w14:textId="77777777" w:rsidR="00E706EA" w:rsidRPr="00D46E05" w:rsidRDefault="00E706EA" w:rsidP="00AA13D8">
            <w:pPr>
              <w:tabs>
                <w:tab w:val="left" w:pos="243"/>
              </w:tabs>
              <w:rPr>
                <w:rFonts w:asciiTheme="minorHAnsi" w:hAnsiTheme="minorHAnsi" w:cstheme="minorHAnsi"/>
                <w:color w:val="000000"/>
                <w:sz w:val="22"/>
                <w:szCs w:val="22"/>
              </w:rPr>
            </w:pPr>
          </w:p>
        </w:tc>
        <w:tc>
          <w:tcPr>
            <w:tcW w:w="450" w:type="dxa"/>
            <w:tcBorders>
              <w:top w:val="single" w:sz="4" w:space="0" w:color="auto"/>
              <w:left w:val="single" w:sz="4" w:space="0" w:color="auto"/>
              <w:bottom w:val="single" w:sz="4" w:space="0" w:color="auto"/>
              <w:right w:val="single" w:sz="4" w:space="0" w:color="auto"/>
            </w:tcBorders>
            <w:shd w:val="clear" w:color="auto" w:fill="CCC0D9"/>
            <w:vAlign w:val="center"/>
          </w:tcPr>
          <w:p w14:paraId="271A2BD0" w14:textId="77777777" w:rsidR="00E706EA" w:rsidRPr="00D46E05" w:rsidRDefault="00E706EA" w:rsidP="000C78D9">
            <w:pPr>
              <w:rPr>
                <w:rFonts w:asciiTheme="minorHAnsi" w:hAnsiTheme="minorHAnsi" w:cstheme="minorHAnsi"/>
                <w:bCs/>
                <w:color w:val="000000"/>
                <w:sz w:val="22"/>
                <w:szCs w:val="22"/>
              </w:rPr>
            </w:pPr>
          </w:p>
        </w:tc>
        <w:tc>
          <w:tcPr>
            <w:tcW w:w="788" w:type="dxa"/>
            <w:tcBorders>
              <w:top w:val="nil"/>
              <w:left w:val="single" w:sz="4" w:space="0" w:color="auto"/>
              <w:bottom w:val="nil"/>
              <w:right w:val="nil"/>
            </w:tcBorders>
            <w:shd w:val="clear" w:color="auto" w:fill="auto"/>
          </w:tcPr>
          <w:p w14:paraId="320F8A07" w14:textId="77777777" w:rsidR="00E706EA" w:rsidRPr="00D46E05" w:rsidRDefault="00E706EA" w:rsidP="00AA13D8">
            <w:pPr>
              <w:jc w:val="both"/>
              <w:rPr>
                <w:rFonts w:asciiTheme="minorHAnsi" w:hAnsiTheme="minorHAnsi" w:cstheme="minorHAnsi"/>
                <w:bCs/>
                <w:color w:val="000000"/>
                <w:sz w:val="22"/>
                <w:szCs w:val="22"/>
              </w:rPr>
            </w:pPr>
          </w:p>
        </w:tc>
      </w:tr>
    </w:tbl>
    <w:p w14:paraId="3B84133B" w14:textId="77777777" w:rsidR="00851BB5" w:rsidRPr="00D46E05" w:rsidRDefault="00851BB5" w:rsidP="000E24E2">
      <w:pPr>
        <w:rPr>
          <w:rFonts w:asciiTheme="minorHAnsi" w:hAnsiTheme="minorHAnsi" w:cstheme="minorHAnsi"/>
          <w:sz w:val="22"/>
          <w:szCs w:val="22"/>
        </w:rPr>
      </w:pPr>
    </w:p>
    <w:tbl>
      <w:tblPr>
        <w:tblW w:w="9385" w:type="dxa"/>
        <w:tblInd w:w="6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2" w:color="auto" w:fill="auto"/>
        <w:tblLook w:val="01E0" w:firstRow="1" w:lastRow="1" w:firstColumn="1" w:lastColumn="1" w:noHBand="0" w:noVBand="0"/>
      </w:tblPr>
      <w:tblGrid>
        <w:gridCol w:w="749"/>
        <w:gridCol w:w="1119"/>
        <w:gridCol w:w="7517"/>
      </w:tblGrid>
      <w:tr w:rsidR="00795D46" w:rsidRPr="00D46E05" w14:paraId="0AF8CD4C" w14:textId="77777777" w:rsidTr="00DB2173">
        <w:trPr>
          <w:trHeight w:val="346"/>
        </w:trPr>
        <w:tc>
          <w:tcPr>
            <w:tcW w:w="749" w:type="dxa"/>
            <w:tcBorders>
              <w:top w:val="single" w:sz="4" w:space="0" w:color="auto"/>
              <w:left w:val="single" w:sz="4" w:space="0" w:color="auto"/>
              <w:bottom w:val="single" w:sz="4" w:space="0" w:color="auto"/>
              <w:right w:val="single" w:sz="4" w:space="0" w:color="auto"/>
            </w:tcBorders>
            <w:shd w:val="clear" w:color="auto" w:fill="C6D9F1"/>
            <w:vAlign w:val="center"/>
          </w:tcPr>
          <w:p w14:paraId="54E2A23D" w14:textId="77777777" w:rsidR="00795D46" w:rsidRPr="00D46E05" w:rsidRDefault="00BD6419" w:rsidP="000C78D9">
            <w:pPr>
              <w:rPr>
                <w:rFonts w:asciiTheme="minorHAnsi" w:hAnsiTheme="minorHAnsi" w:cstheme="minorHAnsi"/>
                <w:b/>
                <w:sz w:val="22"/>
                <w:szCs w:val="22"/>
              </w:rPr>
            </w:pPr>
            <w:r w:rsidRPr="00D46E05">
              <w:rPr>
                <w:rFonts w:asciiTheme="minorHAnsi" w:hAnsiTheme="minorHAnsi" w:cstheme="minorHAnsi"/>
                <w:b/>
                <w:sz w:val="22"/>
                <w:szCs w:val="22"/>
              </w:rPr>
              <w:t>E5</w:t>
            </w:r>
            <w:r w:rsidR="00795D46" w:rsidRPr="00D46E05">
              <w:rPr>
                <w:rFonts w:asciiTheme="minorHAnsi" w:hAnsiTheme="minorHAnsi" w:cstheme="minorHAnsi"/>
                <w:b/>
                <w:sz w:val="22"/>
                <w:szCs w:val="22"/>
              </w:rPr>
              <w:t>.2</w:t>
            </w:r>
          </w:p>
        </w:tc>
        <w:tc>
          <w:tcPr>
            <w:tcW w:w="8636" w:type="dxa"/>
            <w:gridSpan w:val="2"/>
            <w:tcBorders>
              <w:top w:val="single" w:sz="4" w:space="0" w:color="auto"/>
              <w:left w:val="single" w:sz="4" w:space="0" w:color="auto"/>
              <w:bottom w:val="single" w:sz="4" w:space="0" w:color="auto"/>
              <w:right w:val="single" w:sz="4" w:space="0" w:color="auto"/>
            </w:tcBorders>
            <w:shd w:val="clear" w:color="auto" w:fill="C6D9F1"/>
            <w:vAlign w:val="center"/>
          </w:tcPr>
          <w:p w14:paraId="1576D5E7" w14:textId="77777777" w:rsidR="00795D46" w:rsidRPr="00D46E05" w:rsidRDefault="00F94429" w:rsidP="00F94429">
            <w:pPr>
              <w:rPr>
                <w:rFonts w:asciiTheme="minorHAnsi" w:hAnsiTheme="minorHAnsi" w:cstheme="minorHAnsi"/>
                <w:sz w:val="22"/>
                <w:szCs w:val="22"/>
              </w:rPr>
            </w:pPr>
            <w:r w:rsidRPr="00D46E05">
              <w:rPr>
                <w:rFonts w:asciiTheme="minorHAnsi" w:hAnsiTheme="minorHAnsi" w:cstheme="minorHAnsi"/>
                <w:sz w:val="22"/>
                <w:szCs w:val="22"/>
              </w:rPr>
              <w:t>A</w:t>
            </w:r>
            <w:r w:rsidR="00795D46" w:rsidRPr="00D46E05">
              <w:rPr>
                <w:rFonts w:asciiTheme="minorHAnsi" w:hAnsiTheme="minorHAnsi" w:cstheme="minorHAnsi"/>
                <w:sz w:val="22"/>
                <w:szCs w:val="22"/>
              </w:rPr>
              <w:t xml:space="preserve">ny </w:t>
            </w:r>
            <w:r w:rsidR="00095DED" w:rsidRPr="00D46E05">
              <w:rPr>
                <w:rFonts w:asciiTheme="minorHAnsi" w:hAnsiTheme="minorHAnsi" w:cstheme="minorHAnsi"/>
                <w:sz w:val="22"/>
                <w:szCs w:val="22"/>
              </w:rPr>
              <w:t xml:space="preserve">of the </w:t>
            </w:r>
            <w:r w:rsidR="00F66E53" w:rsidRPr="00D46E05">
              <w:rPr>
                <w:rFonts w:asciiTheme="minorHAnsi" w:hAnsiTheme="minorHAnsi" w:cstheme="minorHAnsi"/>
                <w:sz w:val="22"/>
                <w:szCs w:val="22"/>
              </w:rPr>
              <w:t>procedures</w:t>
            </w:r>
            <w:r w:rsidR="006249D9" w:rsidRPr="00D46E05">
              <w:rPr>
                <w:rFonts w:asciiTheme="minorHAnsi" w:hAnsiTheme="minorHAnsi" w:cstheme="minorHAnsi"/>
                <w:sz w:val="22"/>
                <w:szCs w:val="22"/>
              </w:rPr>
              <w:t xml:space="preserve"> or </w:t>
            </w:r>
            <w:r w:rsidR="00F66E53" w:rsidRPr="00D46E05">
              <w:rPr>
                <w:rFonts w:asciiTheme="minorHAnsi" w:hAnsiTheme="minorHAnsi" w:cstheme="minorHAnsi"/>
                <w:sz w:val="22"/>
                <w:szCs w:val="22"/>
              </w:rPr>
              <w:t>tests</w:t>
            </w:r>
            <w:r w:rsidR="006249D9" w:rsidRPr="00D46E05">
              <w:rPr>
                <w:rFonts w:asciiTheme="minorHAnsi" w:hAnsiTheme="minorHAnsi" w:cstheme="minorHAnsi"/>
                <w:sz w:val="22"/>
                <w:szCs w:val="22"/>
              </w:rPr>
              <w:t xml:space="preserve"> </w:t>
            </w:r>
            <w:r w:rsidR="00F66E53" w:rsidRPr="00D46E05">
              <w:rPr>
                <w:rFonts w:asciiTheme="minorHAnsi" w:hAnsiTheme="minorHAnsi" w:cstheme="minorHAnsi"/>
                <w:sz w:val="22"/>
                <w:szCs w:val="22"/>
              </w:rPr>
              <w:t>you intend to use</w:t>
            </w:r>
            <w:r w:rsidRPr="00D46E05">
              <w:rPr>
                <w:rFonts w:asciiTheme="minorHAnsi" w:hAnsiTheme="minorHAnsi" w:cstheme="minorHAnsi"/>
                <w:sz w:val="22"/>
                <w:szCs w:val="22"/>
              </w:rPr>
              <w:t xml:space="preserve"> should be provided indicating the title and risk level (if known). You should also</w:t>
            </w:r>
            <w:r w:rsidR="00F66E53" w:rsidRPr="00D46E05">
              <w:rPr>
                <w:rFonts w:asciiTheme="minorHAnsi" w:hAnsiTheme="minorHAnsi" w:cstheme="minorHAnsi"/>
                <w:sz w:val="22"/>
                <w:szCs w:val="22"/>
              </w:rPr>
              <w:t>,</w:t>
            </w:r>
            <w:r w:rsidR="006249D9" w:rsidRPr="00D46E05">
              <w:rPr>
                <w:rFonts w:asciiTheme="minorHAnsi" w:hAnsiTheme="minorHAnsi" w:cstheme="minorHAnsi"/>
                <w:sz w:val="22"/>
                <w:szCs w:val="22"/>
              </w:rPr>
              <w:t xml:space="preserve"> provide details and</w:t>
            </w:r>
            <w:r w:rsidR="00795D46" w:rsidRPr="00D46E05">
              <w:rPr>
                <w:rFonts w:asciiTheme="minorHAnsi" w:hAnsiTheme="minorHAnsi" w:cstheme="minorHAnsi"/>
                <w:sz w:val="22"/>
                <w:szCs w:val="22"/>
              </w:rPr>
              <w:t xml:space="preserve"> </w:t>
            </w:r>
            <w:r w:rsidR="00795D46" w:rsidRPr="00D46E05">
              <w:rPr>
                <w:rFonts w:asciiTheme="minorHAnsi" w:hAnsiTheme="minorHAnsi" w:cstheme="minorHAnsi"/>
                <w:b/>
                <w:i/>
                <w:color w:val="FF0000"/>
                <w:sz w:val="22"/>
                <w:szCs w:val="22"/>
              </w:rPr>
              <w:t>attach</w:t>
            </w:r>
            <w:r w:rsidR="00795D46" w:rsidRPr="00D46E05">
              <w:rPr>
                <w:rFonts w:asciiTheme="minorHAnsi" w:hAnsiTheme="minorHAnsi" w:cstheme="minorHAnsi"/>
                <w:sz w:val="22"/>
                <w:szCs w:val="22"/>
              </w:rPr>
              <w:t xml:space="preserve"> a copy of questionnaires</w:t>
            </w:r>
            <w:r w:rsidR="0027742C" w:rsidRPr="00D46E05">
              <w:rPr>
                <w:rFonts w:asciiTheme="minorHAnsi" w:hAnsiTheme="minorHAnsi" w:cstheme="minorHAnsi"/>
                <w:sz w:val="22"/>
                <w:szCs w:val="22"/>
              </w:rPr>
              <w:t>,</w:t>
            </w:r>
            <w:r w:rsidR="00966A92" w:rsidRPr="00D46E05">
              <w:rPr>
                <w:rFonts w:asciiTheme="minorHAnsi" w:hAnsiTheme="minorHAnsi" w:cstheme="minorHAnsi"/>
                <w:sz w:val="22"/>
                <w:szCs w:val="22"/>
              </w:rPr>
              <w:t xml:space="preserve"> </w:t>
            </w:r>
            <w:r w:rsidR="00795D46" w:rsidRPr="00D46E05">
              <w:rPr>
                <w:rFonts w:asciiTheme="minorHAnsi" w:hAnsiTheme="minorHAnsi" w:cstheme="minorHAnsi"/>
                <w:sz w:val="22"/>
                <w:szCs w:val="22"/>
              </w:rPr>
              <w:t>surveys</w:t>
            </w:r>
            <w:r w:rsidR="0027742C" w:rsidRPr="00D46E05">
              <w:rPr>
                <w:rFonts w:asciiTheme="minorHAnsi" w:hAnsiTheme="minorHAnsi" w:cstheme="minorHAnsi"/>
                <w:sz w:val="22"/>
                <w:szCs w:val="22"/>
              </w:rPr>
              <w:t>,</w:t>
            </w:r>
            <w:r w:rsidR="00966A92" w:rsidRPr="00D46E05">
              <w:rPr>
                <w:rFonts w:asciiTheme="minorHAnsi" w:hAnsiTheme="minorHAnsi" w:cstheme="minorHAnsi"/>
                <w:sz w:val="22"/>
                <w:szCs w:val="22"/>
              </w:rPr>
              <w:t xml:space="preserve"> </w:t>
            </w:r>
            <w:r w:rsidR="00795D46" w:rsidRPr="00D46E05">
              <w:rPr>
                <w:rFonts w:asciiTheme="minorHAnsi" w:hAnsiTheme="minorHAnsi" w:cstheme="minorHAnsi"/>
                <w:sz w:val="22"/>
                <w:szCs w:val="22"/>
              </w:rPr>
              <w:t>interview scripts</w:t>
            </w:r>
            <w:r w:rsidR="0027742C" w:rsidRPr="00D46E05">
              <w:rPr>
                <w:rFonts w:asciiTheme="minorHAnsi" w:hAnsiTheme="minorHAnsi" w:cstheme="minorHAnsi"/>
                <w:sz w:val="22"/>
                <w:szCs w:val="22"/>
              </w:rPr>
              <w:t>,</w:t>
            </w:r>
            <w:r w:rsidR="00966A92" w:rsidRPr="00D46E05">
              <w:rPr>
                <w:rFonts w:asciiTheme="minorHAnsi" w:hAnsiTheme="minorHAnsi" w:cstheme="minorHAnsi"/>
                <w:sz w:val="22"/>
                <w:szCs w:val="22"/>
              </w:rPr>
              <w:t xml:space="preserve"> </w:t>
            </w:r>
            <w:r w:rsidR="00795D46" w:rsidRPr="00D46E05">
              <w:rPr>
                <w:rFonts w:asciiTheme="minorHAnsi" w:hAnsiTheme="minorHAnsi" w:cstheme="minorHAnsi"/>
                <w:sz w:val="22"/>
                <w:szCs w:val="22"/>
              </w:rPr>
              <w:t>tests</w:t>
            </w:r>
            <w:r w:rsidR="0027742C" w:rsidRPr="00D46E05">
              <w:rPr>
                <w:rFonts w:asciiTheme="minorHAnsi" w:hAnsiTheme="minorHAnsi" w:cstheme="minorHAnsi"/>
                <w:sz w:val="22"/>
                <w:szCs w:val="22"/>
              </w:rPr>
              <w:t>,</w:t>
            </w:r>
            <w:r w:rsidR="00966A92" w:rsidRPr="00D46E05">
              <w:rPr>
                <w:rFonts w:asciiTheme="minorHAnsi" w:hAnsiTheme="minorHAnsi" w:cstheme="minorHAnsi"/>
                <w:sz w:val="22"/>
                <w:szCs w:val="22"/>
              </w:rPr>
              <w:t xml:space="preserve"> </w:t>
            </w:r>
            <w:r w:rsidR="00795D46" w:rsidRPr="00D46E05">
              <w:rPr>
                <w:rFonts w:asciiTheme="minorHAnsi" w:hAnsiTheme="minorHAnsi" w:cstheme="minorHAnsi"/>
                <w:sz w:val="22"/>
                <w:szCs w:val="22"/>
              </w:rPr>
              <w:t xml:space="preserve">instruments </w:t>
            </w:r>
            <w:r w:rsidR="00F50C27" w:rsidRPr="00D46E05">
              <w:rPr>
                <w:rFonts w:asciiTheme="minorHAnsi" w:hAnsiTheme="minorHAnsi" w:cstheme="minorHAnsi"/>
                <w:sz w:val="22"/>
                <w:szCs w:val="22"/>
              </w:rPr>
              <w:t xml:space="preserve">or </w:t>
            </w:r>
            <w:r w:rsidR="00795D46" w:rsidRPr="00D46E05">
              <w:rPr>
                <w:rFonts w:asciiTheme="minorHAnsi" w:hAnsiTheme="minorHAnsi" w:cstheme="minorHAnsi"/>
                <w:sz w:val="22"/>
                <w:szCs w:val="22"/>
              </w:rPr>
              <w:t>procedures</w:t>
            </w:r>
            <w:r w:rsidRPr="00D46E05">
              <w:rPr>
                <w:rFonts w:asciiTheme="minorHAnsi" w:hAnsiTheme="minorHAnsi" w:cstheme="minorHAnsi"/>
                <w:sz w:val="22"/>
                <w:szCs w:val="22"/>
              </w:rPr>
              <w:t xml:space="preserve"> that will be used.</w:t>
            </w:r>
          </w:p>
        </w:tc>
      </w:tr>
      <w:tr w:rsidR="00E20558" w:rsidRPr="00D46E05" w14:paraId="155B6F5E" w14:textId="77777777" w:rsidTr="008B1C55">
        <w:tblPrEx>
          <w:tblBorders>
            <w:top w:val="none" w:sz="0" w:space="0" w:color="auto"/>
          </w:tblBorders>
          <w:tblLook w:val="0000" w:firstRow="0" w:lastRow="0" w:firstColumn="0" w:lastColumn="0" w:noHBand="0" w:noVBand="0"/>
        </w:tblPrEx>
        <w:tc>
          <w:tcPr>
            <w:tcW w:w="749" w:type="dxa"/>
            <w:tcBorders>
              <w:top w:val="single" w:sz="4" w:space="0" w:color="auto"/>
              <w:left w:val="nil"/>
              <w:bottom w:val="nil"/>
              <w:right w:val="single" w:sz="4" w:space="0" w:color="auto"/>
            </w:tcBorders>
            <w:shd w:val="clear" w:color="auto" w:fill="auto"/>
          </w:tcPr>
          <w:p w14:paraId="05E88FF0" w14:textId="77777777" w:rsidR="00E20558" w:rsidRPr="00D46E05" w:rsidRDefault="00E20558" w:rsidP="000C78D9">
            <w:pPr>
              <w:rPr>
                <w:rFonts w:asciiTheme="minorHAnsi" w:hAnsiTheme="minorHAnsi" w:cstheme="minorHAnsi"/>
                <w:b/>
                <w:color w:val="000000"/>
                <w:sz w:val="22"/>
                <w:szCs w:val="22"/>
              </w:rPr>
            </w:pPr>
          </w:p>
        </w:tc>
        <w:tc>
          <w:tcPr>
            <w:tcW w:w="1119" w:type="dxa"/>
            <w:tcBorders>
              <w:top w:val="single" w:sz="4" w:space="0" w:color="auto"/>
              <w:left w:val="single" w:sz="4" w:space="0" w:color="auto"/>
            </w:tcBorders>
            <w:shd w:val="clear" w:color="auto" w:fill="CCC0D9"/>
          </w:tcPr>
          <w:p w14:paraId="45E6ADEC" w14:textId="77777777" w:rsidR="00E20558" w:rsidRPr="00D46E05" w:rsidRDefault="00E20558" w:rsidP="000C78D9">
            <w:pPr>
              <w:rPr>
                <w:rFonts w:asciiTheme="minorHAnsi" w:hAnsiTheme="minorHAnsi" w:cstheme="minorHAnsi"/>
                <w:sz w:val="22"/>
                <w:szCs w:val="22"/>
              </w:rPr>
            </w:pPr>
            <w:r w:rsidRPr="00D46E05">
              <w:rPr>
                <w:rFonts w:asciiTheme="minorHAnsi" w:hAnsiTheme="minorHAnsi" w:cstheme="minorHAnsi"/>
                <w:b/>
                <w:sz w:val="22"/>
                <w:szCs w:val="22"/>
              </w:rPr>
              <w:t xml:space="preserve">Details </w:t>
            </w:r>
          </w:p>
          <w:p w14:paraId="3DAB185E" w14:textId="77777777" w:rsidR="00E20558" w:rsidRPr="00D46E05" w:rsidRDefault="00E20558" w:rsidP="000C78D9">
            <w:pPr>
              <w:rPr>
                <w:rFonts w:asciiTheme="minorHAnsi" w:hAnsiTheme="minorHAnsi" w:cstheme="minorHAnsi"/>
                <w:color w:val="000000"/>
                <w:sz w:val="22"/>
                <w:szCs w:val="22"/>
              </w:rPr>
            </w:pPr>
            <w:r w:rsidRPr="00D46E05">
              <w:rPr>
                <w:rFonts w:asciiTheme="minorHAnsi" w:hAnsiTheme="minorHAnsi" w:cstheme="minorHAnsi"/>
                <w:sz w:val="22"/>
                <w:szCs w:val="22"/>
              </w:rPr>
              <w:lastRenderedPageBreak/>
              <w:t>(Max 300 words)</w:t>
            </w:r>
          </w:p>
        </w:tc>
        <w:tc>
          <w:tcPr>
            <w:tcW w:w="7517" w:type="dxa"/>
          </w:tcPr>
          <w:p w14:paraId="67D29B9F" w14:textId="77777777" w:rsidR="00E20558" w:rsidRPr="00D46E05" w:rsidRDefault="00E20558" w:rsidP="00D83AEC">
            <w:pPr>
              <w:ind w:right="129"/>
              <w:rPr>
                <w:rFonts w:asciiTheme="minorHAnsi" w:hAnsiTheme="minorHAnsi" w:cstheme="minorHAnsi"/>
                <w:color w:val="000000"/>
                <w:sz w:val="22"/>
                <w:szCs w:val="22"/>
              </w:rPr>
            </w:pPr>
          </w:p>
          <w:p w14:paraId="15A91BEC" w14:textId="07AA730C" w:rsidR="00577FB3" w:rsidRDefault="00132D5D" w:rsidP="004247AF">
            <w:pPr>
              <w:pStyle w:val="ListParagraph"/>
              <w:numPr>
                <w:ilvl w:val="0"/>
                <w:numId w:val="38"/>
              </w:numPr>
              <w:ind w:right="129"/>
              <w:rPr>
                <w:rFonts w:asciiTheme="minorHAnsi" w:hAnsiTheme="minorHAnsi" w:cstheme="minorHAnsi"/>
                <w:color w:val="000000"/>
                <w:sz w:val="22"/>
                <w:szCs w:val="22"/>
              </w:rPr>
            </w:pPr>
            <w:r>
              <w:rPr>
                <w:rFonts w:asciiTheme="minorHAnsi" w:hAnsiTheme="minorHAnsi" w:cstheme="minorHAnsi"/>
                <w:color w:val="000000"/>
                <w:sz w:val="22"/>
                <w:szCs w:val="22"/>
              </w:rPr>
              <w:lastRenderedPageBreak/>
              <w:t>Copenhagen Burnout Inventory</w:t>
            </w:r>
            <w:r w:rsidR="009F2204">
              <w:rPr>
                <w:rFonts w:asciiTheme="minorHAnsi" w:hAnsiTheme="minorHAnsi" w:cstheme="minorHAnsi"/>
                <w:color w:val="000000"/>
                <w:sz w:val="22"/>
                <w:szCs w:val="22"/>
              </w:rPr>
              <w:t xml:space="preserve"> (Borritz et al., 2006)</w:t>
            </w:r>
            <w:r>
              <w:rPr>
                <w:rFonts w:asciiTheme="minorHAnsi" w:hAnsiTheme="minorHAnsi" w:cstheme="minorHAnsi"/>
                <w:color w:val="000000"/>
                <w:sz w:val="22"/>
                <w:szCs w:val="22"/>
              </w:rPr>
              <w:t xml:space="preserve"> (personal and work-related burnout subscales)</w:t>
            </w:r>
            <w:r w:rsidR="009F2204">
              <w:rPr>
                <w:rFonts w:asciiTheme="minorHAnsi" w:hAnsiTheme="minorHAnsi" w:cstheme="minorHAnsi"/>
                <w:color w:val="000000"/>
                <w:sz w:val="22"/>
                <w:szCs w:val="22"/>
              </w:rPr>
              <w:t xml:space="preserve"> </w:t>
            </w:r>
          </w:p>
          <w:p w14:paraId="6345A96F" w14:textId="5113C529" w:rsidR="00132D5D" w:rsidRDefault="00132D5D" w:rsidP="004247AF">
            <w:pPr>
              <w:pStyle w:val="ListParagraph"/>
              <w:numPr>
                <w:ilvl w:val="0"/>
                <w:numId w:val="38"/>
              </w:numPr>
              <w:ind w:right="129"/>
              <w:rPr>
                <w:rFonts w:asciiTheme="minorHAnsi" w:hAnsiTheme="minorHAnsi" w:cstheme="minorHAnsi"/>
                <w:color w:val="000000"/>
                <w:sz w:val="22"/>
                <w:szCs w:val="22"/>
              </w:rPr>
            </w:pPr>
            <w:r>
              <w:rPr>
                <w:rFonts w:asciiTheme="minorHAnsi" w:hAnsiTheme="minorHAnsi" w:cstheme="minorHAnsi"/>
                <w:color w:val="000000"/>
                <w:sz w:val="22"/>
                <w:szCs w:val="22"/>
              </w:rPr>
              <w:t>Depression, Anxiety, and Stress Scale</w:t>
            </w:r>
            <w:r w:rsidR="006552AB">
              <w:rPr>
                <w:rFonts w:asciiTheme="minorHAnsi" w:hAnsiTheme="minorHAnsi" w:cstheme="minorHAnsi"/>
                <w:color w:val="000000"/>
                <w:sz w:val="22"/>
                <w:szCs w:val="22"/>
              </w:rPr>
              <w:t xml:space="preserve"> (Lovibond &amp; Lovibond,</w:t>
            </w:r>
            <w:r w:rsidR="00471590">
              <w:rPr>
                <w:rFonts w:asciiTheme="minorHAnsi" w:hAnsiTheme="minorHAnsi" w:cstheme="minorHAnsi"/>
                <w:color w:val="000000"/>
                <w:sz w:val="22"/>
                <w:szCs w:val="22"/>
              </w:rPr>
              <w:t>1995)</w:t>
            </w:r>
            <w:r w:rsidR="006552AB">
              <w:rPr>
                <w:rFonts w:asciiTheme="minorHAnsi" w:hAnsiTheme="minorHAnsi" w:cstheme="minorHAnsi"/>
                <w:color w:val="000000"/>
                <w:sz w:val="22"/>
                <w:szCs w:val="22"/>
              </w:rPr>
              <w:t xml:space="preserve"> </w:t>
            </w:r>
            <w:r>
              <w:rPr>
                <w:rFonts w:asciiTheme="minorHAnsi" w:hAnsiTheme="minorHAnsi" w:cstheme="minorHAnsi"/>
                <w:color w:val="000000"/>
                <w:sz w:val="22"/>
                <w:szCs w:val="22"/>
              </w:rPr>
              <w:t>(Level 2)</w:t>
            </w:r>
          </w:p>
          <w:p w14:paraId="61641A98" w14:textId="50C9FEBC" w:rsidR="004B3B59" w:rsidRDefault="002C4FD9" w:rsidP="004247AF">
            <w:pPr>
              <w:pStyle w:val="ListParagraph"/>
              <w:numPr>
                <w:ilvl w:val="0"/>
                <w:numId w:val="38"/>
              </w:numPr>
              <w:ind w:right="129"/>
              <w:rPr>
                <w:rFonts w:asciiTheme="minorHAnsi" w:hAnsiTheme="minorHAnsi" w:cstheme="minorHAnsi"/>
                <w:color w:val="000000"/>
                <w:sz w:val="22"/>
                <w:szCs w:val="22"/>
              </w:rPr>
            </w:pPr>
            <w:r>
              <w:rPr>
                <w:rFonts w:asciiTheme="minorHAnsi" w:hAnsiTheme="minorHAnsi" w:cstheme="minorHAnsi"/>
                <w:color w:val="000000"/>
                <w:sz w:val="22"/>
                <w:szCs w:val="22"/>
              </w:rPr>
              <w:t>Hogg Eco</w:t>
            </w:r>
            <w:r w:rsidR="00841C5B">
              <w:rPr>
                <w:rFonts w:asciiTheme="minorHAnsi" w:hAnsiTheme="minorHAnsi" w:cstheme="minorHAnsi"/>
                <w:color w:val="000000"/>
                <w:sz w:val="22"/>
                <w:szCs w:val="22"/>
              </w:rPr>
              <w:t>-anxiety Scale</w:t>
            </w:r>
            <w:r w:rsidR="00491879">
              <w:rPr>
                <w:rFonts w:asciiTheme="minorHAnsi" w:hAnsiTheme="minorHAnsi" w:cstheme="minorHAnsi"/>
                <w:color w:val="000000"/>
                <w:sz w:val="22"/>
                <w:szCs w:val="22"/>
              </w:rPr>
              <w:t xml:space="preserve"> (Hogg et al., </w:t>
            </w:r>
            <w:r w:rsidR="006552AB">
              <w:rPr>
                <w:rFonts w:asciiTheme="minorHAnsi" w:hAnsiTheme="minorHAnsi" w:cstheme="minorHAnsi"/>
                <w:color w:val="000000"/>
                <w:sz w:val="22"/>
                <w:szCs w:val="22"/>
              </w:rPr>
              <w:t>2021)</w:t>
            </w:r>
          </w:p>
          <w:p w14:paraId="20A5E656" w14:textId="3D07491A" w:rsidR="00841C5B" w:rsidRDefault="00F61041" w:rsidP="004247AF">
            <w:pPr>
              <w:pStyle w:val="ListParagraph"/>
              <w:numPr>
                <w:ilvl w:val="0"/>
                <w:numId w:val="38"/>
              </w:numPr>
              <w:ind w:right="129"/>
              <w:rPr>
                <w:rFonts w:asciiTheme="minorHAnsi" w:hAnsiTheme="minorHAnsi" w:cstheme="minorHAnsi"/>
                <w:color w:val="000000"/>
                <w:sz w:val="22"/>
                <w:szCs w:val="22"/>
              </w:rPr>
            </w:pPr>
            <w:r>
              <w:rPr>
                <w:rFonts w:asciiTheme="minorHAnsi" w:hAnsiTheme="minorHAnsi" w:cstheme="minorHAnsi"/>
                <w:color w:val="000000"/>
                <w:sz w:val="22"/>
                <w:szCs w:val="22"/>
              </w:rPr>
              <w:t>The Short Warwick</w:t>
            </w:r>
            <w:r w:rsidR="00A75B0F">
              <w:rPr>
                <w:rFonts w:asciiTheme="minorHAnsi" w:hAnsiTheme="minorHAnsi" w:cstheme="minorHAnsi"/>
                <w:color w:val="000000"/>
                <w:sz w:val="22"/>
                <w:szCs w:val="22"/>
              </w:rPr>
              <w:t>-Edinburgh Mental Well-being Scale</w:t>
            </w:r>
            <w:r w:rsidR="00F442A2">
              <w:rPr>
                <w:rFonts w:asciiTheme="minorHAnsi" w:hAnsiTheme="minorHAnsi" w:cstheme="minorHAnsi"/>
                <w:color w:val="000000"/>
                <w:sz w:val="22"/>
                <w:szCs w:val="22"/>
              </w:rPr>
              <w:t xml:space="preserve"> (SWEMWBS, 2008)</w:t>
            </w:r>
          </w:p>
          <w:p w14:paraId="06FB8A3F" w14:textId="5B5B1A7B" w:rsidR="00A75B0F" w:rsidRDefault="00B0396B" w:rsidP="004247AF">
            <w:pPr>
              <w:pStyle w:val="ListParagraph"/>
              <w:numPr>
                <w:ilvl w:val="0"/>
                <w:numId w:val="38"/>
              </w:numPr>
              <w:ind w:right="129"/>
              <w:rPr>
                <w:rFonts w:asciiTheme="minorHAnsi" w:hAnsiTheme="minorHAnsi" w:cstheme="minorHAnsi"/>
                <w:color w:val="000000"/>
                <w:sz w:val="22"/>
                <w:szCs w:val="22"/>
              </w:rPr>
            </w:pPr>
            <w:r>
              <w:rPr>
                <w:rFonts w:asciiTheme="minorHAnsi" w:hAnsiTheme="minorHAnsi" w:cstheme="minorHAnsi"/>
                <w:color w:val="000000"/>
                <w:sz w:val="22"/>
                <w:szCs w:val="22"/>
              </w:rPr>
              <w:t>Survey of Perceived Organizational Support</w:t>
            </w:r>
            <w:r w:rsidR="00C8313A">
              <w:rPr>
                <w:rFonts w:asciiTheme="minorHAnsi" w:hAnsiTheme="minorHAnsi" w:cstheme="minorHAnsi"/>
                <w:color w:val="000000"/>
                <w:sz w:val="22"/>
                <w:szCs w:val="22"/>
              </w:rPr>
              <w:t xml:space="preserve"> (</w:t>
            </w:r>
            <w:r w:rsidR="002B5ABA">
              <w:rPr>
                <w:rFonts w:asciiTheme="minorHAnsi" w:hAnsiTheme="minorHAnsi" w:cstheme="minorHAnsi"/>
                <w:color w:val="000000"/>
                <w:sz w:val="22"/>
                <w:szCs w:val="22"/>
              </w:rPr>
              <w:t>Eisenberger et al., 1986)</w:t>
            </w:r>
          </w:p>
          <w:p w14:paraId="33631563" w14:textId="7E7FA5FC" w:rsidR="00B0396B" w:rsidRDefault="00685695" w:rsidP="004247AF">
            <w:pPr>
              <w:pStyle w:val="ListParagraph"/>
              <w:numPr>
                <w:ilvl w:val="0"/>
                <w:numId w:val="38"/>
              </w:numPr>
              <w:ind w:right="129"/>
              <w:rPr>
                <w:rFonts w:asciiTheme="minorHAnsi" w:hAnsiTheme="minorHAnsi" w:cstheme="minorHAnsi"/>
                <w:color w:val="000000"/>
                <w:sz w:val="22"/>
                <w:szCs w:val="22"/>
              </w:rPr>
            </w:pPr>
            <w:r>
              <w:rPr>
                <w:rFonts w:asciiTheme="minorHAnsi" w:hAnsiTheme="minorHAnsi" w:cstheme="minorHAnsi"/>
                <w:color w:val="000000"/>
                <w:sz w:val="22"/>
                <w:szCs w:val="22"/>
              </w:rPr>
              <w:t>Coping Strategy (</w:t>
            </w:r>
            <w:proofErr w:type="spellStart"/>
            <w:r>
              <w:rPr>
                <w:rFonts w:asciiTheme="minorHAnsi" w:hAnsiTheme="minorHAnsi" w:cstheme="minorHAnsi"/>
                <w:color w:val="000000"/>
                <w:sz w:val="22"/>
                <w:szCs w:val="22"/>
              </w:rPr>
              <w:t>Jovarauskaite</w:t>
            </w:r>
            <w:proofErr w:type="spellEnd"/>
            <w:r>
              <w:rPr>
                <w:rFonts w:asciiTheme="minorHAnsi" w:hAnsiTheme="minorHAnsi" w:cstheme="minorHAnsi"/>
                <w:color w:val="000000"/>
                <w:sz w:val="22"/>
                <w:szCs w:val="22"/>
              </w:rPr>
              <w:t xml:space="preserve"> &amp; Bohm, 2020)</w:t>
            </w:r>
          </w:p>
          <w:p w14:paraId="020FAA90" w14:textId="61012AE4" w:rsidR="002B5ABA" w:rsidRPr="004247AF" w:rsidRDefault="00465393" w:rsidP="004247AF">
            <w:pPr>
              <w:pStyle w:val="ListParagraph"/>
              <w:numPr>
                <w:ilvl w:val="0"/>
                <w:numId w:val="38"/>
              </w:numPr>
              <w:ind w:right="129"/>
              <w:rPr>
                <w:rFonts w:asciiTheme="minorHAnsi" w:hAnsiTheme="minorHAnsi" w:cstheme="minorHAnsi"/>
                <w:color w:val="000000"/>
                <w:sz w:val="22"/>
                <w:szCs w:val="22"/>
              </w:rPr>
            </w:pPr>
            <w:r>
              <w:rPr>
                <w:rFonts w:asciiTheme="minorHAnsi" w:hAnsiTheme="minorHAnsi" w:cstheme="minorHAnsi"/>
                <w:color w:val="000000"/>
                <w:sz w:val="22"/>
                <w:szCs w:val="22"/>
              </w:rPr>
              <w:t>5 open-ended questions</w:t>
            </w:r>
          </w:p>
          <w:p w14:paraId="13A0FB90" w14:textId="77777777" w:rsidR="00577FB3" w:rsidRPr="00D46E05" w:rsidRDefault="00577FB3" w:rsidP="00D83AEC">
            <w:pPr>
              <w:ind w:right="129"/>
              <w:rPr>
                <w:rFonts w:asciiTheme="minorHAnsi" w:hAnsiTheme="minorHAnsi" w:cstheme="minorHAnsi"/>
                <w:color w:val="000000"/>
                <w:sz w:val="22"/>
                <w:szCs w:val="22"/>
              </w:rPr>
            </w:pPr>
          </w:p>
          <w:p w14:paraId="21DF7A16" w14:textId="4962989A" w:rsidR="00577FB3" w:rsidRPr="00A50EA9" w:rsidRDefault="00A50EA9" w:rsidP="00A50EA9">
            <w:pPr>
              <w:pStyle w:val="NormalWeb"/>
            </w:pPr>
            <w:r>
              <w:rPr>
                <w:rFonts w:asciiTheme="minorHAnsi" w:hAnsiTheme="minorHAnsi" w:cstheme="minorHAnsi"/>
                <w:color w:val="000000"/>
                <w:sz w:val="22"/>
                <w:szCs w:val="22"/>
              </w:rPr>
              <w:t xml:space="preserve">Survey can be found by following this link: </w:t>
            </w:r>
            <w:hyperlink r:id="rId23" w:history="1">
              <w:r w:rsidRPr="00042D6C">
                <w:rPr>
                  <w:rStyle w:val="Hyperlink"/>
                </w:rPr>
                <w:t>https://unesurveys.au1.qualtrics.com/jfe/form/SV_9LlWFhpagZwyuLc</w:t>
              </w:r>
            </w:hyperlink>
          </w:p>
        </w:tc>
      </w:tr>
    </w:tbl>
    <w:p w14:paraId="6FCC26A9" w14:textId="77777777" w:rsidR="00D71653" w:rsidRPr="00D46E05" w:rsidRDefault="00D71653" w:rsidP="00795D46">
      <w:pPr>
        <w:rPr>
          <w:rFonts w:asciiTheme="minorHAnsi" w:hAnsiTheme="minorHAnsi" w:cstheme="minorHAnsi"/>
          <w:sz w:val="22"/>
          <w:szCs w:val="22"/>
        </w:rPr>
      </w:pPr>
    </w:p>
    <w:p w14:paraId="05F42679" w14:textId="062F0B02" w:rsidR="00795D46" w:rsidRPr="00D46E05" w:rsidRDefault="00795D46" w:rsidP="00795D46">
      <w:pPr>
        <w:rPr>
          <w:rFonts w:asciiTheme="minorHAnsi" w:hAnsiTheme="minorHAnsi" w:cstheme="minorHAnsi"/>
          <w:sz w:val="22"/>
          <w:szCs w:val="22"/>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2" w:color="auto" w:fill="auto"/>
        <w:tblLook w:val="01E0" w:firstRow="1" w:lastRow="1" w:firstColumn="1" w:lastColumn="1" w:noHBand="0" w:noVBand="0"/>
      </w:tblPr>
      <w:tblGrid>
        <w:gridCol w:w="648"/>
        <w:gridCol w:w="9270"/>
      </w:tblGrid>
      <w:tr w:rsidR="00795D46" w:rsidRPr="00D46E05" w14:paraId="61ACC8C5" w14:textId="77777777" w:rsidTr="005059E5">
        <w:trPr>
          <w:trHeight w:val="576"/>
        </w:trPr>
        <w:tc>
          <w:tcPr>
            <w:tcW w:w="648" w:type="dxa"/>
            <w:tcBorders>
              <w:top w:val="single" w:sz="4" w:space="0" w:color="auto"/>
              <w:left w:val="single" w:sz="4" w:space="0" w:color="auto"/>
              <w:bottom w:val="single" w:sz="4" w:space="0" w:color="auto"/>
              <w:right w:val="single" w:sz="4" w:space="0" w:color="auto"/>
            </w:tcBorders>
            <w:shd w:val="clear" w:color="auto" w:fill="C6D9F1"/>
          </w:tcPr>
          <w:p w14:paraId="027493DA" w14:textId="77777777" w:rsidR="00795D46" w:rsidRPr="00D46E05" w:rsidRDefault="00795D46" w:rsidP="00AA13D8">
            <w:pPr>
              <w:spacing w:before="120"/>
              <w:rPr>
                <w:rFonts w:asciiTheme="minorHAnsi" w:hAnsiTheme="minorHAnsi" w:cstheme="minorHAnsi"/>
                <w:b/>
                <w:sz w:val="22"/>
                <w:szCs w:val="22"/>
              </w:rPr>
            </w:pPr>
            <w:r w:rsidRPr="00D46E05">
              <w:rPr>
                <w:rFonts w:asciiTheme="minorHAnsi" w:hAnsiTheme="minorHAnsi" w:cstheme="minorHAnsi"/>
                <w:b/>
                <w:sz w:val="22"/>
                <w:szCs w:val="22"/>
              </w:rPr>
              <w:t>E6</w:t>
            </w:r>
          </w:p>
        </w:tc>
        <w:tc>
          <w:tcPr>
            <w:tcW w:w="9270" w:type="dxa"/>
            <w:tcBorders>
              <w:top w:val="single" w:sz="4" w:space="0" w:color="auto"/>
              <w:left w:val="single" w:sz="4" w:space="0" w:color="auto"/>
              <w:bottom w:val="single" w:sz="4" w:space="0" w:color="auto"/>
              <w:right w:val="single" w:sz="4" w:space="0" w:color="auto"/>
            </w:tcBorders>
            <w:shd w:val="clear" w:color="auto" w:fill="C6D9F1"/>
            <w:vAlign w:val="center"/>
          </w:tcPr>
          <w:p w14:paraId="4D58C5E5" w14:textId="77777777" w:rsidR="00A76F74" w:rsidRPr="00D46E05" w:rsidRDefault="00795D46" w:rsidP="004D669E">
            <w:pPr>
              <w:rPr>
                <w:rFonts w:asciiTheme="minorHAnsi" w:hAnsiTheme="minorHAnsi" w:cstheme="minorHAnsi"/>
                <w:bCs/>
                <w:vanish/>
                <w:color w:val="0000FF"/>
                <w:sz w:val="22"/>
                <w:szCs w:val="22"/>
              </w:rPr>
            </w:pPr>
            <w:r w:rsidRPr="00D46E05">
              <w:rPr>
                <w:rFonts w:asciiTheme="minorHAnsi" w:hAnsiTheme="minorHAnsi" w:cstheme="minorHAnsi"/>
                <w:b/>
                <w:bCs/>
                <w:sz w:val="22"/>
                <w:szCs w:val="22"/>
              </w:rPr>
              <w:t>Informed consent</w:t>
            </w:r>
            <w:r w:rsidR="00116111" w:rsidRPr="00D46E05">
              <w:rPr>
                <w:rFonts w:asciiTheme="minorHAnsi" w:hAnsiTheme="minorHAnsi" w:cstheme="minorHAnsi"/>
                <w:b/>
                <w:bCs/>
                <w:color w:val="000000"/>
                <w:sz w:val="22"/>
                <w:szCs w:val="22"/>
              </w:rPr>
              <w:t xml:space="preserve">  </w:t>
            </w:r>
          </w:p>
        </w:tc>
      </w:tr>
    </w:tbl>
    <w:p w14:paraId="3C9F1199" w14:textId="77777777" w:rsidR="009D5516" w:rsidRPr="00D46E05" w:rsidRDefault="00437BF8" w:rsidP="009D5516">
      <w:pPr>
        <w:tabs>
          <w:tab w:val="left" w:pos="1080"/>
        </w:tabs>
        <w:ind w:left="567"/>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 xml:space="preserve">Select the method of consent to be used. </w:t>
      </w:r>
    </w:p>
    <w:p w14:paraId="3D72E0DE" w14:textId="77777777" w:rsidR="00BE333C" w:rsidRPr="00D46E05" w:rsidRDefault="009D5516" w:rsidP="009D5516">
      <w:pPr>
        <w:tabs>
          <w:tab w:val="left" w:pos="1080"/>
        </w:tabs>
        <w:ind w:left="567"/>
        <w:rPr>
          <w:rFonts w:asciiTheme="minorHAnsi" w:hAnsiTheme="minorHAnsi" w:cstheme="minorHAnsi"/>
          <w:vanish/>
          <w:color w:val="0000FF"/>
          <w:sz w:val="22"/>
          <w:szCs w:val="22"/>
        </w:rPr>
      </w:pPr>
      <w:r w:rsidRPr="00D46E05">
        <w:rPr>
          <w:rFonts w:asciiTheme="minorHAnsi" w:hAnsiTheme="minorHAnsi" w:cstheme="minorHAnsi"/>
          <w:b/>
          <w:vanish/>
          <w:color w:val="0000FF"/>
          <w:sz w:val="22"/>
          <w:szCs w:val="22"/>
        </w:rPr>
        <w:t>Existing consent:</w:t>
      </w:r>
      <w:r w:rsidRPr="00D46E05">
        <w:rPr>
          <w:rFonts w:asciiTheme="minorHAnsi" w:hAnsiTheme="minorHAnsi" w:cstheme="minorHAnsi"/>
          <w:vanish/>
          <w:color w:val="0000FF"/>
          <w:sz w:val="22"/>
          <w:szCs w:val="22"/>
        </w:rPr>
        <w:t xml:space="preserve"> E</w:t>
      </w:r>
      <w:r w:rsidR="00C521DE" w:rsidRPr="00D46E05">
        <w:rPr>
          <w:rFonts w:asciiTheme="minorHAnsi" w:hAnsiTheme="minorHAnsi" w:cstheme="minorHAnsi"/>
          <w:vanish/>
          <w:color w:val="0000FF"/>
          <w:sz w:val="22"/>
          <w:szCs w:val="22"/>
        </w:rPr>
        <w:t xml:space="preserve">xplain the nature of the existing consent and provide evidence of how it was obtained, e.g. a copy of the consent form template (not copies of individual consent forms).  </w:t>
      </w:r>
      <w:r w:rsidR="00437BF8" w:rsidRPr="00D46E05">
        <w:rPr>
          <w:rFonts w:asciiTheme="minorHAnsi" w:hAnsiTheme="minorHAnsi" w:cstheme="minorHAnsi"/>
          <w:vanish/>
          <w:color w:val="0000FF"/>
          <w:sz w:val="22"/>
          <w:szCs w:val="22"/>
        </w:rPr>
        <w:t xml:space="preserve">Otherwise, detail </w:t>
      </w:r>
      <w:r w:rsidR="004D669E" w:rsidRPr="00D46E05">
        <w:rPr>
          <w:rFonts w:asciiTheme="minorHAnsi" w:hAnsiTheme="minorHAnsi" w:cstheme="minorHAnsi"/>
          <w:vanish/>
          <w:color w:val="0000FF"/>
          <w:sz w:val="22"/>
          <w:szCs w:val="22"/>
        </w:rPr>
        <w:t xml:space="preserve">the procedure to be used to ensure </w:t>
      </w:r>
      <w:r w:rsidR="00437BF8" w:rsidRPr="00D46E05">
        <w:rPr>
          <w:rFonts w:asciiTheme="minorHAnsi" w:hAnsiTheme="minorHAnsi" w:cstheme="minorHAnsi"/>
          <w:vanish/>
          <w:color w:val="0000FF"/>
          <w:sz w:val="22"/>
          <w:szCs w:val="22"/>
        </w:rPr>
        <w:t xml:space="preserve">voluntary and </w:t>
      </w:r>
      <w:r w:rsidR="004D669E" w:rsidRPr="00D46E05">
        <w:rPr>
          <w:rFonts w:asciiTheme="minorHAnsi" w:hAnsiTheme="minorHAnsi" w:cstheme="minorHAnsi"/>
          <w:vanish/>
          <w:color w:val="0000FF"/>
          <w:sz w:val="22"/>
          <w:szCs w:val="22"/>
        </w:rPr>
        <w:t>informed consen</w:t>
      </w:r>
      <w:r w:rsidR="0078354A" w:rsidRPr="00D46E05">
        <w:rPr>
          <w:rFonts w:asciiTheme="minorHAnsi" w:hAnsiTheme="minorHAnsi" w:cstheme="minorHAnsi"/>
          <w:vanish/>
          <w:color w:val="0000FF"/>
          <w:sz w:val="22"/>
          <w:szCs w:val="22"/>
        </w:rPr>
        <w:t>t</w:t>
      </w:r>
      <w:r w:rsidR="00437BF8" w:rsidRPr="00D46E05">
        <w:rPr>
          <w:rFonts w:asciiTheme="minorHAnsi" w:hAnsiTheme="minorHAnsi" w:cstheme="minorHAnsi"/>
          <w:vanish/>
          <w:color w:val="0000FF"/>
          <w:sz w:val="22"/>
          <w:szCs w:val="22"/>
        </w:rPr>
        <w:t>.</w:t>
      </w:r>
    </w:p>
    <w:p w14:paraId="7B2966A8" w14:textId="77777777" w:rsidR="00604DF3" w:rsidRPr="00D46E05" w:rsidRDefault="00604DF3" w:rsidP="00090D03">
      <w:pPr>
        <w:ind w:left="567"/>
        <w:rPr>
          <w:rFonts w:asciiTheme="minorHAnsi" w:hAnsiTheme="minorHAnsi" w:cstheme="minorHAnsi"/>
          <w:vanish/>
          <w:color w:val="0000FF"/>
          <w:sz w:val="22"/>
          <w:szCs w:val="22"/>
        </w:rPr>
      </w:pPr>
      <w:r w:rsidRPr="00D46E05">
        <w:rPr>
          <w:rFonts w:asciiTheme="minorHAnsi" w:hAnsiTheme="minorHAnsi" w:cstheme="minorHAnsi"/>
          <w:b/>
          <w:vanish/>
          <w:color w:val="0000FF"/>
          <w:sz w:val="22"/>
          <w:szCs w:val="22"/>
        </w:rPr>
        <w:t>Written informed consent</w:t>
      </w:r>
      <w:r w:rsidRPr="00D46E05">
        <w:rPr>
          <w:rFonts w:asciiTheme="minorHAnsi" w:hAnsiTheme="minorHAnsi" w:cstheme="minorHAnsi"/>
          <w:vanish/>
          <w:color w:val="0000FF"/>
          <w:sz w:val="22"/>
          <w:szCs w:val="22"/>
        </w:rPr>
        <w:t xml:space="preserve"> is required when participants are identifiable, ie when the research method used is Face-to Face interviews or the participants are completing identifying questionnaires or surveys</w:t>
      </w:r>
      <w:r w:rsidR="00910245" w:rsidRPr="00D46E05">
        <w:rPr>
          <w:rFonts w:asciiTheme="minorHAnsi" w:hAnsiTheme="minorHAnsi" w:cstheme="minorHAnsi"/>
          <w:vanish/>
          <w:color w:val="0000FF"/>
          <w:sz w:val="22"/>
          <w:szCs w:val="22"/>
        </w:rPr>
        <w:t>. It should be written to the readers level of comprehension and written in the first person ie “I have read the information”.</w:t>
      </w:r>
    </w:p>
    <w:p w14:paraId="7E543C34" w14:textId="77777777" w:rsidR="00910245" w:rsidRPr="00D46E05" w:rsidRDefault="00910245" w:rsidP="00090D03">
      <w:pPr>
        <w:ind w:left="567"/>
        <w:rPr>
          <w:rFonts w:asciiTheme="minorHAnsi" w:hAnsiTheme="minorHAnsi" w:cstheme="minorHAnsi"/>
          <w:vanish/>
          <w:color w:val="0000FF"/>
          <w:sz w:val="22"/>
          <w:szCs w:val="22"/>
        </w:rPr>
      </w:pPr>
      <w:r w:rsidRPr="00D46E05">
        <w:rPr>
          <w:rFonts w:asciiTheme="minorHAnsi" w:hAnsiTheme="minorHAnsi" w:cstheme="minorHAnsi"/>
          <w:b/>
          <w:vanish/>
          <w:color w:val="0000FF"/>
          <w:sz w:val="22"/>
          <w:szCs w:val="22"/>
        </w:rPr>
        <w:t>Recorded informed consent</w:t>
      </w:r>
      <w:r w:rsidRPr="00D46E05">
        <w:rPr>
          <w:rFonts w:asciiTheme="minorHAnsi" w:hAnsiTheme="minorHAnsi" w:cstheme="minorHAnsi"/>
          <w:vanish/>
          <w:color w:val="0000FF"/>
          <w:sz w:val="22"/>
          <w:szCs w:val="22"/>
        </w:rPr>
        <w:t xml:space="preserve"> is required for telephone interviews or when a person is illiterate and can be used when participants are video or audio recorded.</w:t>
      </w:r>
    </w:p>
    <w:p w14:paraId="00969CCB" w14:textId="77777777" w:rsidR="004D669E" w:rsidRPr="00D46E05" w:rsidRDefault="00910245" w:rsidP="00090D03">
      <w:pPr>
        <w:ind w:left="567"/>
        <w:rPr>
          <w:rFonts w:asciiTheme="minorHAnsi" w:hAnsiTheme="minorHAnsi" w:cstheme="minorHAnsi"/>
          <w:vanish/>
          <w:color w:val="0000FF"/>
          <w:sz w:val="22"/>
          <w:szCs w:val="22"/>
        </w:rPr>
      </w:pPr>
      <w:r w:rsidRPr="00D46E05">
        <w:rPr>
          <w:rFonts w:asciiTheme="minorHAnsi" w:hAnsiTheme="minorHAnsi" w:cstheme="minorHAnsi"/>
          <w:b/>
          <w:vanish/>
          <w:color w:val="0000FF"/>
          <w:sz w:val="22"/>
          <w:szCs w:val="22"/>
        </w:rPr>
        <w:t>Implied consent</w:t>
      </w:r>
      <w:r w:rsidRPr="00D46E05">
        <w:rPr>
          <w:rFonts w:asciiTheme="minorHAnsi" w:hAnsiTheme="minorHAnsi" w:cstheme="minorHAnsi"/>
          <w:vanish/>
          <w:color w:val="0000FF"/>
          <w:sz w:val="22"/>
          <w:szCs w:val="22"/>
        </w:rPr>
        <w:t xml:space="preserve"> is appropriate for anonymous surveys, ie consent is assumed if they </w:t>
      </w:r>
      <w:r w:rsidR="009D5516" w:rsidRPr="00D46E05">
        <w:rPr>
          <w:rFonts w:asciiTheme="minorHAnsi" w:hAnsiTheme="minorHAnsi" w:cstheme="minorHAnsi"/>
          <w:vanish/>
          <w:color w:val="0000FF"/>
          <w:sz w:val="22"/>
          <w:szCs w:val="22"/>
        </w:rPr>
        <w:t>return the survey</w:t>
      </w:r>
      <w:r w:rsidRPr="00D46E05">
        <w:rPr>
          <w:rFonts w:asciiTheme="minorHAnsi" w:hAnsiTheme="minorHAnsi" w:cstheme="minorHAnsi"/>
          <w:vanish/>
          <w:color w:val="0000FF"/>
          <w:sz w:val="22"/>
          <w:szCs w:val="22"/>
        </w:rPr>
        <w:t xml:space="preserve"> and may be appropriate for some discussion groups depending on the sensitivity of the research topic and </w:t>
      </w:r>
      <w:r w:rsidR="009D5516" w:rsidRPr="00D46E05">
        <w:rPr>
          <w:rFonts w:asciiTheme="minorHAnsi" w:hAnsiTheme="minorHAnsi" w:cstheme="minorHAnsi"/>
          <w:vanish/>
          <w:color w:val="0000FF"/>
          <w:sz w:val="22"/>
          <w:szCs w:val="22"/>
        </w:rPr>
        <w:t xml:space="preserve">the </w:t>
      </w:r>
      <w:r w:rsidRPr="00D46E05">
        <w:rPr>
          <w:rFonts w:asciiTheme="minorHAnsi" w:hAnsiTheme="minorHAnsi" w:cstheme="minorHAnsi"/>
          <w:vanish/>
          <w:color w:val="0000FF"/>
          <w:sz w:val="22"/>
          <w:szCs w:val="22"/>
        </w:rPr>
        <w:t>mechanisms in place to protect the identity of participants.</w:t>
      </w:r>
    </w:p>
    <w:tbl>
      <w:tblPr>
        <w:tblW w:w="9270" w:type="dxa"/>
        <w:tblInd w:w="648" w:type="dxa"/>
        <w:tblBorders>
          <w:left w:val="single" w:sz="4" w:space="0" w:color="auto"/>
          <w:bottom w:val="single" w:sz="4" w:space="0" w:color="auto"/>
          <w:right w:val="single" w:sz="4" w:space="0" w:color="auto"/>
          <w:insideH w:val="single" w:sz="4" w:space="0" w:color="auto"/>
          <w:insideV w:val="single" w:sz="4" w:space="0" w:color="auto"/>
        </w:tblBorders>
        <w:shd w:val="pct12" w:color="auto" w:fill="auto"/>
        <w:tblLook w:val="01E0" w:firstRow="1" w:lastRow="1" w:firstColumn="1" w:lastColumn="1" w:noHBand="0" w:noVBand="0"/>
      </w:tblPr>
      <w:tblGrid>
        <w:gridCol w:w="8845"/>
        <w:gridCol w:w="425"/>
      </w:tblGrid>
      <w:tr w:rsidR="005059E5" w:rsidRPr="00D46E05" w14:paraId="10DF33E0" w14:textId="77777777" w:rsidTr="005059E5">
        <w:trPr>
          <w:trHeight w:val="284"/>
        </w:trPr>
        <w:tc>
          <w:tcPr>
            <w:tcW w:w="8845" w:type="dxa"/>
            <w:shd w:val="clear" w:color="auto" w:fill="auto"/>
            <w:vAlign w:val="center"/>
          </w:tcPr>
          <w:p w14:paraId="2D09BBA3" w14:textId="77777777" w:rsidR="005059E5" w:rsidRPr="00D46E05" w:rsidRDefault="005059E5" w:rsidP="00AA13D8">
            <w:pPr>
              <w:tabs>
                <w:tab w:val="left" w:pos="243"/>
              </w:tabs>
              <w:rPr>
                <w:rFonts w:asciiTheme="minorHAnsi" w:hAnsiTheme="minorHAnsi" w:cstheme="minorHAnsi"/>
                <w:bCs/>
                <w:sz w:val="22"/>
                <w:szCs w:val="22"/>
              </w:rPr>
            </w:pPr>
            <w:r w:rsidRPr="00D46E05">
              <w:rPr>
                <w:rFonts w:asciiTheme="minorHAnsi" w:hAnsiTheme="minorHAnsi" w:cstheme="minorHAnsi"/>
                <w:sz w:val="22"/>
                <w:szCs w:val="22"/>
              </w:rPr>
              <w:tab/>
              <w:t>Written informed consent</w:t>
            </w:r>
          </w:p>
        </w:tc>
        <w:tc>
          <w:tcPr>
            <w:tcW w:w="425" w:type="dxa"/>
            <w:shd w:val="clear" w:color="auto" w:fill="auto"/>
            <w:vAlign w:val="center"/>
          </w:tcPr>
          <w:p w14:paraId="69703647" w14:textId="77777777" w:rsidR="005059E5" w:rsidRPr="00D46E05" w:rsidRDefault="005059E5" w:rsidP="00230CA3">
            <w:pPr>
              <w:rPr>
                <w:rFonts w:asciiTheme="minorHAnsi" w:hAnsiTheme="minorHAnsi" w:cstheme="minorHAnsi"/>
                <w:bCs/>
                <w:color w:val="000000"/>
                <w:sz w:val="22"/>
                <w:szCs w:val="22"/>
              </w:rPr>
            </w:pPr>
          </w:p>
        </w:tc>
      </w:tr>
      <w:tr w:rsidR="005059E5" w:rsidRPr="00D46E05" w14:paraId="78B7E44D" w14:textId="77777777" w:rsidTr="005059E5">
        <w:trPr>
          <w:trHeight w:val="284"/>
        </w:trPr>
        <w:tc>
          <w:tcPr>
            <w:tcW w:w="8845" w:type="dxa"/>
            <w:shd w:val="clear" w:color="auto" w:fill="CCC0D9"/>
            <w:vAlign w:val="center"/>
          </w:tcPr>
          <w:p w14:paraId="5DD5CDB9" w14:textId="77777777" w:rsidR="005059E5" w:rsidRPr="00D46E05" w:rsidRDefault="005059E5" w:rsidP="00AA13D8">
            <w:pPr>
              <w:tabs>
                <w:tab w:val="left" w:pos="243"/>
              </w:tabs>
              <w:rPr>
                <w:rFonts w:asciiTheme="minorHAnsi" w:hAnsiTheme="minorHAnsi" w:cstheme="minorHAnsi"/>
                <w:sz w:val="22"/>
                <w:szCs w:val="22"/>
              </w:rPr>
            </w:pPr>
            <w:r w:rsidRPr="00D46E05">
              <w:rPr>
                <w:rFonts w:asciiTheme="minorHAnsi" w:hAnsiTheme="minorHAnsi" w:cstheme="minorHAnsi"/>
                <w:sz w:val="22"/>
                <w:szCs w:val="22"/>
              </w:rPr>
              <w:tab/>
              <w:t>Recorded informed consent</w:t>
            </w:r>
          </w:p>
        </w:tc>
        <w:tc>
          <w:tcPr>
            <w:tcW w:w="425" w:type="dxa"/>
            <w:shd w:val="clear" w:color="auto" w:fill="CCC0D9"/>
            <w:vAlign w:val="center"/>
          </w:tcPr>
          <w:p w14:paraId="6E4218A2" w14:textId="77777777" w:rsidR="005059E5" w:rsidRPr="00D46E05" w:rsidRDefault="005059E5" w:rsidP="00230CA3">
            <w:pPr>
              <w:rPr>
                <w:rFonts w:asciiTheme="minorHAnsi" w:hAnsiTheme="minorHAnsi" w:cstheme="minorHAnsi"/>
                <w:bCs/>
                <w:color w:val="000000"/>
                <w:sz w:val="22"/>
                <w:szCs w:val="22"/>
              </w:rPr>
            </w:pPr>
          </w:p>
        </w:tc>
      </w:tr>
      <w:tr w:rsidR="005059E5" w:rsidRPr="00D46E05" w14:paraId="38292E5C" w14:textId="77777777" w:rsidTr="005059E5">
        <w:trPr>
          <w:trHeight w:val="284"/>
        </w:trPr>
        <w:tc>
          <w:tcPr>
            <w:tcW w:w="8845" w:type="dxa"/>
            <w:shd w:val="clear" w:color="auto" w:fill="auto"/>
            <w:vAlign w:val="center"/>
          </w:tcPr>
          <w:p w14:paraId="41BE5BED" w14:textId="77777777" w:rsidR="005059E5" w:rsidRPr="00D46E05" w:rsidRDefault="005059E5" w:rsidP="00AA13D8">
            <w:pPr>
              <w:tabs>
                <w:tab w:val="left" w:pos="243"/>
              </w:tabs>
              <w:rPr>
                <w:rFonts w:asciiTheme="minorHAnsi" w:hAnsiTheme="minorHAnsi" w:cstheme="minorHAnsi"/>
                <w:sz w:val="22"/>
                <w:szCs w:val="22"/>
              </w:rPr>
            </w:pPr>
            <w:r w:rsidRPr="00D46E05">
              <w:rPr>
                <w:rFonts w:asciiTheme="minorHAnsi" w:hAnsiTheme="minorHAnsi" w:cstheme="minorHAnsi"/>
                <w:sz w:val="22"/>
                <w:szCs w:val="22"/>
              </w:rPr>
              <w:tab/>
              <w:t>Parent, Guardian or Carer consent</w:t>
            </w:r>
          </w:p>
        </w:tc>
        <w:tc>
          <w:tcPr>
            <w:tcW w:w="425" w:type="dxa"/>
            <w:shd w:val="clear" w:color="auto" w:fill="auto"/>
            <w:vAlign w:val="center"/>
          </w:tcPr>
          <w:p w14:paraId="3ED979F9" w14:textId="77777777" w:rsidR="005059E5" w:rsidRPr="00D46E05" w:rsidRDefault="005059E5" w:rsidP="00230CA3">
            <w:pPr>
              <w:rPr>
                <w:rFonts w:asciiTheme="minorHAnsi" w:hAnsiTheme="minorHAnsi" w:cstheme="minorHAnsi"/>
                <w:bCs/>
                <w:color w:val="000000"/>
                <w:sz w:val="22"/>
                <w:szCs w:val="22"/>
              </w:rPr>
            </w:pPr>
          </w:p>
        </w:tc>
      </w:tr>
      <w:tr w:rsidR="005059E5" w:rsidRPr="00D46E05" w14:paraId="01FD30D8" w14:textId="77777777" w:rsidTr="005059E5">
        <w:trPr>
          <w:trHeight w:val="284"/>
        </w:trPr>
        <w:tc>
          <w:tcPr>
            <w:tcW w:w="8845" w:type="dxa"/>
            <w:shd w:val="clear" w:color="auto" w:fill="CCC0D9"/>
            <w:vAlign w:val="center"/>
          </w:tcPr>
          <w:p w14:paraId="1EE43E4A" w14:textId="77777777" w:rsidR="005059E5" w:rsidRPr="00D46E05" w:rsidRDefault="005059E5" w:rsidP="00AA13D8">
            <w:pPr>
              <w:tabs>
                <w:tab w:val="left" w:pos="243"/>
              </w:tabs>
              <w:rPr>
                <w:rFonts w:asciiTheme="minorHAnsi" w:hAnsiTheme="minorHAnsi" w:cstheme="minorHAnsi"/>
                <w:sz w:val="22"/>
                <w:szCs w:val="22"/>
              </w:rPr>
            </w:pPr>
            <w:r w:rsidRPr="00D46E05">
              <w:rPr>
                <w:rFonts w:asciiTheme="minorHAnsi" w:hAnsiTheme="minorHAnsi" w:cstheme="minorHAnsi"/>
                <w:sz w:val="22"/>
                <w:szCs w:val="22"/>
              </w:rPr>
              <w:tab/>
              <w:t>Child’s assent with parent or guardian consent</w:t>
            </w:r>
          </w:p>
        </w:tc>
        <w:tc>
          <w:tcPr>
            <w:tcW w:w="425" w:type="dxa"/>
            <w:shd w:val="clear" w:color="auto" w:fill="CCC0D9"/>
            <w:vAlign w:val="center"/>
          </w:tcPr>
          <w:p w14:paraId="35365F92" w14:textId="77777777" w:rsidR="005059E5" w:rsidRPr="00D46E05" w:rsidRDefault="005059E5" w:rsidP="00230CA3">
            <w:pPr>
              <w:rPr>
                <w:rFonts w:asciiTheme="minorHAnsi" w:hAnsiTheme="minorHAnsi" w:cstheme="minorHAnsi"/>
                <w:bCs/>
                <w:color w:val="000000"/>
                <w:sz w:val="22"/>
                <w:szCs w:val="22"/>
              </w:rPr>
            </w:pPr>
          </w:p>
        </w:tc>
      </w:tr>
      <w:tr w:rsidR="005059E5" w:rsidRPr="00D46E05" w14:paraId="070BCCB8" w14:textId="77777777" w:rsidTr="005059E5">
        <w:trPr>
          <w:trHeight w:val="284"/>
        </w:trPr>
        <w:tc>
          <w:tcPr>
            <w:tcW w:w="8845" w:type="dxa"/>
            <w:shd w:val="clear" w:color="auto" w:fill="auto"/>
            <w:vAlign w:val="center"/>
          </w:tcPr>
          <w:p w14:paraId="694788E9" w14:textId="77777777" w:rsidR="005059E5" w:rsidRPr="00D46E05" w:rsidRDefault="005059E5" w:rsidP="00AA13D8">
            <w:pPr>
              <w:tabs>
                <w:tab w:val="left" w:pos="243"/>
              </w:tabs>
              <w:rPr>
                <w:rFonts w:asciiTheme="minorHAnsi" w:hAnsiTheme="minorHAnsi" w:cstheme="minorHAnsi"/>
                <w:sz w:val="22"/>
                <w:szCs w:val="22"/>
              </w:rPr>
            </w:pPr>
            <w:r w:rsidRPr="00D46E05">
              <w:rPr>
                <w:rFonts w:asciiTheme="minorHAnsi" w:hAnsiTheme="minorHAnsi" w:cstheme="minorHAnsi"/>
                <w:sz w:val="22"/>
                <w:szCs w:val="22"/>
              </w:rPr>
              <w:tab/>
              <w:t>Young persons (16-17 years) consent</w:t>
            </w:r>
          </w:p>
        </w:tc>
        <w:tc>
          <w:tcPr>
            <w:tcW w:w="425" w:type="dxa"/>
            <w:shd w:val="clear" w:color="auto" w:fill="auto"/>
            <w:vAlign w:val="center"/>
          </w:tcPr>
          <w:p w14:paraId="785C468F" w14:textId="77777777" w:rsidR="005059E5" w:rsidRPr="00D46E05" w:rsidRDefault="005059E5" w:rsidP="00230CA3">
            <w:pPr>
              <w:rPr>
                <w:rFonts w:asciiTheme="minorHAnsi" w:hAnsiTheme="minorHAnsi" w:cstheme="minorHAnsi"/>
                <w:bCs/>
                <w:color w:val="000000"/>
                <w:sz w:val="22"/>
                <w:szCs w:val="22"/>
              </w:rPr>
            </w:pPr>
          </w:p>
        </w:tc>
      </w:tr>
      <w:tr w:rsidR="005059E5" w:rsidRPr="00D46E05" w14:paraId="4C69E07B" w14:textId="77777777" w:rsidTr="005059E5">
        <w:trPr>
          <w:trHeight w:val="284"/>
        </w:trPr>
        <w:tc>
          <w:tcPr>
            <w:tcW w:w="8845" w:type="dxa"/>
            <w:shd w:val="clear" w:color="auto" w:fill="CCC0D9"/>
            <w:vAlign w:val="center"/>
          </w:tcPr>
          <w:p w14:paraId="6AB9708E" w14:textId="77777777" w:rsidR="005059E5" w:rsidRPr="00D46E05" w:rsidRDefault="005059E5" w:rsidP="00AA13D8">
            <w:pPr>
              <w:tabs>
                <w:tab w:val="left" w:pos="243"/>
              </w:tabs>
              <w:rPr>
                <w:rFonts w:asciiTheme="minorHAnsi" w:hAnsiTheme="minorHAnsi" w:cstheme="minorHAnsi"/>
                <w:sz w:val="22"/>
                <w:szCs w:val="22"/>
              </w:rPr>
            </w:pPr>
            <w:r w:rsidRPr="00D46E05">
              <w:rPr>
                <w:rFonts w:asciiTheme="minorHAnsi" w:hAnsiTheme="minorHAnsi" w:cstheme="minorHAnsi"/>
                <w:sz w:val="22"/>
                <w:szCs w:val="22"/>
              </w:rPr>
              <w:tab/>
              <w:t>Implied consent</w:t>
            </w:r>
          </w:p>
        </w:tc>
        <w:tc>
          <w:tcPr>
            <w:tcW w:w="425" w:type="dxa"/>
            <w:shd w:val="clear" w:color="auto" w:fill="CCC0D9"/>
            <w:vAlign w:val="center"/>
          </w:tcPr>
          <w:p w14:paraId="671FDCE3" w14:textId="04D74758" w:rsidR="005059E5" w:rsidRPr="00D46E05" w:rsidRDefault="00465393" w:rsidP="00230CA3">
            <w:pPr>
              <w:rPr>
                <w:rFonts w:asciiTheme="minorHAnsi" w:hAnsiTheme="minorHAnsi" w:cstheme="minorHAnsi"/>
                <w:bCs/>
                <w:color w:val="000000"/>
                <w:sz w:val="22"/>
                <w:szCs w:val="22"/>
              </w:rPr>
            </w:pPr>
            <w:r>
              <w:rPr>
                <w:rFonts w:asciiTheme="minorHAnsi" w:hAnsiTheme="minorHAnsi" w:cstheme="minorHAnsi"/>
                <w:bCs/>
                <w:color w:val="000000"/>
                <w:sz w:val="22"/>
                <w:szCs w:val="22"/>
              </w:rPr>
              <w:t>X</w:t>
            </w:r>
          </w:p>
        </w:tc>
      </w:tr>
      <w:tr w:rsidR="005059E5" w:rsidRPr="00D46E05" w14:paraId="30D1DB25" w14:textId="77777777" w:rsidTr="005059E5">
        <w:trPr>
          <w:trHeight w:val="284"/>
        </w:trPr>
        <w:tc>
          <w:tcPr>
            <w:tcW w:w="8845" w:type="dxa"/>
            <w:shd w:val="clear" w:color="auto" w:fill="auto"/>
            <w:vAlign w:val="center"/>
          </w:tcPr>
          <w:p w14:paraId="14D5BDBB" w14:textId="77777777" w:rsidR="005059E5" w:rsidRPr="00D46E05" w:rsidRDefault="005059E5" w:rsidP="00AA13D8">
            <w:pPr>
              <w:tabs>
                <w:tab w:val="left" w:pos="243"/>
              </w:tabs>
              <w:rPr>
                <w:rFonts w:asciiTheme="minorHAnsi" w:hAnsiTheme="minorHAnsi" w:cstheme="minorHAnsi"/>
                <w:sz w:val="22"/>
                <w:szCs w:val="22"/>
              </w:rPr>
            </w:pPr>
            <w:r w:rsidRPr="00D46E05">
              <w:rPr>
                <w:rFonts w:asciiTheme="minorHAnsi" w:hAnsiTheme="minorHAnsi" w:cstheme="minorHAnsi"/>
                <w:sz w:val="22"/>
                <w:szCs w:val="22"/>
              </w:rPr>
              <w:tab/>
              <w:t>Retrospective consent</w:t>
            </w:r>
          </w:p>
        </w:tc>
        <w:tc>
          <w:tcPr>
            <w:tcW w:w="425" w:type="dxa"/>
            <w:shd w:val="clear" w:color="auto" w:fill="auto"/>
            <w:vAlign w:val="center"/>
          </w:tcPr>
          <w:p w14:paraId="66DC69C0" w14:textId="77777777" w:rsidR="005059E5" w:rsidRPr="00D46E05" w:rsidRDefault="005059E5" w:rsidP="00230CA3">
            <w:pPr>
              <w:rPr>
                <w:rFonts w:asciiTheme="minorHAnsi" w:hAnsiTheme="minorHAnsi" w:cstheme="minorHAnsi"/>
                <w:bCs/>
                <w:color w:val="000000"/>
                <w:sz w:val="22"/>
                <w:szCs w:val="22"/>
              </w:rPr>
            </w:pPr>
          </w:p>
        </w:tc>
      </w:tr>
      <w:tr w:rsidR="005059E5" w:rsidRPr="00D46E05" w14:paraId="290B5795" w14:textId="77777777" w:rsidTr="005059E5">
        <w:trPr>
          <w:trHeight w:val="284"/>
        </w:trPr>
        <w:tc>
          <w:tcPr>
            <w:tcW w:w="8845" w:type="dxa"/>
            <w:shd w:val="clear" w:color="auto" w:fill="CCC0D9"/>
            <w:vAlign w:val="center"/>
          </w:tcPr>
          <w:p w14:paraId="7DD0DF99" w14:textId="77777777" w:rsidR="005059E5" w:rsidRPr="00D46E05" w:rsidRDefault="005059E5" w:rsidP="00AA13D8">
            <w:pPr>
              <w:tabs>
                <w:tab w:val="left" w:pos="243"/>
              </w:tabs>
              <w:rPr>
                <w:rFonts w:asciiTheme="minorHAnsi" w:hAnsiTheme="minorHAnsi" w:cstheme="minorHAnsi"/>
                <w:sz w:val="22"/>
                <w:szCs w:val="22"/>
              </w:rPr>
            </w:pPr>
            <w:r w:rsidRPr="00D46E05">
              <w:rPr>
                <w:rFonts w:asciiTheme="minorHAnsi" w:hAnsiTheme="minorHAnsi" w:cstheme="minorHAnsi"/>
                <w:sz w:val="22"/>
                <w:szCs w:val="22"/>
              </w:rPr>
              <w:tab/>
              <w:t>Waiver of informed consent obtained</w:t>
            </w:r>
          </w:p>
        </w:tc>
        <w:tc>
          <w:tcPr>
            <w:tcW w:w="425" w:type="dxa"/>
            <w:shd w:val="clear" w:color="auto" w:fill="CCC0D9"/>
            <w:vAlign w:val="center"/>
          </w:tcPr>
          <w:p w14:paraId="511EE385" w14:textId="77777777" w:rsidR="005059E5" w:rsidRPr="00D46E05" w:rsidRDefault="005059E5" w:rsidP="00230CA3">
            <w:pPr>
              <w:rPr>
                <w:rFonts w:asciiTheme="minorHAnsi" w:hAnsiTheme="minorHAnsi" w:cstheme="minorHAnsi"/>
                <w:bCs/>
                <w:color w:val="000000"/>
                <w:sz w:val="22"/>
                <w:szCs w:val="22"/>
              </w:rPr>
            </w:pPr>
          </w:p>
        </w:tc>
      </w:tr>
      <w:tr w:rsidR="005059E5" w:rsidRPr="00D46E05" w14:paraId="0DE2D97D" w14:textId="77777777" w:rsidTr="005059E5">
        <w:trPr>
          <w:trHeight w:val="284"/>
        </w:trPr>
        <w:tc>
          <w:tcPr>
            <w:tcW w:w="8845" w:type="dxa"/>
            <w:shd w:val="clear" w:color="auto" w:fill="auto"/>
            <w:vAlign w:val="center"/>
          </w:tcPr>
          <w:p w14:paraId="332BC90B" w14:textId="77777777" w:rsidR="005059E5" w:rsidRPr="00D46E05" w:rsidRDefault="005059E5" w:rsidP="00AA13D8">
            <w:pPr>
              <w:tabs>
                <w:tab w:val="left" w:pos="243"/>
              </w:tabs>
              <w:rPr>
                <w:rFonts w:asciiTheme="minorHAnsi" w:hAnsiTheme="minorHAnsi" w:cstheme="minorHAnsi"/>
                <w:sz w:val="22"/>
                <w:szCs w:val="22"/>
              </w:rPr>
            </w:pPr>
            <w:r w:rsidRPr="00D46E05">
              <w:rPr>
                <w:rFonts w:asciiTheme="minorHAnsi" w:hAnsiTheme="minorHAnsi" w:cstheme="minorHAnsi"/>
                <w:sz w:val="22"/>
                <w:szCs w:val="22"/>
              </w:rPr>
              <w:tab/>
              <w:t>Waiver of parent or guardian consent obtained</w:t>
            </w:r>
          </w:p>
        </w:tc>
        <w:tc>
          <w:tcPr>
            <w:tcW w:w="425" w:type="dxa"/>
            <w:shd w:val="clear" w:color="auto" w:fill="auto"/>
            <w:vAlign w:val="center"/>
          </w:tcPr>
          <w:p w14:paraId="31CC83A3" w14:textId="77777777" w:rsidR="005059E5" w:rsidRPr="00D46E05" w:rsidRDefault="005059E5" w:rsidP="00230CA3">
            <w:pPr>
              <w:rPr>
                <w:rFonts w:asciiTheme="minorHAnsi" w:hAnsiTheme="minorHAnsi" w:cstheme="minorHAnsi"/>
                <w:bCs/>
                <w:color w:val="000000"/>
                <w:sz w:val="22"/>
                <w:szCs w:val="22"/>
              </w:rPr>
            </w:pPr>
          </w:p>
        </w:tc>
      </w:tr>
      <w:tr w:rsidR="005059E5" w:rsidRPr="00D46E05" w14:paraId="3D716581" w14:textId="77777777" w:rsidTr="005059E5">
        <w:trPr>
          <w:trHeight w:val="284"/>
        </w:trPr>
        <w:tc>
          <w:tcPr>
            <w:tcW w:w="8845" w:type="dxa"/>
            <w:shd w:val="clear" w:color="auto" w:fill="CCC0D9"/>
            <w:vAlign w:val="center"/>
          </w:tcPr>
          <w:p w14:paraId="52BE38A5" w14:textId="77777777" w:rsidR="005059E5" w:rsidRPr="00D46E05" w:rsidRDefault="005059E5" w:rsidP="00B658A3">
            <w:pPr>
              <w:tabs>
                <w:tab w:val="left" w:pos="243"/>
              </w:tabs>
              <w:ind w:left="232"/>
              <w:rPr>
                <w:rFonts w:asciiTheme="minorHAnsi" w:hAnsiTheme="minorHAnsi" w:cstheme="minorHAnsi"/>
                <w:sz w:val="22"/>
                <w:szCs w:val="22"/>
              </w:rPr>
            </w:pPr>
            <w:r w:rsidRPr="00D46E05">
              <w:rPr>
                <w:rFonts w:asciiTheme="minorHAnsi" w:hAnsiTheme="minorHAnsi" w:cstheme="minorHAnsi"/>
                <w:sz w:val="22"/>
                <w:szCs w:val="22"/>
              </w:rPr>
              <w:tab/>
              <w:t xml:space="preserve">Existing consent </w:t>
            </w:r>
            <w:r w:rsidRPr="00D46E05">
              <w:rPr>
                <w:rFonts w:asciiTheme="minorHAnsi" w:hAnsiTheme="minorHAnsi" w:cstheme="minorHAnsi"/>
                <w:i/>
                <w:sz w:val="22"/>
                <w:szCs w:val="22"/>
              </w:rPr>
              <w:t>(provide details below &amp; add a copy of the document used)</w:t>
            </w:r>
          </w:p>
        </w:tc>
        <w:tc>
          <w:tcPr>
            <w:tcW w:w="425" w:type="dxa"/>
            <w:shd w:val="clear" w:color="auto" w:fill="CCC0D9"/>
            <w:vAlign w:val="center"/>
          </w:tcPr>
          <w:p w14:paraId="66900089" w14:textId="77777777" w:rsidR="005059E5" w:rsidRPr="00D46E05" w:rsidRDefault="005059E5" w:rsidP="00230CA3">
            <w:pPr>
              <w:rPr>
                <w:rFonts w:asciiTheme="minorHAnsi" w:hAnsiTheme="minorHAnsi" w:cstheme="minorHAnsi"/>
                <w:bCs/>
                <w:color w:val="000000"/>
                <w:sz w:val="22"/>
                <w:szCs w:val="22"/>
              </w:rPr>
            </w:pPr>
          </w:p>
        </w:tc>
      </w:tr>
      <w:tr w:rsidR="005059E5" w:rsidRPr="00D46E05" w14:paraId="0CBA4E32" w14:textId="77777777" w:rsidTr="005059E5">
        <w:trPr>
          <w:trHeight w:val="284"/>
        </w:trPr>
        <w:tc>
          <w:tcPr>
            <w:tcW w:w="8845" w:type="dxa"/>
            <w:shd w:val="clear" w:color="auto" w:fill="FFFFFF"/>
            <w:vAlign w:val="center"/>
          </w:tcPr>
          <w:p w14:paraId="424FE89E" w14:textId="77777777" w:rsidR="005059E5" w:rsidRPr="00D46E05" w:rsidRDefault="005059E5" w:rsidP="00D24D69">
            <w:pPr>
              <w:tabs>
                <w:tab w:val="left" w:pos="243"/>
              </w:tabs>
              <w:rPr>
                <w:rFonts w:asciiTheme="minorHAnsi" w:hAnsiTheme="minorHAnsi" w:cstheme="minorHAnsi"/>
                <w:sz w:val="22"/>
                <w:szCs w:val="22"/>
              </w:rPr>
            </w:pPr>
            <w:r w:rsidRPr="00D46E05">
              <w:rPr>
                <w:rFonts w:asciiTheme="minorHAnsi" w:hAnsiTheme="minorHAnsi" w:cstheme="minorHAnsi"/>
                <w:sz w:val="22"/>
                <w:szCs w:val="22"/>
              </w:rPr>
              <w:tab/>
              <w:t xml:space="preserve">Other </w:t>
            </w:r>
            <w:r w:rsidRPr="00D46E05">
              <w:rPr>
                <w:rFonts w:asciiTheme="minorHAnsi" w:hAnsiTheme="minorHAnsi" w:cstheme="minorHAnsi"/>
                <w:i/>
                <w:sz w:val="22"/>
                <w:szCs w:val="22"/>
              </w:rPr>
              <w:t>(please specify)</w:t>
            </w:r>
          </w:p>
        </w:tc>
        <w:tc>
          <w:tcPr>
            <w:tcW w:w="425" w:type="dxa"/>
            <w:shd w:val="clear" w:color="auto" w:fill="FFFFFF"/>
            <w:vAlign w:val="center"/>
          </w:tcPr>
          <w:p w14:paraId="0E9BDEAD" w14:textId="77777777" w:rsidR="005059E5" w:rsidRPr="00D46E05" w:rsidRDefault="005059E5" w:rsidP="00230CA3">
            <w:pPr>
              <w:rPr>
                <w:rFonts w:asciiTheme="minorHAnsi" w:hAnsiTheme="minorHAnsi" w:cstheme="minorHAnsi"/>
                <w:bCs/>
                <w:color w:val="000000"/>
                <w:sz w:val="22"/>
                <w:szCs w:val="22"/>
              </w:rPr>
            </w:pPr>
          </w:p>
        </w:tc>
      </w:tr>
      <w:tr w:rsidR="005059E5" w:rsidRPr="00D46E05" w14:paraId="6BC92691" w14:textId="77777777" w:rsidTr="00240084">
        <w:tblPrEx>
          <w:tblBorders>
            <w:top w:val="single" w:sz="4" w:space="0" w:color="auto"/>
          </w:tblBorders>
          <w:tblLook w:val="0000" w:firstRow="0" w:lastRow="0" w:firstColumn="0" w:lastColumn="0" w:noHBand="0" w:noVBand="0"/>
        </w:tblPrEx>
        <w:tc>
          <w:tcPr>
            <w:tcW w:w="9270" w:type="dxa"/>
            <w:gridSpan w:val="2"/>
            <w:shd w:val="clear" w:color="auto" w:fill="CCC0D9"/>
          </w:tcPr>
          <w:p w14:paraId="6256823E" w14:textId="77777777" w:rsidR="005059E5" w:rsidRPr="00D46E05" w:rsidRDefault="005059E5" w:rsidP="00427BF8">
            <w:pPr>
              <w:rPr>
                <w:rFonts w:asciiTheme="minorHAnsi" w:hAnsiTheme="minorHAnsi" w:cstheme="minorHAnsi"/>
                <w:b/>
                <w:sz w:val="22"/>
                <w:szCs w:val="22"/>
              </w:rPr>
            </w:pPr>
            <w:r w:rsidRPr="00D46E05">
              <w:rPr>
                <w:rFonts w:asciiTheme="minorHAnsi" w:hAnsiTheme="minorHAnsi" w:cstheme="minorHAnsi"/>
                <w:b/>
                <w:sz w:val="22"/>
                <w:szCs w:val="22"/>
              </w:rPr>
              <w:t>Please provide details of the consent process/es as listed above</w:t>
            </w:r>
          </w:p>
          <w:p w14:paraId="2BCF7990" w14:textId="5E3E7438" w:rsidR="005059E5" w:rsidRPr="00D46E05" w:rsidRDefault="005059E5" w:rsidP="00427BF8">
            <w:pPr>
              <w:rPr>
                <w:rFonts w:asciiTheme="minorHAnsi" w:hAnsiTheme="minorHAnsi" w:cstheme="minorHAnsi"/>
                <w:sz w:val="22"/>
                <w:szCs w:val="22"/>
              </w:rPr>
            </w:pPr>
            <w:r w:rsidRPr="00D46E05">
              <w:rPr>
                <w:rFonts w:asciiTheme="minorHAnsi" w:hAnsiTheme="minorHAnsi" w:cstheme="minorHAnsi"/>
                <w:sz w:val="22"/>
                <w:szCs w:val="22"/>
              </w:rPr>
              <w:t xml:space="preserve"> </w:t>
            </w:r>
            <w:r w:rsidR="003E4FAB">
              <w:rPr>
                <w:rFonts w:asciiTheme="minorHAnsi" w:hAnsiTheme="minorHAnsi" w:cstheme="minorHAnsi"/>
                <w:sz w:val="22"/>
                <w:szCs w:val="22"/>
              </w:rPr>
              <w:t>Participants will read the online information sheet and click the “I agree to participate” option in order</w:t>
            </w:r>
            <w:r w:rsidR="00BB04B3">
              <w:rPr>
                <w:rFonts w:asciiTheme="minorHAnsi" w:hAnsiTheme="minorHAnsi" w:cstheme="minorHAnsi"/>
                <w:sz w:val="22"/>
                <w:szCs w:val="22"/>
              </w:rPr>
              <w:t xml:space="preserve"> to proceed to the survey questions. Implied consent will be assumed if this is done. </w:t>
            </w:r>
          </w:p>
          <w:p w14:paraId="51775883" w14:textId="77777777" w:rsidR="00240084" w:rsidRPr="00D46E05" w:rsidRDefault="00240084" w:rsidP="00427BF8">
            <w:pPr>
              <w:rPr>
                <w:rFonts w:asciiTheme="minorHAnsi" w:hAnsiTheme="minorHAnsi" w:cstheme="minorHAnsi"/>
                <w:sz w:val="22"/>
                <w:szCs w:val="22"/>
              </w:rPr>
            </w:pPr>
          </w:p>
          <w:p w14:paraId="6A8B7334" w14:textId="77777777" w:rsidR="00240084" w:rsidRPr="00D46E05" w:rsidRDefault="00240084" w:rsidP="00427BF8">
            <w:pPr>
              <w:rPr>
                <w:rFonts w:asciiTheme="minorHAnsi" w:hAnsiTheme="minorHAnsi" w:cstheme="minorHAnsi"/>
                <w:sz w:val="22"/>
                <w:szCs w:val="22"/>
              </w:rPr>
            </w:pPr>
          </w:p>
          <w:p w14:paraId="02CF7506" w14:textId="77777777" w:rsidR="00240084" w:rsidRPr="00D46E05" w:rsidRDefault="00240084" w:rsidP="00427BF8">
            <w:pPr>
              <w:rPr>
                <w:rFonts w:asciiTheme="minorHAnsi" w:hAnsiTheme="minorHAnsi" w:cstheme="minorHAnsi"/>
                <w:color w:val="000000"/>
                <w:sz w:val="22"/>
                <w:szCs w:val="22"/>
              </w:rPr>
            </w:pPr>
          </w:p>
        </w:tc>
      </w:tr>
    </w:tbl>
    <w:p w14:paraId="1ED97C25" w14:textId="77777777" w:rsidR="004D669E" w:rsidRPr="00D46E05" w:rsidRDefault="004D669E" w:rsidP="00795D46">
      <w:pPr>
        <w:rPr>
          <w:rFonts w:asciiTheme="minorHAnsi" w:hAnsiTheme="minorHAnsi" w:cstheme="minorHAnsi"/>
          <w:sz w:val="22"/>
          <w:szCs w:val="22"/>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2" w:color="auto" w:fill="auto"/>
        <w:tblLook w:val="01E0" w:firstRow="1" w:lastRow="1" w:firstColumn="1" w:lastColumn="1" w:noHBand="0" w:noVBand="0"/>
      </w:tblPr>
      <w:tblGrid>
        <w:gridCol w:w="648"/>
        <w:gridCol w:w="9270"/>
      </w:tblGrid>
      <w:tr w:rsidR="005059E5" w:rsidRPr="00D46E05" w14:paraId="4E9369F5" w14:textId="77777777" w:rsidTr="005059E5">
        <w:trPr>
          <w:trHeight w:val="576"/>
        </w:trPr>
        <w:tc>
          <w:tcPr>
            <w:tcW w:w="648" w:type="dxa"/>
            <w:tcBorders>
              <w:top w:val="single" w:sz="4" w:space="0" w:color="auto"/>
              <w:left w:val="single" w:sz="4" w:space="0" w:color="auto"/>
              <w:bottom w:val="single" w:sz="4" w:space="0" w:color="auto"/>
              <w:right w:val="single" w:sz="4" w:space="0" w:color="auto"/>
            </w:tcBorders>
            <w:shd w:val="clear" w:color="auto" w:fill="C6D9F1"/>
          </w:tcPr>
          <w:p w14:paraId="187C5E67" w14:textId="77777777" w:rsidR="005059E5" w:rsidRPr="00D46E05" w:rsidRDefault="005059E5" w:rsidP="00E84FF0">
            <w:pPr>
              <w:spacing w:before="120"/>
              <w:rPr>
                <w:rFonts w:asciiTheme="minorHAnsi" w:hAnsiTheme="minorHAnsi" w:cstheme="minorHAnsi"/>
                <w:b/>
                <w:sz w:val="22"/>
                <w:szCs w:val="22"/>
              </w:rPr>
            </w:pPr>
            <w:r w:rsidRPr="00D46E05">
              <w:rPr>
                <w:rFonts w:asciiTheme="minorHAnsi" w:hAnsiTheme="minorHAnsi" w:cstheme="minorHAnsi"/>
                <w:b/>
                <w:sz w:val="22"/>
                <w:szCs w:val="22"/>
              </w:rPr>
              <w:t>E7</w:t>
            </w:r>
          </w:p>
        </w:tc>
        <w:tc>
          <w:tcPr>
            <w:tcW w:w="9270" w:type="dxa"/>
            <w:tcBorders>
              <w:top w:val="single" w:sz="4" w:space="0" w:color="auto"/>
              <w:left w:val="single" w:sz="4" w:space="0" w:color="auto"/>
              <w:bottom w:val="single" w:sz="4" w:space="0" w:color="auto"/>
              <w:right w:val="single" w:sz="4" w:space="0" w:color="auto"/>
            </w:tcBorders>
            <w:shd w:val="clear" w:color="auto" w:fill="C6D9F1"/>
            <w:vAlign w:val="center"/>
          </w:tcPr>
          <w:p w14:paraId="763E496A" w14:textId="77777777" w:rsidR="005059E5" w:rsidRPr="00D46E05" w:rsidRDefault="005059E5" w:rsidP="00E84FF0">
            <w:pPr>
              <w:rPr>
                <w:rFonts w:asciiTheme="minorHAnsi" w:hAnsiTheme="minorHAnsi" w:cstheme="minorHAnsi"/>
                <w:bCs/>
                <w:vanish/>
                <w:color w:val="0000FF"/>
                <w:sz w:val="22"/>
                <w:szCs w:val="22"/>
              </w:rPr>
            </w:pPr>
            <w:r w:rsidRPr="00D46E05">
              <w:rPr>
                <w:rFonts w:asciiTheme="minorHAnsi" w:hAnsiTheme="minorHAnsi" w:cstheme="minorHAnsi"/>
                <w:b/>
                <w:bCs/>
                <w:sz w:val="22"/>
                <w:szCs w:val="22"/>
              </w:rPr>
              <w:t>Communication of results or reporting</w:t>
            </w:r>
            <w:r w:rsidRPr="00D46E05">
              <w:rPr>
                <w:rFonts w:asciiTheme="minorHAnsi" w:hAnsiTheme="minorHAnsi" w:cstheme="minorHAnsi"/>
                <w:b/>
                <w:bCs/>
                <w:color w:val="000000"/>
                <w:sz w:val="22"/>
                <w:szCs w:val="22"/>
              </w:rPr>
              <w:t xml:space="preserve">  </w:t>
            </w:r>
          </w:p>
        </w:tc>
      </w:tr>
    </w:tbl>
    <w:p w14:paraId="0854BEFD" w14:textId="77777777" w:rsidR="005059E5" w:rsidRPr="00D46E05" w:rsidRDefault="005059E5" w:rsidP="005059E5">
      <w:pPr>
        <w:ind w:left="567"/>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Provide details of how the results of the research will be reported / disseminated, including the appropriate provision of results to participants.  If relevant / required, please also provide details of any planned debriefing of participants.</w:t>
      </w:r>
    </w:p>
    <w:tbl>
      <w:tblPr>
        <w:tblW w:w="9270" w:type="dxa"/>
        <w:tblInd w:w="648" w:type="dxa"/>
        <w:tblBorders>
          <w:left w:val="single" w:sz="4" w:space="0" w:color="auto"/>
          <w:bottom w:val="single" w:sz="4" w:space="0" w:color="auto"/>
          <w:right w:val="single" w:sz="4" w:space="0" w:color="auto"/>
          <w:insideH w:val="single" w:sz="4" w:space="0" w:color="auto"/>
          <w:insideV w:val="single" w:sz="4" w:space="0" w:color="auto"/>
        </w:tblBorders>
        <w:shd w:val="pct12" w:color="auto" w:fill="auto"/>
        <w:tblLook w:val="01E0" w:firstRow="1" w:lastRow="1" w:firstColumn="1" w:lastColumn="1" w:noHBand="0" w:noVBand="0"/>
      </w:tblPr>
      <w:tblGrid>
        <w:gridCol w:w="8845"/>
        <w:gridCol w:w="425"/>
      </w:tblGrid>
      <w:tr w:rsidR="005059E5" w:rsidRPr="00D46E05" w14:paraId="414BC18E" w14:textId="77777777" w:rsidTr="005059E5">
        <w:trPr>
          <w:trHeight w:val="284"/>
        </w:trPr>
        <w:tc>
          <w:tcPr>
            <w:tcW w:w="8845" w:type="dxa"/>
            <w:shd w:val="clear" w:color="auto" w:fill="auto"/>
            <w:vAlign w:val="center"/>
          </w:tcPr>
          <w:p w14:paraId="362FA15D" w14:textId="77777777" w:rsidR="005059E5" w:rsidRPr="00D46E05" w:rsidRDefault="005059E5" w:rsidP="005059E5">
            <w:pPr>
              <w:tabs>
                <w:tab w:val="left" w:pos="243"/>
              </w:tabs>
              <w:rPr>
                <w:rFonts w:asciiTheme="minorHAnsi" w:hAnsiTheme="minorHAnsi" w:cstheme="minorHAnsi"/>
                <w:bCs/>
                <w:sz w:val="22"/>
                <w:szCs w:val="22"/>
              </w:rPr>
            </w:pPr>
            <w:r w:rsidRPr="00D46E05">
              <w:rPr>
                <w:rFonts w:asciiTheme="minorHAnsi" w:hAnsiTheme="minorHAnsi" w:cstheme="minorHAnsi"/>
                <w:sz w:val="22"/>
                <w:szCs w:val="22"/>
              </w:rPr>
              <w:tab/>
              <w:t>Thesis</w:t>
            </w:r>
          </w:p>
        </w:tc>
        <w:tc>
          <w:tcPr>
            <w:tcW w:w="425" w:type="dxa"/>
            <w:shd w:val="clear" w:color="auto" w:fill="auto"/>
            <w:vAlign w:val="center"/>
          </w:tcPr>
          <w:p w14:paraId="5C4E4221" w14:textId="77777777" w:rsidR="005059E5" w:rsidRPr="00D46E05" w:rsidRDefault="005059E5" w:rsidP="00E84FF0">
            <w:pPr>
              <w:rPr>
                <w:rFonts w:asciiTheme="minorHAnsi" w:hAnsiTheme="minorHAnsi" w:cstheme="minorHAnsi"/>
                <w:bCs/>
                <w:color w:val="000000"/>
                <w:sz w:val="22"/>
                <w:szCs w:val="22"/>
              </w:rPr>
            </w:pPr>
          </w:p>
        </w:tc>
      </w:tr>
      <w:tr w:rsidR="005059E5" w:rsidRPr="00D46E05" w14:paraId="10F3DD30" w14:textId="77777777" w:rsidTr="005059E5">
        <w:trPr>
          <w:trHeight w:val="284"/>
        </w:trPr>
        <w:tc>
          <w:tcPr>
            <w:tcW w:w="8845" w:type="dxa"/>
            <w:shd w:val="clear" w:color="auto" w:fill="CCC0D9"/>
            <w:vAlign w:val="center"/>
          </w:tcPr>
          <w:p w14:paraId="124D4F10" w14:textId="77777777" w:rsidR="005059E5" w:rsidRPr="00D46E05" w:rsidRDefault="005059E5" w:rsidP="005059E5">
            <w:pPr>
              <w:tabs>
                <w:tab w:val="left" w:pos="243"/>
              </w:tabs>
              <w:rPr>
                <w:rFonts w:asciiTheme="minorHAnsi" w:hAnsiTheme="minorHAnsi" w:cstheme="minorHAnsi"/>
                <w:sz w:val="22"/>
                <w:szCs w:val="22"/>
              </w:rPr>
            </w:pPr>
            <w:r w:rsidRPr="00D46E05">
              <w:rPr>
                <w:rFonts w:asciiTheme="minorHAnsi" w:hAnsiTheme="minorHAnsi" w:cstheme="minorHAnsi"/>
                <w:sz w:val="22"/>
                <w:szCs w:val="22"/>
              </w:rPr>
              <w:lastRenderedPageBreak/>
              <w:tab/>
              <w:t>Published in future journal articles</w:t>
            </w:r>
          </w:p>
        </w:tc>
        <w:tc>
          <w:tcPr>
            <w:tcW w:w="425" w:type="dxa"/>
            <w:shd w:val="clear" w:color="auto" w:fill="CCC0D9"/>
            <w:vAlign w:val="center"/>
          </w:tcPr>
          <w:p w14:paraId="3ADED08F" w14:textId="1CFD743E" w:rsidR="005059E5" w:rsidRPr="00D46E05" w:rsidRDefault="00BB04B3" w:rsidP="00E84FF0">
            <w:pPr>
              <w:rPr>
                <w:rFonts w:asciiTheme="minorHAnsi" w:hAnsiTheme="minorHAnsi" w:cstheme="minorHAnsi"/>
                <w:bCs/>
                <w:color w:val="000000"/>
                <w:sz w:val="22"/>
                <w:szCs w:val="22"/>
              </w:rPr>
            </w:pPr>
            <w:r>
              <w:rPr>
                <w:rFonts w:asciiTheme="minorHAnsi" w:hAnsiTheme="minorHAnsi" w:cstheme="minorHAnsi"/>
                <w:bCs/>
                <w:color w:val="000000"/>
                <w:sz w:val="22"/>
                <w:szCs w:val="22"/>
              </w:rPr>
              <w:t>X</w:t>
            </w:r>
          </w:p>
        </w:tc>
      </w:tr>
      <w:tr w:rsidR="005059E5" w:rsidRPr="00D46E05" w14:paraId="6C7AD138" w14:textId="77777777" w:rsidTr="005059E5">
        <w:trPr>
          <w:trHeight w:val="284"/>
        </w:trPr>
        <w:tc>
          <w:tcPr>
            <w:tcW w:w="8845" w:type="dxa"/>
            <w:shd w:val="clear" w:color="auto" w:fill="auto"/>
            <w:vAlign w:val="center"/>
          </w:tcPr>
          <w:p w14:paraId="767928BD" w14:textId="77777777" w:rsidR="005059E5" w:rsidRPr="00D46E05" w:rsidRDefault="005059E5" w:rsidP="005059E5">
            <w:pPr>
              <w:tabs>
                <w:tab w:val="left" w:pos="243"/>
              </w:tabs>
              <w:rPr>
                <w:rFonts w:asciiTheme="minorHAnsi" w:hAnsiTheme="minorHAnsi" w:cstheme="minorHAnsi"/>
                <w:sz w:val="22"/>
                <w:szCs w:val="22"/>
              </w:rPr>
            </w:pPr>
            <w:r w:rsidRPr="00D46E05">
              <w:rPr>
                <w:rFonts w:asciiTheme="minorHAnsi" w:hAnsiTheme="minorHAnsi" w:cstheme="minorHAnsi"/>
                <w:sz w:val="22"/>
                <w:szCs w:val="22"/>
              </w:rPr>
              <w:tab/>
              <w:t>Presented at conferences</w:t>
            </w:r>
          </w:p>
        </w:tc>
        <w:tc>
          <w:tcPr>
            <w:tcW w:w="425" w:type="dxa"/>
            <w:shd w:val="clear" w:color="auto" w:fill="auto"/>
            <w:vAlign w:val="center"/>
          </w:tcPr>
          <w:p w14:paraId="211CE49B" w14:textId="42613794" w:rsidR="005059E5" w:rsidRPr="00D46E05" w:rsidRDefault="00BB04B3" w:rsidP="00E84FF0">
            <w:pPr>
              <w:rPr>
                <w:rFonts w:asciiTheme="minorHAnsi" w:hAnsiTheme="minorHAnsi" w:cstheme="minorHAnsi"/>
                <w:bCs/>
                <w:color w:val="000000"/>
                <w:sz w:val="22"/>
                <w:szCs w:val="22"/>
              </w:rPr>
            </w:pPr>
            <w:r>
              <w:rPr>
                <w:rFonts w:asciiTheme="minorHAnsi" w:hAnsiTheme="minorHAnsi" w:cstheme="minorHAnsi"/>
                <w:bCs/>
                <w:color w:val="000000"/>
                <w:sz w:val="22"/>
                <w:szCs w:val="22"/>
              </w:rPr>
              <w:t>X</w:t>
            </w:r>
          </w:p>
        </w:tc>
      </w:tr>
      <w:tr w:rsidR="005059E5" w:rsidRPr="00D46E05" w14:paraId="280B964C" w14:textId="77777777" w:rsidTr="005059E5">
        <w:trPr>
          <w:trHeight w:val="284"/>
        </w:trPr>
        <w:tc>
          <w:tcPr>
            <w:tcW w:w="8845" w:type="dxa"/>
            <w:shd w:val="clear" w:color="auto" w:fill="FFFFFF"/>
            <w:vAlign w:val="center"/>
          </w:tcPr>
          <w:p w14:paraId="3EB9330D" w14:textId="77777777" w:rsidR="005059E5" w:rsidRPr="00D46E05" w:rsidRDefault="005059E5" w:rsidP="00E84FF0">
            <w:pPr>
              <w:tabs>
                <w:tab w:val="left" w:pos="243"/>
              </w:tabs>
              <w:rPr>
                <w:rFonts w:asciiTheme="minorHAnsi" w:hAnsiTheme="minorHAnsi" w:cstheme="minorHAnsi"/>
                <w:sz w:val="22"/>
                <w:szCs w:val="22"/>
              </w:rPr>
            </w:pPr>
            <w:r w:rsidRPr="00D46E05">
              <w:rPr>
                <w:rFonts w:asciiTheme="minorHAnsi" w:hAnsiTheme="minorHAnsi" w:cstheme="minorHAnsi"/>
                <w:sz w:val="22"/>
                <w:szCs w:val="22"/>
              </w:rPr>
              <w:tab/>
              <w:t xml:space="preserve">Other </w:t>
            </w:r>
            <w:r w:rsidRPr="00D46E05">
              <w:rPr>
                <w:rFonts w:asciiTheme="minorHAnsi" w:hAnsiTheme="minorHAnsi" w:cstheme="minorHAnsi"/>
                <w:i/>
                <w:sz w:val="22"/>
                <w:szCs w:val="22"/>
              </w:rPr>
              <w:t>(please specify below)</w:t>
            </w:r>
          </w:p>
        </w:tc>
        <w:tc>
          <w:tcPr>
            <w:tcW w:w="425" w:type="dxa"/>
            <w:shd w:val="clear" w:color="auto" w:fill="FFFFFF"/>
            <w:vAlign w:val="center"/>
          </w:tcPr>
          <w:p w14:paraId="61E84E2A" w14:textId="77777777" w:rsidR="005059E5" w:rsidRPr="00D46E05" w:rsidRDefault="005059E5" w:rsidP="00E84FF0">
            <w:pPr>
              <w:rPr>
                <w:rFonts w:asciiTheme="minorHAnsi" w:hAnsiTheme="minorHAnsi" w:cstheme="minorHAnsi"/>
                <w:bCs/>
                <w:color w:val="000000"/>
                <w:sz w:val="22"/>
                <w:szCs w:val="22"/>
              </w:rPr>
            </w:pPr>
          </w:p>
        </w:tc>
      </w:tr>
      <w:tr w:rsidR="005059E5" w:rsidRPr="00D46E05" w14:paraId="3DA63FA5" w14:textId="77777777" w:rsidTr="005059E5">
        <w:tblPrEx>
          <w:tblBorders>
            <w:top w:val="single" w:sz="4" w:space="0" w:color="auto"/>
          </w:tblBorders>
          <w:tblLook w:val="0000" w:firstRow="0" w:lastRow="0" w:firstColumn="0" w:lastColumn="0" w:noHBand="0" w:noVBand="0"/>
        </w:tblPrEx>
        <w:tc>
          <w:tcPr>
            <w:tcW w:w="9270" w:type="dxa"/>
            <w:gridSpan w:val="2"/>
            <w:shd w:val="clear" w:color="auto" w:fill="CCC0D9"/>
          </w:tcPr>
          <w:p w14:paraId="5F91B0CF" w14:textId="77777777" w:rsidR="005059E5" w:rsidRPr="00D46E05" w:rsidRDefault="005059E5" w:rsidP="00E84FF0">
            <w:pPr>
              <w:rPr>
                <w:rFonts w:asciiTheme="minorHAnsi" w:hAnsiTheme="minorHAnsi" w:cstheme="minorHAnsi"/>
                <w:sz w:val="22"/>
                <w:szCs w:val="22"/>
              </w:rPr>
            </w:pPr>
            <w:r w:rsidRPr="00D46E05">
              <w:rPr>
                <w:rFonts w:asciiTheme="minorHAnsi" w:hAnsiTheme="minorHAnsi" w:cstheme="minorHAnsi"/>
                <w:b/>
                <w:sz w:val="22"/>
                <w:szCs w:val="22"/>
              </w:rPr>
              <w:t>Please provide details</w:t>
            </w:r>
            <w:r w:rsidR="00E84FF0" w:rsidRPr="00D46E05">
              <w:rPr>
                <w:rFonts w:asciiTheme="minorHAnsi" w:hAnsiTheme="minorHAnsi" w:cstheme="minorHAnsi"/>
                <w:b/>
                <w:sz w:val="22"/>
                <w:szCs w:val="22"/>
              </w:rPr>
              <w:t xml:space="preserve"> for ‘Other’</w:t>
            </w:r>
            <w:r w:rsidRPr="00D46E05">
              <w:rPr>
                <w:rFonts w:asciiTheme="minorHAnsi" w:hAnsiTheme="minorHAnsi" w:cstheme="minorHAnsi"/>
                <w:b/>
                <w:sz w:val="22"/>
                <w:szCs w:val="22"/>
              </w:rPr>
              <w:t xml:space="preserve">.  </w:t>
            </w:r>
            <w:r w:rsidRPr="00D46E05">
              <w:rPr>
                <w:rFonts w:asciiTheme="minorHAnsi" w:hAnsiTheme="minorHAnsi" w:cstheme="minorHAnsi"/>
                <w:sz w:val="22"/>
                <w:szCs w:val="22"/>
              </w:rPr>
              <w:t>(Max 300 words)</w:t>
            </w:r>
          </w:p>
          <w:p w14:paraId="7338CED0" w14:textId="77777777" w:rsidR="005059E5" w:rsidRPr="00D46E05" w:rsidRDefault="005059E5" w:rsidP="00E84FF0">
            <w:pPr>
              <w:rPr>
                <w:rFonts w:asciiTheme="minorHAnsi" w:hAnsiTheme="minorHAnsi" w:cstheme="minorHAnsi"/>
                <w:sz w:val="22"/>
                <w:szCs w:val="22"/>
              </w:rPr>
            </w:pPr>
          </w:p>
          <w:p w14:paraId="6562E4B1" w14:textId="77777777" w:rsidR="005059E5" w:rsidRPr="00D46E05" w:rsidRDefault="005059E5" w:rsidP="00E84FF0">
            <w:pPr>
              <w:rPr>
                <w:rFonts w:asciiTheme="minorHAnsi" w:hAnsiTheme="minorHAnsi" w:cstheme="minorHAnsi"/>
                <w:sz w:val="22"/>
                <w:szCs w:val="22"/>
              </w:rPr>
            </w:pPr>
          </w:p>
          <w:p w14:paraId="1DEC4021" w14:textId="77777777" w:rsidR="005059E5" w:rsidRPr="00D46E05" w:rsidRDefault="005059E5" w:rsidP="00E84FF0">
            <w:pPr>
              <w:rPr>
                <w:rFonts w:asciiTheme="minorHAnsi" w:hAnsiTheme="minorHAnsi" w:cstheme="minorHAnsi"/>
                <w:sz w:val="22"/>
                <w:szCs w:val="22"/>
              </w:rPr>
            </w:pPr>
          </w:p>
          <w:p w14:paraId="0B650610" w14:textId="77777777" w:rsidR="005059E5" w:rsidRPr="00D46E05" w:rsidRDefault="005059E5" w:rsidP="00E84FF0">
            <w:pPr>
              <w:rPr>
                <w:rFonts w:asciiTheme="minorHAnsi" w:hAnsiTheme="minorHAnsi" w:cstheme="minorHAnsi"/>
                <w:b/>
                <w:sz w:val="22"/>
                <w:szCs w:val="22"/>
              </w:rPr>
            </w:pPr>
          </w:p>
        </w:tc>
      </w:tr>
    </w:tbl>
    <w:p w14:paraId="2DE480BF" w14:textId="77777777" w:rsidR="005059E5" w:rsidRPr="00D46E05" w:rsidRDefault="005059E5" w:rsidP="00A76F74">
      <w:pPr>
        <w:rPr>
          <w:rFonts w:asciiTheme="minorHAnsi" w:hAnsiTheme="minorHAnsi" w:cstheme="minorHAnsi"/>
          <w:sz w:val="22"/>
          <w:szCs w:val="22"/>
        </w:rPr>
      </w:pPr>
    </w:p>
    <w:tbl>
      <w:tblPr>
        <w:tblW w:w="10314" w:type="dxa"/>
        <w:tblBorders>
          <w:top w:val="single" w:sz="4" w:space="0" w:color="auto"/>
          <w:left w:val="single" w:sz="4" w:space="0" w:color="auto"/>
          <w:bottom w:val="single" w:sz="4" w:space="0" w:color="auto"/>
          <w:right w:val="single" w:sz="4" w:space="0" w:color="auto"/>
        </w:tblBorders>
        <w:shd w:val="clear" w:color="auto" w:fill="9999FF"/>
        <w:tblLook w:val="01E0" w:firstRow="1" w:lastRow="1" w:firstColumn="1" w:lastColumn="1" w:noHBand="0" w:noVBand="0"/>
      </w:tblPr>
      <w:tblGrid>
        <w:gridCol w:w="623"/>
        <w:gridCol w:w="9691"/>
      </w:tblGrid>
      <w:tr w:rsidR="00630E2C" w:rsidRPr="00D46E05" w14:paraId="35ED787A" w14:textId="77777777" w:rsidTr="00DB2173">
        <w:trPr>
          <w:trHeight w:val="576"/>
        </w:trPr>
        <w:tc>
          <w:tcPr>
            <w:tcW w:w="623" w:type="dxa"/>
            <w:tcBorders>
              <w:top w:val="single" w:sz="4" w:space="0" w:color="auto"/>
              <w:bottom w:val="single" w:sz="4" w:space="0" w:color="auto"/>
              <w:right w:val="single" w:sz="4" w:space="0" w:color="auto"/>
            </w:tcBorders>
            <w:shd w:val="clear" w:color="auto" w:fill="C6D9F1"/>
          </w:tcPr>
          <w:p w14:paraId="322BF721" w14:textId="77777777" w:rsidR="00630E2C" w:rsidRPr="00D46E05" w:rsidRDefault="008709AE" w:rsidP="00630E2C">
            <w:pPr>
              <w:spacing w:before="120"/>
              <w:rPr>
                <w:rFonts w:asciiTheme="minorHAnsi" w:hAnsiTheme="minorHAnsi" w:cstheme="minorHAnsi"/>
                <w:b/>
                <w:sz w:val="22"/>
                <w:szCs w:val="22"/>
              </w:rPr>
            </w:pPr>
            <w:r w:rsidRPr="00D46E05">
              <w:rPr>
                <w:rFonts w:asciiTheme="minorHAnsi" w:hAnsiTheme="minorHAnsi" w:cstheme="minorHAnsi"/>
                <w:b/>
                <w:sz w:val="22"/>
                <w:szCs w:val="22"/>
              </w:rPr>
              <w:t>E8</w:t>
            </w:r>
          </w:p>
        </w:tc>
        <w:tc>
          <w:tcPr>
            <w:tcW w:w="9691" w:type="dxa"/>
            <w:tcBorders>
              <w:top w:val="single" w:sz="4" w:space="0" w:color="auto"/>
              <w:left w:val="single" w:sz="4" w:space="0" w:color="auto"/>
              <w:bottom w:val="single" w:sz="4" w:space="0" w:color="auto"/>
            </w:tcBorders>
            <w:shd w:val="clear" w:color="auto" w:fill="C6D9F1"/>
            <w:vAlign w:val="center"/>
          </w:tcPr>
          <w:p w14:paraId="5BB47B5D" w14:textId="77777777" w:rsidR="00630E2C" w:rsidRPr="00D46E05" w:rsidRDefault="00630E2C" w:rsidP="00C646CA">
            <w:pPr>
              <w:rPr>
                <w:rFonts w:asciiTheme="minorHAnsi" w:hAnsiTheme="minorHAnsi" w:cstheme="minorHAnsi"/>
                <w:bCs/>
                <w:vanish/>
                <w:sz w:val="22"/>
                <w:szCs w:val="22"/>
              </w:rPr>
            </w:pPr>
            <w:r w:rsidRPr="00D46E05">
              <w:rPr>
                <w:rFonts w:asciiTheme="minorHAnsi" w:hAnsiTheme="minorHAnsi" w:cstheme="minorHAnsi"/>
                <w:b/>
                <w:bCs/>
                <w:sz w:val="22"/>
                <w:szCs w:val="22"/>
              </w:rPr>
              <w:t>Duration of</w:t>
            </w:r>
            <w:r w:rsidR="006B65B3" w:rsidRPr="00D46E05">
              <w:rPr>
                <w:rFonts w:asciiTheme="minorHAnsi" w:hAnsiTheme="minorHAnsi" w:cstheme="minorHAnsi"/>
                <w:b/>
                <w:bCs/>
                <w:sz w:val="22"/>
                <w:szCs w:val="22"/>
              </w:rPr>
              <w:t xml:space="preserve"> data collection for research. </w:t>
            </w:r>
            <w:r w:rsidR="006B65B3" w:rsidRPr="00D46E05">
              <w:rPr>
                <w:rFonts w:asciiTheme="minorHAnsi" w:hAnsiTheme="minorHAnsi" w:cstheme="minorHAnsi"/>
                <w:bCs/>
                <w:sz w:val="22"/>
                <w:szCs w:val="22"/>
              </w:rPr>
              <w:t xml:space="preserve">(‘Start date’ </w:t>
            </w:r>
            <w:r w:rsidR="00C646CA" w:rsidRPr="00D46E05">
              <w:rPr>
                <w:rFonts w:asciiTheme="minorHAnsi" w:hAnsiTheme="minorHAnsi" w:cstheme="minorHAnsi"/>
                <w:bCs/>
                <w:sz w:val="22"/>
                <w:szCs w:val="22"/>
              </w:rPr>
              <w:t>will be the approval date unless specified below</w:t>
            </w:r>
          </w:p>
        </w:tc>
      </w:tr>
    </w:tbl>
    <w:p w14:paraId="7233A40E" w14:textId="77777777" w:rsidR="00630E2C" w:rsidRPr="00D46E05" w:rsidRDefault="00630E2C" w:rsidP="00630E2C">
      <w:pPr>
        <w:ind w:left="720"/>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What is the anticipated duration of the data collection / human research phase of the project?  This is to include the time where there is to be any contact with participants or their personally identifiable information, eg follow-up, access to records/tissue held by third parties, feedback of results etc.</w:t>
      </w:r>
      <w:r w:rsidR="006B65B3" w:rsidRPr="00D46E05">
        <w:rPr>
          <w:rFonts w:asciiTheme="minorHAnsi" w:hAnsiTheme="minorHAnsi" w:cstheme="minorHAnsi"/>
          <w:vanish/>
          <w:color w:val="0000FF"/>
          <w:sz w:val="22"/>
          <w:szCs w:val="22"/>
        </w:rPr>
        <w:t xml:space="preserve"> This date should not be prior to the meeting date where this application will be assessed, unless retrospective consent is being sought.</w:t>
      </w:r>
    </w:p>
    <w:tbl>
      <w:tblPr>
        <w:tblW w:w="9666" w:type="dxa"/>
        <w:tblInd w:w="648" w:type="dxa"/>
        <w:tblBorders>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15"/>
        <w:gridCol w:w="3225"/>
        <w:gridCol w:w="1260"/>
        <w:gridCol w:w="3366"/>
      </w:tblGrid>
      <w:tr w:rsidR="00630E2C" w:rsidRPr="00D46E05" w14:paraId="1D77185D" w14:textId="77777777" w:rsidTr="003E00F9">
        <w:trPr>
          <w:trHeight w:val="345"/>
        </w:trPr>
        <w:tc>
          <w:tcPr>
            <w:tcW w:w="1815" w:type="dxa"/>
            <w:shd w:val="clear" w:color="auto" w:fill="CCC0D9"/>
            <w:vAlign w:val="center"/>
          </w:tcPr>
          <w:p w14:paraId="42298EB8" w14:textId="77777777" w:rsidR="00630E2C" w:rsidRPr="00D46E05" w:rsidRDefault="006B65B3" w:rsidP="00630E2C">
            <w:pPr>
              <w:pStyle w:val="CommentText"/>
              <w:autoSpaceDE/>
              <w:autoSpaceDN/>
              <w:rPr>
                <w:rFonts w:asciiTheme="minorHAnsi" w:hAnsiTheme="minorHAnsi" w:cstheme="minorHAnsi"/>
                <w:b/>
                <w:sz w:val="22"/>
                <w:szCs w:val="22"/>
                <w:lang w:val="en-AU"/>
              </w:rPr>
            </w:pPr>
            <w:r w:rsidRPr="00D46E05">
              <w:rPr>
                <w:rFonts w:asciiTheme="minorHAnsi" w:hAnsiTheme="minorHAnsi" w:cstheme="minorHAnsi"/>
                <w:b/>
                <w:sz w:val="22"/>
                <w:szCs w:val="22"/>
                <w:lang w:val="en-AU"/>
              </w:rPr>
              <w:t>Start</w:t>
            </w:r>
            <w:r w:rsidR="00C646CA" w:rsidRPr="00D46E05">
              <w:rPr>
                <w:rFonts w:asciiTheme="minorHAnsi" w:hAnsiTheme="minorHAnsi" w:cstheme="minorHAnsi"/>
                <w:b/>
                <w:sz w:val="22"/>
                <w:szCs w:val="22"/>
                <w:lang w:val="en-AU"/>
              </w:rPr>
              <w:t xml:space="preserve"> </w:t>
            </w:r>
            <w:r w:rsidR="00C646CA" w:rsidRPr="00D46E05">
              <w:rPr>
                <w:rFonts w:asciiTheme="minorHAnsi" w:hAnsiTheme="minorHAnsi" w:cstheme="minorHAnsi"/>
                <w:sz w:val="22"/>
                <w:szCs w:val="22"/>
                <w:lang w:val="en-AU"/>
              </w:rPr>
              <w:t>(if not approval date)</w:t>
            </w:r>
          </w:p>
        </w:tc>
        <w:tc>
          <w:tcPr>
            <w:tcW w:w="3225" w:type="dxa"/>
            <w:vAlign w:val="center"/>
          </w:tcPr>
          <w:p w14:paraId="4F54F665" w14:textId="77777777" w:rsidR="00630E2C" w:rsidRPr="00D46E05" w:rsidRDefault="00630E2C" w:rsidP="00630E2C">
            <w:pPr>
              <w:pStyle w:val="CommentText"/>
              <w:autoSpaceDE/>
              <w:autoSpaceDN/>
              <w:rPr>
                <w:rFonts w:asciiTheme="minorHAnsi" w:hAnsiTheme="minorHAnsi" w:cstheme="minorHAnsi"/>
                <w:sz w:val="22"/>
                <w:szCs w:val="22"/>
                <w:lang w:val="en-AU"/>
              </w:rPr>
            </w:pPr>
          </w:p>
          <w:p w14:paraId="097D5A76" w14:textId="242E66CA" w:rsidR="00630E2C" w:rsidRPr="00D46E05" w:rsidRDefault="00BB04B3" w:rsidP="00630E2C">
            <w:pPr>
              <w:pStyle w:val="CommentText"/>
              <w:autoSpaceDE/>
              <w:autoSpaceDN/>
              <w:rPr>
                <w:rFonts w:asciiTheme="minorHAnsi" w:hAnsiTheme="minorHAnsi" w:cstheme="minorHAnsi"/>
                <w:b/>
                <w:sz w:val="22"/>
                <w:szCs w:val="22"/>
                <w:lang w:val="en-AU"/>
              </w:rPr>
            </w:pPr>
            <w:r>
              <w:rPr>
                <w:rFonts w:asciiTheme="minorHAnsi" w:hAnsiTheme="minorHAnsi" w:cstheme="minorHAnsi"/>
                <w:b/>
                <w:sz w:val="22"/>
                <w:szCs w:val="22"/>
                <w:lang w:val="en-AU"/>
              </w:rPr>
              <w:t>02/01/2023</w:t>
            </w:r>
          </w:p>
        </w:tc>
        <w:tc>
          <w:tcPr>
            <w:tcW w:w="1260" w:type="dxa"/>
            <w:shd w:val="clear" w:color="auto" w:fill="CCC0D9"/>
            <w:vAlign w:val="center"/>
          </w:tcPr>
          <w:p w14:paraId="29040536" w14:textId="77777777" w:rsidR="00630E2C" w:rsidRPr="00D46E05" w:rsidRDefault="006B65B3" w:rsidP="00630E2C">
            <w:pPr>
              <w:pStyle w:val="CommentText"/>
              <w:autoSpaceDE/>
              <w:autoSpaceDN/>
              <w:rPr>
                <w:rFonts w:asciiTheme="minorHAnsi" w:hAnsiTheme="minorHAnsi" w:cstheme="minorHAnsi"/>
                <w:b/>
                <w:sz w:val="22"/>
                <w:szCs w:val="22"/>
                <w:lang w:val="en-AU"/>
              </w:rPr>
            </w:pPr>
            <w:r w:rsidRPr="00D46E05">
              <w:rPr>
                <w:rFonts w:asciiTheme="minorHAnsi" w:hAnsiTheme="minorHAnsi" w:cstheme="minorHAnsi"/>
                <w:b/>
                <w:sz w:val="22"/>
                <w:szCs w:val="22"/>
                <w:lang w:val="en-AU"/>
              </w:rPr>
              <w:t>End</w:t>
            </w:r>
            <w:r w:rsidR="00630E2C" w:rsidRPr="00D46E05">
              <w:rPr>
                <w:rFonts w:asciiTheme="minorHAnsi" w:hAnsiTheme="minorHAnsi" w:cstheme="minorHAnsi"/>
                <w:b/>
                <w:sz w:val="22"/>
                <w:szCs w:val="22"/>
                <w:lang w:val="en-AU"/>
              </w:rPr>
              <w:t>:</w:t>
            </w:r>
          </w:p>
        </w:tc>
        <w:tc>
          <w:tcPr>
            <w:tcW w:w="3366" w:type="dxa"/>
            <w:vAlign w:val="center"/>
          </w:tcPr>
          <w:p w14:paraId="1A489FC4" w14:textId="77777777" w:rsidR="00630E2C" w:rsidRPr="00D46E05" w:rsidRDefault="00630E2C" w:rsidP="00630E2C">
            <w:pPr>
              <w:pStyle w:val="CommentText"/>
              <w:autoSpaceDE/>
              <w:autoSpaceDN/>
              <w:rPr>
                <w:rFonts w:asciiTheme="minorHAnsi" w:hAnsiTheme="minorHAnsi" w:cstheme="minorHAnsi"/>
                <w:sz w:val="22"/>
                <w:szCs w:val="22"/>
                <w:lang w:val="en-AU"/>
              </w:rPr>
            </w:pPr>
          </w:p>
          <w:p w14:paraId="6F25F00D" w14:textId="0C5B95C3" w:rsidR="00630E2C" w:rsidRPr="00D46E05" w:rsidRDefault="00BB04B3" w:rsidP="00630E2C">
            <w:pPr>
              <w:pStyle w:val="CommentText"/>
              <w:autoSpaceDE/>
              <w:autoSpaceDN/>
              <w:rPr>
                <w:rFonts w:asciiTheme="minorHAnsi" w:hAnsiTheme="minorHAnsi" w:cstheme="minorHAnsi"/>
                <w:b/>
                <w:sz w:val="22"/>
                <w:szCs w:val="22"/>
                <w:lang w:val="en-AU"/>
              </w:rPr>
            </w:pPr>
            <w:r>
              <w:rPr>
                <w:rFonts w:asciiTheme="minorHAnsi" w:hAnsiTheme="minorHAnsi" w:cstheme="minorHAnsi"/>
                <w:b/>
                <w:sz w:val="22"/>
                <w:szCs w:val="22"/>
                <w:lang w:val="en-AU"/>
              </w:rPr>
              <w:t>02/01/2024</w:t>
            </w:r>
          </w:p>
        </w:tc>
      </w:tr>
    </w:tbl>
    <w:p w14:paraId="7CEE6200" w14:textId="77777777" w:rsidR="00630E2C" w:rsidRPr="00D46E05" w:rsidRDefault="00630E2C" w:rsidP="00533BF0">
      <w:pPr>
        <w:rPr>
          <w:rFonts w:asciiTheme="minorHAnsi" w:hAnsiTheme="minorHAnsi" w:cstheme="minorHAnsi"/>
          <w:sz w:val="22"/>
          <w:szCs w:val="22"/>
        </w:rPr>
      </w:pPr>
    </w:p>
    <w:tbl>
      <w:tblP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21"/>
        <w:gridCol w:w="6291"/>
        <w:gridCol w:w="993"/>
        <w:gridCol w:w="425"/>
        <w:gridCol w:w="425"/>
        <w:gridCol w:w="1134"/>
        <w:gridCol w:w="425"/>
      </w:tblGrid>
      <w:tr w:rsidR="001D7E54" w:rsidRPr="00D46E05" w14:paraId="781D1FDD" w14:textId="77777777" w:rsidTr="00DB2173">
        <w:trPr>
          <w:trHeight w:val="576"/>
        </w:trPr>
        <w:tc>
          <w:tcPr>
            <w:tcW w:w="621" w:type="dxa"/>
            <w:tcBorders>
              <w:left w:val="single" w:sz="4" w:space="0" w:color="auto"/>
              <w:right w:val="single" w:sz="4" w:space="0" w:color="auto"/>
            </w:tcBorders>
            <w:shd w:val="clear" w:color="auto" w:fill="C6D9F1"/>
            <w:vAlign w:val="center"/>
          </w:tcPr>
          <w:p w14:paraId="60329F5F" w14:textId="77777777" w:rsidR="001D7E54" w:rsidRPr="00D46E05" w:rsidRDefault="001D7E54" w:rsidP="008709AE">
            <w:pPr>
              <w:rPr>
                <w:rFonts w:asciiTheme="minorHAnsi" w:hAnsiTheme="minorHAnsi" w:cstheme="minorHAnsi"/>
                <w:b/>
                <w:sz w:val="22"/>
                <w:szCs w:val="22"/>
              </w:rPr>
            </w:pPr>
            <w:r w:rsidRPr="00D46E05">
              <w:rPr>
                <w:rFonts w:asciiTheme="minorHAnsi" w:hAnsiTheme="minorHAnsi" w:cstheme="minorHAnsi"/>
                <w:b/>
                <w:sz w:val="22"/>
                <w:szCs w:val="22"/>
              </w:rPr>
              <w:t>E</w:t>
            </w:r>
            <w:r w:rsidR="008709AE" w:rsidRPr="00D46E05">
              <w:rPr>
                <w:rFonts w:asciiTheme="minorHAnsi" w:hAnsiTheme="minorHAnsi" w:cstheme="minorHAnsi"/>
                <w:b/>
                <w:sz w:val="22"/>
                <w:szCs w:val="22"/>
              </w:rPr>
              <w:t>9</w:t>
            </w:r>
          </w:p>
        </w:tc>
        <w:tc>
          <w:tcPr>
            <w:tcW w:w="6291" w:type="dxa"/>
            <w:tcBorders>
              <w:left w:val="single" w:sz="4" w:space="0" w:color="auto"/>
              <w:right w:val="single" w:sz="4" w:space="0" w:color="auto"/>
            </w:tcBorders>
            <w:shd w:val="clear" w:color="auto" w:fill="C6D9F1"/>
            <w:vAlign w:val="center"/>
          </w:tcPr>
          <w:p w14:paraId="1118E5A4" w14:textId="77777777" w:rsidR="001D7E54" w:rsidRPr="00D46E05" w:rsidRDefault="001D7E54" w:rsidP="001D7E54">
            <w:pPr>
              <w:rPr>
                <w:rFonts w:asciiTheme="minorHAnsi" w:hAnsiTheme="minorHAnsi" w:cstheme="minorHAnsi"/>
                <w:b/>
                <w:sz w:val="22"/>
                <w:szCs w:val="22"/>
              </w:rPr>
            </w:pPr>
            <w:r w:rsidRPr="00D46E05">
              <w:rPr>
                <w:rFonts w:asciiTheme="minorHAnsi" w:hAnsiTheme="minorHAnsi" w:cstheme="minorHAnsi"/>
                <w:b/>
                <w:sz w:val="22"/>
                <w:szCs w:val="22"/>
              </w:rPr>
              <w:t>Has the research been approved, or is under consideration, by another H</w:t>
            </w:r>
            <w:r w:rsidR="006723BB" w:rsidRPr="00D46E05">
              <w:rPr>
                <w:rFonts w:asciiTheme="minorHAnsi" w:hAnsiTheme="minorHAnsi" w:cstheme="minorHAnsi"/>
                <w:b/>
                <w:sz w:val="22"/>
                <w:szCs w:val="22"/>
              </w:rPr>
              <w:t xml:space="preserve">uman </w:t>
            </w:r>
            <w:r w:rsidRPr="00D46E05">
              <w:rPr>
                <w:rFonts w:asciiTheme="minorHAnsi" w:hAnsiTheme="minorHAnsi" w:cstheme="minorHAnsi"/>
                <w:b/>
                <w:sz w:val="22"/>
                <w:szCs w:val="22"/>
              </w:rPr>
              <w:t>R</w:t>
            </w:r>
            <w:r w:rsidR="006723BB" w:rsidRPr="00D46E05">
              <w:rPr>
                <w:rFonts w:asciiTheme="minorHAnsi" w:hAnsiTheme="minorHAnsi" w:cstheme="minorHAnsi"/>
                <w:b/>
                <w:sz w:val="22"/>
                <w:szCs w:val="22"/>
              </w:rPr>
              <w:t xml:space="preserve">esearch </w:t>
            </w:r>
            <w:r w:rsidRPr="00D46E05">
              <w:rPr>
                <w:rFonts w:asciiTheme="minorHAnsi" w:hAnsiTheme="minorHAnsi" w:cstheme="minorHAnsi"/>
                <w:b/>
                <w:sz w:val="22"/>
                <w:szCs w:val="22"/>
              </w:rPr>
              <w:t>E</w:t>
            </w:r>
            <w:r w:rsidR="006723BB" w:rsidRPr="00D46E05">
              <w:rPr>
                <w:rFonts w:asciiTheme="minorHAnsi" w:hAnsiTheme="minorHAnsi" w:cstheme="minorHAnsi"/>
                <w:b/>
                <w:sz w:val="22"/>
                <w:szCs w:val="22"/>
              </w:rPr>
              <w:t xml:space="preserve">thics </w:t>
            </w:r>
            <w:r w:rsidRPr="00D46E05">
              <w:rPr>
                <w:rFonts w:asciiTheme="minorHAnsi" w:hAnsiTheme="minorHAnsi" w:cstheme="minorHAnsi"/>
                <w:b/>
                <w:sz w:val="22"/>
                <w:szCs w:val="22"/>
              </w:rPr>
              <w:t>C</w:t>
            </w:r>
            <w:r w:rsidR="006723BB" w:rsidRPr="00D46E05">
              <w:rPr>
                <w:rFonts w:asciiTheme="minorHAnsi" w:hAnsiTheme="minorHAnsi" w:cstheme="minorHAnsi"/>
                <w:b/>
                <w:sz w:val="22"/>
                <w:szCs w:val="22"/>
              </w:rPr>
              <w:t>ommittee (HREC)</w:t>
            </w:r>
            <w:r w:rsidRPr="00D46E05">
              <w:rPr>
                <w:rFonts w:asciiTheme="minorHAnsi" w:hAnsiTheme="minorHAnsi" w:cstheme="minorHAnsi"/>
                <w:b/>
                <w:sz w:val="22"/>
                <w:szCs w:val="22"/>
              </w:rPr>
              <w:t xml:space="preserve">? </w:t>
            </w:r>
          </w:p>
          <w:p w14:paraId="032E8E29" w14:textId="77777777" w:rsidR="001D7E54" w:rsidRPr="00D46E05" w:rsidRDefault="001D7E54" w:rsidP="001D7E54">
            <w:pPr>
              <w:rPr>
                <w:rFonts w:asciiTheme="minorHAnsi" w:hAnsiTheme="minorHAnsi" w:cstheme="minorHAnsi"/>
                <w:b/>
                <w:bCs/>
                <w:color w:val="000000"/>
                <w:sz w:val="22"/>
                <w:szCs w:val="22"/>
              </w:rPr>
            </w:pPr>
            <w:r w:rsidRPr="00D46E05">
              <w:rPr>
                <w:rFonts w:asciiTheme="minorHAnsi" w:hAnsiTheme="minorHAnsi" w:cstheme="minorHAnsi"/>
                <w:i/>
                <w:color w:val="FF0000"/>
                <w:sz w:val="22"/>
                <w:szCs w:val="22"/>
              </w:rPr>
              <w:t>If Yes, and approved, attach a copy of the approval(s).</w:t>
            </w:r>
            <w:r w:rsidRPr="00D46E05">
              <w:rPr>
                <w:rFonts w:asciiTheme="minorHAnsi" w:hAnsiTheme="minorHAnsi" w:cstheme="minorHAnsi"/>
                <w:b/>
                <w:sz w:val="22"/>
                <w:szCs w:val="22"/>
              </w:rPr>
              <w:t xml:space="preserve"> </w:t>
            </w:r>
          </w:p>
        </w:tc>
        <w:tc>
          <w:tcPr>
            <w:tcW w:w="993" w:type="dxa"/>
            <w:tcBorders>
              <w:left w:val="single" w:sz="4" w:space="0" w:color="auto"/>
              <w:right w:val="single" w:sz="4" w:space="0" w:color="auto"/>
            </w:tcBorders>
            <w:shd w:val="clear" w:color="auto" w:fill="C6D9F1"/>
            <w:vAlign w:val="center"/>
          </w:tcPr>
          <w:p w14:paraId="2C107C9C" w14:textId="77777777" w:rsidR="001D7E54" w:rsidRPr="00D46E05" w:rsidRDefault="001D7E54" w:rsidP="001D7E54">
            <w:pPr>
              <w:rPr>
                <w:rFonts w:asciiTheme="minorHAnsi" w:hAnsiTheme="minorHAnsi" w:cstheme="minorHAnsi"/>
                <w:sz w:val="22"/>
                <w:szCs w:val="22"/>
              </w:rPr>
            </w:pPr>
            <w:r w:rsidRPr="00D46E05">
              <w:rPr>
                <w:rFonts w:asciiTheme="minorHAnsi" w:hAnsiTheme="minorHAnsi" w:cstheme="minorHAnsi"/>
                <w:sz w:val="22"/>
                <w:szCs w:val="22"/>
              </w:rPr>
              <w:t>Yes</w:t>
            </w:r>
          </w:p>
          <w:p w14:paraId="0F892B9E" w14:textId="77777777" w:rsidR="001D7E54" w:rsidRPr="00D46E05" w:rsidRDefault="001D7E54" w:rsidP="001D7E54">
            <w:pPr>
              <w:rPr>
                <w:rFonts w:asciiTheme="minorHAnsi" w:hAnsiTheme="minorHAnsi" w:cstheme="minorHAnsi"/>
                <w:sz w:val="22"/>
                <w:szCs w:val="22"/>
              </w:rPr>
            </w:pPr>
            <w:r w:rsidRPr="00D46E05">
              <w:rPr>
                <w:rFonts w:asciiTheme="minorHAnsi" w:hAnsiTheme="minorHAnsi" w:cstheme="minorHAnsi"/>
                <w:sz w:val="22"/>
                <w:szCs w:val="22"/>
              </w:rPr>
              <w:t>Give details</w:t>
            </w:r>
          </w:p>
        </w:tc>
        <w:tc>
          <w:tcPr>
            <w:tcW w:w="425" w:type="dxa"/>
            <w:tcBorders>
              <w:left w:val="single" w:sz="4" w:space="0" w:color="auto"/>
              <w:right w:val="single" w:sz="4" w:space="0" w:color="auto"/>
            </w:tcBorders>
            <w:shd w:val="clear" w:color="auto" w:fill="C6D9F1"/>
            <w:vAlign w:val="center"/>
          </w:tcPr>
          <w:p w14:paraId="1C5B06B2" w14:textId="77777777" w:rsidR="001D7E54" w:rsidRPr="00D46E05" w:rsidRDefault="001D7E54" w:rsidP="001D7E54">
            <w:pPr>
              <w:rPr>
                <w:rFonts w:asciiTheme="minorHAnsi" w:hAnsiTheme="minorHAnsi" w:cstheme="minorHAnsi"/>
                <w:sz w:val="22"/>
                <w:szCs w:val="22"/>
              </w:rPr>
            </w:pPr>
          </w:p>
        </w:tc>
        <w:tc>
          <w:tcPr>
            <w:tcW w:w="425" w:type="dxa"/>
            <w:tcBorders>
              <w:left w:val="single" w:sz="4" w:space="0" w:color="auto"/>
              <w:right w:val="single" w:sz="4" w:space="0" w:color="auto"/>
            </w:tcBorders>
            <w:vAlign w:val="center"/>
          </w:tcPr>
          <w:p w14:paraId="6B1C9A47" w14:textId="77777777" w:rsidR="001D7E54" w:rsidRPr="00D46E05" w:rsidRDefault="001D7E54" w:rsidP="001D7E54">
            <w:pPr>
              <w:rPr>
                <w:rFonts w:asciiTheme="minorHAnsi" w:hAnsiTheme="minorHAnsi" w:cstheme="minorHAnsi"/>
                <w:sz w:val="22"/>
                <w:szCs w:val="22"/>
              </w:rPr>
            </w:pPr>
          </w:p>
        </w:tc>
        <w:tc>
          <w:tcPr>
            <w:tcW w:w="1134" w:type="dxa"/>
            <w:tcBorders>
              <w:left w:val="single" w:sz="4" w:space="0" w:color="auto"/>
              <w:right w:val="single" w:sz="4" w:space="0" w:color="auto"/>
            </w:tcBorders>
            <w:shd w:val="clear" w:color="auto" w:fill="C6D9F1"/>
            <w:vAlign w:val="center"/>
          </w:tcPr>
          <w:p w14:paraId="435777CD" w14:textId="77777777" w:rsidR="001D7E54" w:rsidRPr="00D46E05" w:rsidRDefault="001D7E54" w:rsidP="001D7E54">
            <w:pPr>
              <w:rPr>
                <w:rFonts w:asciiTheme="minorHAnsi" w:hAnsiTheme="minorHAnsi" w:cstheme="minorHAnsi"/>
                <w:sz w:val="22"/>
                <w:szCs w:val="22"/>
              </w:rPr>
            </w:pPr>
            <w:r w:rsidRPr="00D46E05">
              <w:rPr>
                <w:rFonts w:asciiTheme="minorHAnsi" w:hAnsiTheme="minorHAnsi" w:cstheme="minorHAnsi"/>
                <w:sz w:val="22"/>
                <w:szCs w:val="22"/>
              </w:rPr>
              <w:t>No</w:t>
            </w:r>
          </w:p>
          <w:p w14:paraId="0D9BBD6E" w14:textId="77777777" w:rsidR="001D7E54" w:rsidRPr="00D46E05" w:rsidRDefault="008B266B" w:rsidP="001D7E54">
            <w:pPr>
              <w:rPr>
                <w:rFonts w:asciiTheme="minorHAnsi" w:hAnsiTheme="minorHAnsi" w:cstheme="minorHAnsi"/>
                <w:sz w:val="22"/>
                <w:szCs w:val="22"/>
              </w:rPr>
            </w:pPr>
            <w:r w:rsidRPr="00D46E05">
              <w:rPr>
                <w:rFonts w:asciiTheme="minorHAnsi" w:hAnsiTheme="minorHAnsi" w:cstheme="minorHAnsi"/>
                <w:sz w:val="22"/>
                <w:szCs w:val="22"/>
              </w:rPr>
              <w:t>Go to E10</w:t>
            </w:r>
          </w:p>
        </w:tc>
        <w:tc>
          <w:tcPr>
            <w:tcW w:w="425" w:type="dxa"/>
            <w:tcBorders>
              <w:left w:val="single" w:sz="4" w:space="0" w:color="auto"/>
              <w:right w:val="single" w:sz="4" w:space="0" w:color="auto"/>
            </w:tcBorders>
            <w:shd w:val="clear" w:color="auto" w:fill="C6D9F1"/>
            <w:vAlign w:val="center"/>
          </w:tcPr>
          <w:p w14:paraId="2ABEE327" w14:textId="7076B617" w:rsidR="001D7E54" w:rsidRPr="00D46E05" w:rsidRDefault="00626C8F" w:rsidP="001D7E54">
            <w:pPr>
              <w:rPr>
                <w:rFonts w:asciiTheme="minorHAnsi" w:hAnsiTheme="minorHAnsi" w:cstheme="minorHAnsi"/>
                <w:sz w:val="22"/>
                <w:szCs w:val="22"/>
              </w:rPr>
            </w:pPr>
            <w:r>
              <w:rPr>
                <w:rFonts w:asciiTheme="minorHAnsi" w:hAnsiTheme="minorHAnsi" w:cstheme="minorHAnsi"/>
                <w:sz w:val="22"/>
                <w:szCs w:val="22"/>
              </w:rPr>
              <w:t>X</w:t>
            </w:r>
          </w:p>
        </w:tc>
      </w:tr>
      <w:tr w:rsidR="003E6078" w:rsidRPr="00D46E05" w14:paraId="143BF451" w14:textId="77777777" w:rsidTr="00DA655D">
        <w:tblPrEx>
          <w:tblBorders>
            <w:top w:val="none" w:sz="0" w:space="0" w:color="auto"/>
          </w:tblBorders>
          <w:shd w:val="pct12" w:color="auto" w:fill="auto"/>
          <w:tblLook w:val="0000" w:firstRow="0" w:lastRow="0" w:firstColumn="0" w:lastColumn="0" w:noHBand="0" w:noVBand="0"/>
        </w:tblPrEx>
        <w:trPr>
          <w:gridBefore w:val="1"/>
          <w:wBefore w:w="621" w:type="dxa"/>
          <w:trHeight w:val="420"/>
        </w:trPr>
        <w:tc>
          <w:tcPr>
            <w:tcW w:w="6291" w:type="dxa"/>
            <w:shd w:val="clear" w:color="auto" w:fill="CCC0D9"/>
            <w:vAlign w:val="center"/>
          </w:tcPr>
          <w:p w14:paraId="105C532E" w14:textId="77777777" w:rsidR="003E6078" w:rsidRPr="00D46E05" w:rsidRDefault="003E6078" w:rsidP="00EE145D">
            <w:pPr>
              <w:rPr>
                <w:rFonts w:asciiTheme="minorHAnsi" w:hAnsiTheme="minorHAnsi" w:cstheme="minorHAnsi"/>
                <w:i/>
                <w:sz w:val="22"/>
                <w:szCs w:val="22"/>
              </w:rPr>
            </w:pPr>
            <w:r w:rsidRPr="00D46E05">
              <w:rPr>
                <w:rFonts w:asciiTheme="minorHAnsi" w:hAnsiTheme="minorHAnsi" w:cstheme="minorHAnsi"/>
                <w:i/>
                <w:sz w:val="22"/>
                <w:szCs w:val="22"/>
              </w:rPr>
              <w:t xml:space="preserve">Name of </w:t>
            </w:r>
            <w:r w:rsidR="00350BC9" w:rsidRPr="00D46E05">
              <w:rPr>
                <w:rFonts w:asciiTheme="minorHAnsi" w:hAnsiTheme="minorHAnsi" w:cstheme="minorHAnsi"/>
                <w:i/>
                <w:sz w:val="22"/>
                <w:szCs w:val="22"/>
              </w:rPr>
              <w:t xml:space="preserve">other </w:t>
            </w:r>
            <w:r w:rsidRPr="00D46E05">
              <w:rPr>
                <w:rFonts w:asciiTheme="minorHAnsi" w:hAnsiTheme="minorHAnsi" w:cstheme="minorHAnsi"/>
                <w:i/>
                <w:sz w:val="22"/>
                <w:szCs w:val="22"/>
              </w:rPr>
              <w:t>HREC</w:t>
            </w:r>
          </w:p>
        </w:tc>
        <w:tc>
          <w:tcPr>
            <w:tcW w:w="2977" w:type="dxa"/>
            <w:gridSpan w:val="4"/>
            <w:shd w:val="clear" w:color="auto" w:fill="CCC0D9"/>
            <w:vAlign w:val="center"/>
          </w:tcPr>
          <w:p w14:paraId="40EFC2C9" w14:textId="77777777" w:rsidR="003E6078" w:rsidRPr="00D46E05" w:rsidRDefault="003E6078" w:rsidP="006723BB">
            <w:pPr>
              <w:rPr>
                <w:rFonts w:asciiTheme="minorHAnsi" w:hAnsiTheme="minorHAnsi" w:cstheme="minorHAnsi"/>
                <w:i/>
                <w:sz w:val="22"/>
                <w:szCs w:val="22"/>
              </w:rPr>
            </w:pPr>
            <w:proofErr w:type="gramStart"/>
            <w:r w:rsidRPr="00D46E05">
              <w:rPr>
                <w:rFonts w:asciiTheme="minorHAnsi" w:hAnsiTheme="minorHAnsi" w:cstheme="minorHAnsi"/>
                <w:i/>
                <w:sz w:val="22"/>
                <w:szCs w:val="22"/>
              </w:rPr>
              <w:t>Reference  No.</w:t>
            </w:r>
            <w:proofErr w:type="gramEnd"/>
          </w:p>
        </w:tc>
        <w:tc>
          <w:tcPr>
            <w:tcW w:w="425" w:type="dxa"/>
            <w:shd w:val="clear" w:color="auto" w:fill="CCC0D9"/>
          </w:tcPr>
          <w:p w14:paraId="49105FE7" w14:textId="77777777" w:rsidR="003E6078" w:rsidRPr="00D46E05" w:rsidRDefault="003E6078" w:rsidP="00EE145D">
            <w:pPr>
              <w:rPr>
                <w:rFonts w:asciiTheme="minorHAnsi" w:hAnsiTheme="minorHAnsi" w:cstheme="minorHAnsi"/>
                <w:color w:val="000000"/>
                <w:sz w:val="22"/>
                <w:szCs w:val="22"/>
              </w:rPr>
            </w:pPr>
          </w:p>
        </w:tc>
      </w:tr>
      <w:tr w:rsidR="00E20558" w:rsidRPr="00D46E05" w14:paraId="4183BFF4" w14:textId="77777777" w:rsidTr="00DA655D">
        <w:tblPrEx>
          <w:tblBorders>
            <w:top w:val="none" w:sz="0" w:space="0" w:color="auto"/>
          </w:tblBorders>
          <w:shd w:val="pct12" w:color="auto" w:fill="auto"/>
          <w:tblLook w:val="0000" w:firstRow="0" w:lastRow="0" w:firstColumn="0" w:lastColumn="0" w:noHBand="0" w:noVBand="0"/>
        </w:tblPrEx>
        <w:trPr>
          <w:gridBefore w:val="1"/>
          <w:wBefore w:w="621" w:type="dxa"/>
          <w:trHeight w:val="340"/>
        </w:trPr>
        <w:tc>
          <w:tcPr>
            <w:tcW w:w="6291" w:type="dxa"/>
            <w:shd w:val="clear" w:color="auto" w:fill="auto"/>
            <w:vAlign w:val="bottom"/>
          </w:tcPr>
          <w:p w14:paraId="5B188145" w14:textId="77777777" w:rsidR="00E20558" w:rsidRPr="00D46E05" w:rsidRDefault="00E20558" w:rsidP="00EE145D">
            <w:pPr>
              <w:rPr>
                <w:rFonts w:asciiTheme="minorHAnsi" w:hAnsiTheme="minorHAnsi" w:cstheme="minorHAnsi"/>
                <w:color w:val="000000"/>
                <w:sz w:val="22"/>
                <w:szCs w:val="22"/>
              </w:rPr>
            </w:pPr>
          </w:p>
        </w:tc>
        <w:tc>
          <w:tcPr>
            <w:tcW w:w="3402" w:type="dxa"/>
            <w:gridSpan w:val="5"/>
          </w:tcPr>
          <w:p w14:paraId="56241699" w14:textId="77777777" w:rsidR="00E20558" w:rsidRPr="00D46E05" w:rsidRDefault="00E20558" w:rsidP="00EE145D">
            <w:pPr>
              <w:rPr>
                <w:rFonts w:asciiTheme="minorHAnsi" w:hAnsiTheme="minorHAnsi" w:cstheme="minorHAnsi"/>
                <w:color w:val="000000"/>
                <w:sz w:val="22"/>
                <w:szCs w:val="22"/>
              </w:rPr>
            </w:pPr>
          </w:p>
        </w:tc>
      </w:tr>
      <w:tr w:rsidR="00E20558" w:rsidRPr="00D46E05" w14:paraId="673D97E8" w14:textId="77777777" w:rsidTr="00DA655D">
        <w:tblPrEx>
          <w:tblBorders>
            <w:top w:val="none" w:sz="0" w:space="0" w:color="auto"/>
          </w:tblBorders>
          <w:shd w:val="pct12" w:color="auto" w:fill="auto"/>
          <w:tblLook w:val="0000" w:firstRow="0" w:lastRow="0" w:firstColumn="0" w:lastColumn="0" w:noHBand="0" w:noVBand="0"/>
        </w:tblPrEx>
        <w:trPr>
          <w:gridBefore w:val="1"/>
          <w:wBefore w:w="621" w:type="dxa"/>
          <w:trHeight w:val="340"/>
        </w:trPr>
        <w:tc>
          <w:tcPr>
            <w:tcW w:w="6291" w:type="dxa"/>
            <w:shd w:val="clear" w:color="auto" w:fill="auto"/>
            <w:vAlign w:val="bottom"/>
          </w:tcPr>
          <w:p w14:paraId="7667BB58" w14:textId="77777777" w:rsidR="00E20558" w:rsidRPr="00D46E05" w:rsidRDefault="00E20558" w:rsidP="00EE145D">
            <w:pPr>
              <w:rPr>
                <w:rFonts w:asciiTheme="minorHAnsi" w:hAnsiTheme="minorHAnsi" w:cstheme="minorHAnsi"/>
                <w:color w:val="000000"/>
                <w:sz w:val="22"/>
                <w:szCs w:val="22"/>
              </w:rPr>
            </w:pPr>
          </w:p>
        </w:tc>
        <w:tc>
          <w:tcPr>
            <w:tcW w:w="3402" w:type="dxa"/>
            <w:gridSpan w:val="5"/>
          </w:tcPr>
          <w:p w14:paraId="048B18A8" w14:textId="77777777" w:rsidR="00E20558" w:rsidRPr="00D46E05" w:rsidRDefault="00E20558" w:rsidP="00EE145D">
            <w:pPr>
              <w:rPr>
                <w:rFonts w:asciiTheme="minorHAnsi" w:hAnsiTheme="minorHAnsi" w:cstheme="minorHAnsi"/>
                <w:color w:val="000000"/>
                <w:sz w:val="22"/>
                <w:szCs w:val="22"/>
              </w:rPr>
            </w:pPr>
          </w:p>
        </w:tc>
      </w:tr>
    </w:tbl>
    <w:p w14:paraId="40F985EF" w14:textId="77777777" w:rsidR="00A37E4A" w:rsidRPr="00D46E05" w:rsidRDefault="00A37E4A" w:rsidP="008C062E">
      <w:pPr>
        <w:rPr>
          <w:rFonts w:asciiTheme="minorHAnsi" w:hAnsiTheme="minorHAnsi" w:cstheme="minorHAnsi"/>
          <w:sz w:val="22"/>
          <w:szCs w:val="22"/>
        </w:rPr>
      </w:pPr>
    </w:p>
    <w:p w14:paraId="3F93F5D2" w14:textId="77777777" w:rsidR="00CE307E" w:rsidRPr="00D46E05" w:rsidRDefault="00A37E4A" w:rsidP="008C062E">
      <w:pPr>
        <w:rPr>
          <w:rFonts w:asciiTheme="minorHAnsi" w:hAnsiTheme="minorHAnsi" w:cstheme="minorHAnsi"/>
          <w:sz w:val="22"/>
          <w:szCs w:val="22"/>
        </w:rPr>
      </w:pPr>
      <w:r w:rsidRPr="00D46E05">
        <w:rPr>
          <w:rFonts w:asciiTheme="minorHAnsi" w:hAnsiTheme="minorHAnsi" w:cstheme="minorHAnsi"/>
          <w:sz w:val="22"/>
          <w:szCs w:val="22"/>
        </w:rPr>
        <w:br w:type="page"/>
      </w:r>
    </w:p>
    <w:tbl>
      <w:tblP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21"/>
        <w:gridCol w:w="3240"/>
        <w:gridCol w:w="3051"/>
        <w:gridCol w:w="993"/>
        <w:gridCol w:w="425"/>
        <w:gridCol w:w="283"/>
        <w:gridCol w:w="1276"/>
        <w:gridCol w:w="425"/>
      </w:tblGrid>
      <w:tr w:rsidR="00CB2D95" w:rsidRPr="00D46E05" w14:paraId="46CC33EF" w14:textId="77777777" w:rsidTr="00DB2173">
        <w:trPr>
          <w:trHeight w:val="576"/>
        </w:trPr>
        <w:tc>
          <w:tcPr>
            <w:tcW w:w="621" w:type="dxa"/>
            <w:tcBorders>
              <w:left w:val="single" w:sz="4" w:space="0" w:color="auto"/>
              <w:right w:val="single" w:sz="4" w:space="0" w:color="auto"/>
            </w:tcBorders>
            <w:shd w:val="clear" w:color="auto" w:fill="C6D9F1"/>
            <w:vAlign w:val="center"/>
          </w:tcPr>
          <w:p w14:paraId="2A4A4485" w14:textId="77777777" w:rsidR="00CB2D95" w:rsidRPr="00D46E05" w:rsidRDefault="008709AE" w:rsidP="00427BF8">
            <w:pPr>
              <w:rPr>
                <w:rFonts w:asciiTheme="minorHAnsi" w:hAnsiTheme="minorHAnsi" w:cstheme="minorHAnsi"/>
                <w:b/>
                <w:sz w:val="22"/>
                <w:szCs w:val="22"/>
              </w:rPr>
            </w:pPr>
            <w:r w:rsidRPr="00D46E05">
              <w:rPr>
                <w:rFonts w:asciiTheme="minorHAnsi" w:hAnsiTheme="minorHAnsi" w:cstheme="minorHAnsi"/>
                <w:b/>
                <w:sz w:val="22"/>
                <w:szCs w:val="22"/>
              </w:rPr>
              <w:lastRenderedPageBreak/>
              <w:t>E10</w:t>
            </w:r>
          </w:p>
        </w:tc>
        <w:tc>
          <w:tcPr>
            <w:tcW w:w="6291" w:type="dxa"/>
            <w:gridSpan w:val="2"/>
            <w:tcBorders>
              <w:left w:val="single" w:sz="4" w:space="0" w:color="auto"/>
              <w:right w:val="single" w:sz="4" w:space="0" w:color="auto"/>
            </w:tcBorders>
            <w:shd w:val="clear" w:color="auto" w:fill="C6D9F1"/>
            <w:vAlign w:val="center"/>
          </w:tcPr>
          <w:p w14:paraId="7E3363E0" w14:textId="77777777" w:rsidR="00CB2D95" w:rsidRPr="00D46E05" w:rsidRDefault="00CB2D95" w:rsidP="00412C87">
            <w:pPr>
              <w:rPr>
                <w:rFonts w:asciiTheme="minorHAnsi" w:hAnsiTheme="minorHAnsi" w:cstheme="minorHAnsi"/>
                <w:sz w:val="22"/>
                <w:szCs w:val="22"/>
              </w:rPr>
            </w:pPr>
            <w:r w:rsidRPr="00D46E05">
              <w:rPr>
                <w:rFonts w:asciiTheme="minorHAnsi" w:hAnsiTheme="minorHAnsi" w:cstheme="minorHAnsi"/>
                <w:b/>
                <w:sz w:val="22"/>
                <w:szCs w:val="22"/>
              </w:rPr>
              <w:t xml:space="preserve">Is the research </w:t>
            </w:r>
            <w:r w:rsidR="005A0954" w:rsidRPr="00D46E05">
              <w:rPr>
                <w:rFonts w:asciiTheme="minorHAnsi" w:hAnsiTheme="minorHAnsi" w:cstheme="minorHAnsi"/>
                <w:b/>
                <w:sz w:val="22"/>
                <w:szCs w:val="22"/>
              </w:rPr>
              <w:t xml:space="preserve">funded by </w:t>
            </w:r>
            <w:r w:rsidRPr="00D46E05">
              <w:rPr>
                <w:rFonts w:asciiTheme="minorHAnsi" w:hAnsiTheme="minorHAnsi" w:cstheme="minorHAnsi"/>
                <w:b/>
                <w:sz w:val="22"/>
                <w:szCs w:val="22"/>
              </w:rPr>
              <w:t>an internal or external grants body</w:t>
            </w:r>
            <w:r w:rsidR="005A0954" w:rsidRPr="00D46E05">
              <w:rPr>
                <w:rFonts w:asciiTheme="minorHAnsi" w:hAnsiTheme="minorHAnsi" w:cstheme="minorHAnsi"/>
                <w:b/>
                <w:sz w:val="22"/>
                <w:szCs w:val="22"/>
              </w:rPr>
              <w:t xml:space="preserve"> or</w:t>
            </w:r>
            <w:r w:rsidRPr="00D46E05">
              <w:rPr>
                <w:rFonts w:asciiTheme="minorHAnsi" w:hAnsiTheme="minorHAnsi" w:cstheme="minorHAnsi"/>
                <w:b/>
                <w:sz w:val="22"/>
                <w:szCs w:val="22"/>
              </w:rPr>
              <w:t xml:space="preserve"> sponsor?  </w:t>
            </w:r>
          </w:p>
          <w:p w14:paraId="148B861C" w14:textId="77777777" w:rsidR="00CB2D95" w:rsidRPr="00D46E05" w:rsidRDefault="00CB2D95" w:rsidP="00412C87">
            <w:pPr>
              <w:rPr>
                <w:rFonts w:asciiTheme="minorHAnsi" w:hAnsiTheme="minorHAnsi" w:cstheme="minorHAnsi"/>
                <w:b/>
                <w:bCs/>
                <w:color w:val="000000"/>
                <w:sz w:val="22"/>
                <w:szCs w:val="22"/>
              </w:rPr>
            </w:pPr>
          </w:p>
        </w:tc>
        <w:tc>
          <w:tcPr>
            <w:tcW w:w="993" w:type="dxa"/>
            <w:tcBorders>
              <w:left w:val="single" w:sz="4" w:space="0" w:color="auto"/>
              <w:right w:val="single" w:sz="4" w:space="0" w:color="auto"/>
            </w:tcBorders>
            <w:shd w:val="clear" w:color="auto" w:fill="C6D9F1"/>
            <w:vAlign w:val="center"/>
          </w:tcPr>
          <w:p w14:paraId="47A48BB4" w14:textId="77777777" w:rsidR="00CB2D95" w:rsidRPr="00D46E05" w:rsidRDefault="00CB2D95" w:rsidP="00427BF8">
            <w:pPr>
              <w:rPr>
                <w:rFonts w:asciiTheme="minorHAnsi" w:hAnsiTheme="minorHAnsi" w:cstheme="minorHAnsi"/>
                <w:sz w:val="22"/>
                <w:szCs w:val="22"/>
              </w:rPr>
            </w:pPr>
            <w:r w:rsidRPr="00D46E05">
              <w:rPr>
                <w:rFonts w:asciiTheme="minorHAnsi" w:hAnsiTheme="minorHAnsi" w:cstheme="minorHAnsi"/>
                <w:sz w:val="22"/>
                <w:szCs w:val="22"/>
              </w:rPr>
              <w:t>Yes</w:t>
            </w:r>
          </w:p>
          <w:p w14:paraId="0E9066B0" w14:textId="77777777" w:rsidR="00CB2D95" w:rsidRPr="00D46E05" w:rsidRDefault="00CB2D95" w:rsidP="00427BF8">
            <w:pPr>
              <w:rPr>
                <w:rFonts w:asciiTheme="minorHAnsi" w:hAnsiTheme="minorHAnsi" w:cstheme="minorHAnsi"/>
                <w:sz w:val="22"/>
                <w:szCs w:val="22"/>
              </w:rPr>
            </w:pPr>
            <w:r w:rsidRPr="00D46E05">
              <w:rPr>
                <w:rFonts w:asciiTheme="minorHAnsi" w:hAnsiTheme="minorHAnsi" w:cstheme="minorHAnsi"/>
                <w:sz w:val="22"/>
                <w:szCs w:val="22"/>
              </w:rPr>
              <w:t>Give details</w:t>
            </w:r>
          </w:p>
        </w:tc>
        <w:tc>
          <w:tcPr>
            <w:tcW w:w="425" w:type="dxa"/>
            <w:tcBorders>
              <w:left w:val="single" w:sz="4" w:space="0" w:color="auto"/>
              <w:right w:val="single" w:sz="4" w:space="0" w:color="auto"/>
            </w:tcBorders>
            <w:shd w:val="clear" w:color="auto" w:fill="C6D9F1"/>
            <w:vAlign w:val="center"/>
          </w:tcPr>
          <w:p w14:paraId="54C02FCC" w14:textId="77777777" w:rsidR="00CB2D95" w:rsidRPr="00D46E05" w:rsidRDefault="00CB2D95" w:rsidP="00427BF8">
            <w:pPr>
              <w:rPr>
                <w:rFonts w:asciiTheme="minorHAnsi" w:hAnsiTheme="minorHAnsi" w:cstheme="minorHAnsi"/>
                <w:sz w:val="22"/>
                <w:szCs w:val="22"/>
              </w:rPr>
            </w:pPr>
          </w:p>
        </w:tc>
        <w:tc>
          <w:tcPr>
            <w:tcW w:w="283" w:type="dxa"/>
            <w:tcBorders>
              <w:left w:val="single" w:sz="4" w:space="0" w:color="auto"/>
              <w:right w:val="single" w:sz="4" w:space="0" w:color="auto"/>
            </w:tcBorders>
            <w:vAlign w:val="center"/>
          </w:tcPr>
          <w:p w14:paraId="6BF69859" w14:textId="77777777" w:rsidR="00CB2D95" w:rsidRPr="00D46E05" w:rsidRDefault="00CB2D95" w:rsidP="00427BF8">
            <w:pPr>
              <w:rPr>
                <w:rFonts w:asciiTheme="minorHAnsi" w:hAnsiTheme="minorHAnsi" w:cstheme="minorHAnsi"/>
                <w:sz w:val="22"/>
                <w:szCs w:val="22"/>
              </w:rPr>
            </w:pPr>
          </w:p>
        </w:tc>
        <w:tc>
          <w:tcPr>
            <w:tcW w:w="1276" w:type="dxa"/>
            <w:tcBorders>
              <w:left w:val="single" w:sz="4" w:space="0" w:color="auto"/>
              <w:right w:val="single" w:sz="4" w:space="0" w:color="auto"/>
            </w:tcBorders>
            <w:shd w:val="clear" w:color="auto" w:fill="C6D9F1"/>
            <w:vAlign w:val="center"/>
          </w:tcPr>
          <w:p w14:paraId="6E3F761B" w14:textId="77777777" w:rsidR="00CB2D95" w:rsidRPr="00D46E05" w:rsidRDefault="00CB2D95" w:rsidP="00427BF8">
            <w:pPr>
              <w:rPr>
                <w:rFonts w:asciiTheme="minorHAnsi" w:hAnsiTheme="minorHAnsi" w:cstheme="minorHAnsi"/>
                <w:sz w:val="22"/>
                <w:szCs w:val="22"/>
              </w:rPr>
            </w:pPr>
            <w:r w:rsidRPr="00D46E05">
              <w:rPr>
                <w:rFonts w:asciiTheme="minorHAnsi" w:hAnsiTheme="minorHAnsi" w:cstheme="minorHAnsi"/>
                <w:sz w:val="22"/>
                <w:szCs w:val="22"/>
              </w:rPr>
              <w:t>No</w:t>
            </w:r>
          </w:p>
          <w:p w14:paraId="13A2D9AE" w14:textId="77777777" w:rsidR="00CB2D95" w:rsidRPr="00D46E05" w:rsidRDefault="008B266B" w:rsidP="00427BF8">
            <w:pPr>
              <w:rPr>
                <w:rFonts w:asciiTheme="minorHAnsi" w:hAnsiTheme="minorHAnsi" w:cstheme="minorHAnsi"/>
                <w:sz w:val="22"/>
                <w:szCs w:val="22"/>
              </w:rPr>
            </w:pPr>
            <w:r w:rsidRPr="00D46E05">
              <w:rPr>
                <w:rFonts w:asciiTheme="minorHAnsi" w:hAnsiTheme="minorHAnsi" w:cstheme="minorHAnsi"/>
                <w:sz w:val="22"/>
                <w:szCs w:val="22"/>
              </w:rPr>
              <w:t>Go to E11</w:t>
            </w:r>
          </w:p>
        </w:tc>
        <w:tc>
          <w:tcPr>
            <w:tcW w:w="425" w:type="dxa"/>
            <w:tcBorders>
              <w:left w:val="single" w:sz="4" w:space="0" w:color="auto"/>
              <w:right w:val="single" w:sz="4" w:space="0" w:color="auto"/>
            </w:tcBorders>
            <w:shd w:val="clear" w:color="auto" w:fill="C6D9F1"/>
            <w:vAlign w:val="center"/>
          </w:tcPr>
          <w:p w14:paraId="6985A307" w14:textId="61617E44" w:rsidR="00CB2D95" w:rsidRPr="00D46E05" w:rsidRDefault="00AF32CB" w:rsidP="00427BF8">
            <w:pPr>
              <w:rPr>
                <w:rFonts w:asciiTheme="minorHAnsi" w:hAnsiTheme="minorHAnsi" w:cstheme="minorHAnsi"/>
                <w:sz w:val="22"/>
                <w:szCs w:val="22"/>
              </w:rPr>
            </w:pPr>
            <w:r>
              <w:rPr>
                <w:rFonts w:asciiTheme="minorHAnsi" w:hAnsiTheme="minorHAnsi" w:cstheme="minorHAnsi"/>
                <w:sz w:val="22"/>
                <w:szCs w:val="22"/>
              </w:rPr>
              <w:t>X</w:t>
            </w:r>
          </w:p>
        </w:tc>
      </w:tr>
      <w:tr w:rsidR="00E20558" w:rsidRPr="00D46E05" w14:paraId="5F9EAB8C" w14:textId="77777777" w:rsidTr="00A37E4A">
        <w:tblPrEx>
          <w:tblBorders>
            <w:top w:val="none" w:sz="0" w:space="0" w:color="auto"/>
          </w:tblBorders>
          <w:shd w:val="pct12" w:color="auto" w:fill="auto"/>
          <w:tblLook w:val="0000" w:firstRow="0" w:lastRow="0" w:firstColumn="0" w:lastColumn="0" w:noHBand="0" w:noVBand="0"/>
        </w:tblPrEx>
        <w:trPr>
          <w:gridBefore w:val="1"/>
          <w:wBefore w:w="621" w:type="dxa"/>
          <w:trHeight w:val="420"/>
        </w:trPr>
        <w:tc>
          <w:tcPr>
            <w:tcW w:w="3240" w:type="dxa"/>
            <w:shd w:val="clear" w:color="auto" w:fill="CCC0D9"/>
            <w:vAlign w:val="center"/>
          </w:tcPr>
          <w:p w14:paraId="22F14359" w14:textId="77777777" w:rsidR="00E20558" w:rsidRPr="00D46E05" w:rsidRDefault="00E20558" w:rsidP="00230CA3">
            <w:pPr>
              <w:rPr>
                <w:rFonts w:asciiTheme="minorHAnsi" w:hAnsiTheme="minorHAnsi" w:cstheme="minorHAnsi"/>
                <w:i/>
                <w:sz w:val="22"/>
                <w:szCs w:val="22"/>
              </w:rPr>
            </w:pPr>
            <w:r w:rsidRPr="00D46E05">
              <w:rPr>
                <w:rFonts w:asciiTheme="minorHAnsi" w:hAnsiTheme="minorHAnsi" w:cstheme="minorHAnsi"/>
                <w:i/>
                <w:sz w:val="22"/>
                <w:szCs w:val="22"/>
              </w:rPr>
              <w:t>Organisation or Funding Body</w:t>
            </w:r>
          </w:p>
        </w:tc>
        <w:tc>
          <w:tcPr>
            <w:tcW w:w="6453" w:type="dxa"/>
            <w:gridSpan w:val="6"/>
            <w:shd w:val="clear" w:color="auto" w:fill="auto"/>
            <w:vAlign w:val="center"/>
          </w:tcPr>
          <w:p w14:paraId="1CB179E9" w14:textId="77777777" w:rsidR="00E20558" w:rsidRPr="00D46E05" w:rsidRDefault="00E20558" w:rsidP="00230CA3">
            <w:pPr>
              <w:rPr>
                <w:rFonts w:asciiTheme="minorHAnsi" w:hAnsiTheme="minorHAnsi" w:cstheme="minorHAnsi"/>
                <w:color w:val="000000"/>
                <w:sz w:val="22"/>
                <w:szCs w:val="22"/>
              </w:rPr>
            </w:pPr>
          </w:p>
        </w:tc>
      </w:tr>
      <w:tr w:rsidR="00E20558" w:rsidRPr="00D46E05" w14:paraId="00F17550" w14:textId="77777777" w:rsidTr="00A37E4A">
        <w:tblPrEx>
          <w:tblBorders>
            <w:top w:val="none" w:sz="0" w:space="0" w:color="auto"/>
          </w:tblBorders>
          <w:shd w:val="pct12" w:color="auto" w:fill="auto"/>
          <w:tblLook w:val="0000" w:firstRow="0" w:lastRow="0" w:firstColumn="0" w:lastColumn="0" w:noHBand="0" w:noVBand="0"/>
        </w:tblPrEx>
        <w:trPr>
          <w:gridBefore w:val="1"/>
          <w:wBefore w:w="621" w:type="dxa"/>
          <w:trHeight w:val="340"/>
        </w:trPr>
        <w:tc>
          <w:tcPr>
            <w:tcW w:w="3240" w:type="dxa"/>
            <w:shd w:val="clear" w:color="auto" w:fill="CCC0D9"/>
            <w:vAlign w:val="bottom"/>
          </w:tcPr>
          <w:p w14:paraId="6527F3C5" w14:textId="77777777" w:rsidR="00E20558" w:rsidRPr="00D46E05" w:rsidRDefault="00E20558" w:rsidP="00230CA3">
            <w:pPr>
              <w:rPr>
                <w:rFonts w:asciiTheme="minorHAnsi" w:hAnsiTheme="minorHAnsi" w:cstheme="minorHAnsi"/>
                <w:sz w:val="22"/>
                <w:szCs w:val="22"/>
              </w:rPr>
            </w:pPr>
            <w:r w:rsidRPr="00D46E05">
              <w:rPr>
                <w:rFonts w:asciiTheme="minorHAnsi" w:hAnsiTheme="minorHAnsi" w:cstheme="minorHAnsi"/>
                <w:i/>
                <w:sz w:val="22"/>
                <w:szCs w:val="22"/>
              </w:rPr>
              <w:t>Project title on contract or funding application</w:t>
            </w:r>
          </w:p>
        </w:tc>
        <w:tc>
          <w:tcPr>
            <w:tcW w:w="6453" w:type="dxa"/>
            <w:gridSpan w:val="6"/>
            <w:shd w:val="clear" w:color="auto" w:fill="auto"/>
            <w:vAlign w:val="bottom"/>
          </w:tcPr>
          <w:p w14:paraId="48BFCB92" w14:textId="77777777" w:rsidR="00E20558" w:rsidRPr="00D46E05" w:rsidRDefault="00E20558" w:rsidP="00230CA3">
            <w:pPr>
              <w:rPr>
                <w:rFonts w:asciiTheme="minorHAnsi" w:hAnsiTheme="minorHAnsi" w:cstheme="minorHAnsi"/>
                <w:color w:val="000000"/>
                <w:sz w:val="22"/>
                <w:szCs w:val="22"/>
              </w:rPr>
            </w:pPr>
          </w:p>
        </w:tc>
      </w:tr>
      <w:tr w:rsidR="00E20558" w:rsidRPr="00D46E05" w14:paraId="39605417" w14:textId="77777777" w:rsidTr="00A37E4A">
        <w:tblPrEx>
          <w:tblBorders>
            <w:top w:val="none" w:sz="0" w:space="0" w:color="auto"/>
          </w:tblBorders>
          <w:shd w:val="pct12" w:color="auto" w:fill="auto"/>
          <w:tblLook w:val="0000" w:firstRow="0" w:lastRow="0" w:firstColumn="0" w:lastColumn="0" w:noHBand="0" w:noVBand="0"/>
        </w:tblPrEx>
        <w:trPr>
          <w:gridBefore w:val="1"/>
          <w:wBefore w:w="621" w:type="dxa"/>
          <w:trHeight w:val="340"/>
        </w:trPr>
        <w:tc>
          <w:tcPr>
            <w:tcW w:w="3240" w:type="dxa"/>
            <w:shd w:val="clear" w:color="auto" w:fill="CCC0D9"/>
            <w:vAlign w:val="center"/>
          </w:tcPr>
          <w:p w14:paraId="4A2E264C" w14:textId="77777777" w:rsidR="00E20558" w:rsidRPr="00D46E05" w:rsidRDefault="00E20558" w:rsidP="00230CA3">
            <w:pPr>
              <w:rPr>
                <w:rFonts w:asciiTheme="minorHAnsi" w:hAnsiTheme="minorHAnsi" w:cstheme="minorHAnsi"/>
                <w:i/>
                <w:sz w:val="22"/>
                <w:szCs w:val="22"/>
              </w:rPr>
            </w:pPr>
            <w:r w:rsidRPr="00D46E05">
              <w:rPr>
                <w:rFonts w:asciiTheme="minorHAnsi" w:hAnsiTheme="minorHAnsi" w:cstheme="minorHAnsi"/>
                <w:i/>
                <w:sz w:val="22"/>
                <w:szCs w:val="22"/>
              </w:rPr>
              <w:t xml:space="preserve">First named investigator </w:t>
            </w:r>
          </w:p>
        </w:tc>
        <w:tc>
          <w:tcPr>
            <w:tcW w:w="6453" w:type="dxa"/>
            <w:gridSpan w:val="6"/>
            <w:shd w:val="clear" w:color="auto" w:fill="auto"/>
            <w:vAlign w:val="bottom"/>
          </w:tcPr>
          <w:p w14:paraId="67802034" w14:textId="77777777" w:rsidR="00E20558" w:rsidRPr="00D46E05" w:rsidRDefault="00E20558" w:rsidP="00230CA3">
            <w:pPr>
              <w:rPr>
                <w:rFonts w:asciiTheme="minorHAnsi" w:hAnsiTheme="minorHAnsi" w:cstheme="minorHAnsi"/>
                <w:color w:val="000000"/>
                <w:sz w:val="22"/>
                <w:szCs w:val="22"/>
              </w:rPr>
            </w:pPr>
          </w:p>
        </w:tc>
      </w:tr>
      <w:tr w:rsidR="00E20558" w:rsidRPr="00D46E05" w14:paraId="38FDE4D2" w14:textId="77777777" w:rsidTr="00A37E4A">
        <w:tblPrEx>
          <w:tblBorders>
            <w:top w:val="none" w:sz="0" w:space="0" w:color="auto"/>
          </w:tblBorders>
          <w:shd w:val="pct12" w:color="auto" w:fill="auto"/>
          <w:tblLook w:val="0000" w:firstRow="0" w:lastRow="0" w:firstColumn="0" w:lastColumn="0" w:noHBand="0" w:noVBand="0"/>
        </w:tblPrEx>
        <w:trPr>
          <w:gridBefore w:val="1"/>
          <w:wBefore w:w="621" w:type="dxa"/>
          <w:trHeight w:val="340"/>
        </w:trPr>
        <w:tc>
          <w:tcPr>
            <w:tcW w:w="3240" w:type="dxa"/>
            <w:shd w:val="clear" w:color="auto" w:fill="CCC0D9"/>
            <w:vAlign w:val="center"/>
          </w:tcPr>
          <w:p w14:paraId="3F86D118" w14:textId="77777777" w:rsidR="00E20558" w:rsidRPr="00D46E05" w:rsidRDefault="00E20558" w:rsidP="00230CA3">
            <w:pPr>
              <w:rPr>
                <w:rFonts w:asciiTheme="minorHAnsi" w:hAnsiTheme="minorHAnsi" w:cstheme="minorHAnsi"/>
                <w:i/>
                <w:sz w:val="22"/>
                <w:szCs w:val="22"/>
              </w:rPr>
            </w:pPr>
            <w:r w:rsidRPr="00D46E05">
              <w:rPr>
                <w:rFonts w:asciiTheme="minorHAnsi" w:hAnsiTheme="minorHAnsi" w:cstheme="minorHAnsi"/>
                <w:i/>
                <w:sz w:val="22"/>
                <w:szCs w:val="22"/>
              </w:rPr>
              <w:t>Administering institution</w:t>
            </w:r>
          </w:p>
        </w:tc>
        <w:tc>
          <w:tcPr>
            <w:tcW w:w="6453" w:type="dxa"/>
            <w:gridSpan w:val="6"/>
            <w:shd w:val="clear" w:color="auto" w:fill="auto"/>
            <w:vAlign w:val="bottom"/>
          </w:tcPr>
          <w:p w14:paraId="32105E49" w14:textId="77777777" w:rsidR="00E20558" w:rsidRPr="00D46E05" w:rsidRDefault="00E20558" w:rsidP="00230CA3">
            <w:pPr>
              <w:rPr>
                <w:rFonts w:asciiTheme="minorHAnsi" w:hAnsiTheme="minorHAnsi" w:cstheme="minorHAnsi"/>
                <w:color w:val="000000"/>
                <w:sz w:val="22"/>
                <w:szCs w:val="22"/>
              </w:rPr>
            </w:pPr>
          </w:p>
        </w:tc>
      </w:tr>
      <w:tr w:rsidR="00860C0F" w:rsidRPr="00D46E05" w14:paraId="46D68E3F" w14:textId="77777777" w:rsidTr="00A37E4A">
        <w:tblPrEx>
          <w:tblBorders>
            <w:top w:val="none" w:sz="0" w:space="0" w:color="auto"/>
          </w:tblBorders>
          <w:shd w:val="pct12" w:color="auto" w:fill="auto"/>
          <w:tblLook w:val="0000" w:firstRow="0" w:lastRow="0" w:firstColumn="0" w:lastColumn="0" w:noHBand="0" w:noVBand="0"/>
        </w:tblPrEx>
        <w:trPr>
          <w:gridBefore w:val="1"/>
          <w:wBefore w:w="621" w:type="dxa"/>
          <w:trHeight w:val="340"/>
        </w:trPr>
        <w:tc>
          <w:tcPr>
            <w:tcW w:w="3240" w:type="dxa"/>
            <w:shd w:val="clear" w:color="auto" w:fill="CCC0D9"/>
            <w:vAlign w:val="center"/>
          </w:tcPr>
          <w:p w14:paraId="7F401F02" w14:textId="77777777" w:rsidR="00860C0F" w:rsidRPr="00D46E05" w:rsidRDefault="00860C0F" w:rsidP="00230CA3">
            <w:pPr>
              <w:rPr>
                <w:rFonts w:asciiTheme="minorHAnsi" w:hAnsiTheme="minorHAnsi" w:cstheme="minorHAnsi"/>
                <w:i/>
                <w:sz w:val="22"/>
                <w:szCs w:val="22"/>
              </w:rPr>
            </w:pPr>
            <w:r w:rsidRPr="00D46E05">
              <w:rPr>
                <w:rFonts w:asciiTheme="minorHAnsi" w:hAnsiTheme="minorHAnsi" w:cstheme="minorHAnsi"/>
                <w:i/>
                <w:sz w:val="22"/>
                <w:szCs w:val="22"/>
              </w:rPr>
              <w:t>Does the funding body have ownership of or control over the dissemination of results?  If yes give details.</w:t>
            </w:r>
          </w:p>
        </w:tc>
        <w:tc>
          <w:tcPr>
            <w:tcW w:w="6453" w:type="dxa"/>
            <w:gridSpan w:val="6"/>
            <w:shd w:val="clear" w:color="auto" w:fill="auto"/>
            <w:vAlign w:val="bottom"/>
          </w:tcPr>
          <w:p w14:paraId="59F27DF2" w14:textId="77777777" w:rsidR="00860C0F" w:rsidRPr="00D46E05" w:rsidRDefault="00860C0F" w:rsidP="00230CA3">
            <w:pPr>
              <w:rPr>
                <w:rFonts w:asciiTheme="minorHAnsi" w:hAnsiTheme="minorHAnsi" w:cstheme="minorHAnsi"/>
                <w:color w:val="000000"/>
                <w:sz w:val="22"/>
                <w:szCs w:val="22"/>
              </w:rPr>
            </w:pPr>
          </w:p>
        </w:tc>
      </w:tr>
    </w:tbl>
    <w:p w14:paraId="301BDEDB" w14:textId="77777777" w:rsidR="00E23F55" w:rsidRPr="00D46E05" w:rsidRDefault="00E23F55" w:rsidP="00E23F55">
      <w:pPr>
        <w:rPr>
          <w:rFonts w:asciiTheme="minorHAnsi" w:hAnsiTheme="minorHAnsi" w:cstheme="minorHAnsi"/>
          <w:i/>
          <w:sz w:val="22"/>
          <w:szCs w:val="22"/>
        </w:rPr>
      </w:pPr>
      <w:r w:rsidRPr="00D46E05">
        <w:rPr>
          <w:rFonts w:asciiTheme="minorHAnsi" w:hAnsiTheme="minorHAnsi" w:cstheme="minorHAnsi"/>
          <w:sz w:val="22"/>
          <w:szCs w:val="22"/>
        </w:rPr>
        <w:tab/>
      </w:r>
      <w:r w:rsidRPr="00D46E05">
        <w:rPr>
          <w:rFonts w:asciiTheme="minorHAnsi" w:hAnsiTheme="minorHAnsi" w:cstheme="minorHAnsi"/>
          <w:i/>
          <w:sz w:val="22"/>
          <w:szCs w:val="22"/>
        </w:rPr>
        <w:t xml:space="preserve">Copy </w:t>
      </w:r>
      <w:r w:rsidR="006B1725" w:rsidRPr="00D46E05">
        <w:rPr>
          <w:rFonts w:asciiTheme="minorHAnsi" w:hAnsiTheme="minorHAnsi" w:cstheme="minorHAnsi"/>
          <w:i/>
          <w:sz w:val="22"/>
          <w:szCs w:val="22"/>
        </w:rPr>
        <w:t xml:space="preserve">this </w:t>
      </w:r>
      <w:r w:rsidRPr="00D46E05">
        <w:rPr>
          <w:rFonts w:asciiTheme="minorHAnsi" w:hAnsiTheme="minorHAnsi" w:cstheme="minorHAnsi"/>
          <w:i/>
          <w:sz w:val="22"/>
          <w:szCs w:val="22"/>
        </w:rPr>
        <w:t xml:space="preserve">table and repeat for each contract </w:t>
      </w:r>
      <w:r w:rsidR="00D12BD9" w:rsidRPr="00D46E05">
        <w:rPr>
          <w:rFonts w:asciiTheme="minorHAnsi" w:hAnsiTheme="minorHAnsi" w:cstheme="minorHAnsi"/>
          <w:i/>
          <w:sz w:val="22"/>
          <w:szCs w:val="22"/>
        </w:rPr>
        <w:t>or</w:t>
      </w:r>
      <w:r w:rsidRPr="00D46E05">
        <w:rPr>
          <w:rFonts w:asciiTheme="minorHAnsi" w:hAnsiTheme="minorHAnsi" w:cstheme="minorHAnsi"/>
          <w:i/>
          <w:sz w:val="22"/>
          <w:szCs w:val="22"/>
        </w:rPr>
        <w:t xml:space="preserve"> grant.</w:t>
      </w:r>
    </w:p>
    <w:p w14:paraId="3841347A" w14:textId="77777777" w:rsidR="00BD6419" w:rsidRPr="00D46E05" w:rsidRDefault="00BD6419" w:rsidP="00B96B5F">
      <w:pPr>
        <w:rPr>
          <w:rFonts w:asciiTheme="minorHAnsi" w:hAnsiTheme="minorHAnsi" w:cstheme="minorHAnsi"/>
          <w:sz w:val="22"/>
          <w:szCs w:val="22"/>
        </w:rPr>
      </w:pPr>
    </w:p>
    <w:tbl>
      <w:tblPr>
        <w:tblW w:w="9691" w:type="dxa"/>
        <w:tblInd w:w="6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2" w:color="auto" w:fill="auto"/>
        <w:tblLook w:val="01E0" w:firstRow="1" w:lastRow="1" w:firstColumn="1" w:lastColumn="1" w:noHBand="0" w:noVBand="0"/>
      </w:tblPr>
      <w:tblGrid>
        <w:gridCol w:w="762"/>
        <w:gridCol w:w="5527"/>
        <w:gridCol w:w="993"/>
        <w:gridCol w:w="425"/>
        <w:gridCol w:w="283"/>
        <w:gridCol w:w="1276"/>
        <w:gridCol w:w="425"/>
      </w:tblGrid>
      <w:tr w:rsidR="00DE382B" w:rsidRPr="00D46E05" w14:paraId="16219B82" w14:textId="77777777" w:rsidTr="00DB2173">
        <w:trPr>
          <w:trHeight w:val="346"/>
        </w:trPr>
        <w:tc>
          <w:tcPr>
            <w:tcW w:w="762" w:type="dxa"/>
            <w:tcBorders>
              <w:left w:val="single" w:sz="4" w:space="0" w:color="auto"/>
              <w:bottom w:val="single" w:sz="4" w:space="0" w:color="auto"/>
              <w:right w:val="single" w:sz="4" w:space="0" w:color="auto"/>
            </w:tcBorders>
            <w:shd w:val="clear" w:color="auto" w:fill="C6D9F1"/>
            <w:vAlign w:val="center"/>
          </w:tcPr>
          <w:p w14:paraId="3886F9A6" w14:textId="77777777" w:rsidR="00CB2D95" w:rsidRPr="00D46E05" w:rsidRDefault="008709AE" w:rsidP="00427BF8">
            <w:pPr>
              <w:rPr>
                <w:rFonts w:asciiTheme="minorHAnsi" w:hAnsiTheme="minorHAnsi" w:cstheme="minorHAnsi"/>
                <w:b/>
                <w:sz w:val="22"/>
                <w:szCs w:val="22"/>
              </w:rPr>
            </w:pPr>
            <w:r w:rsidRPr="00D46E05">
              <w:rPr>
                <w:rFonts w:asciiTheme="minorHAnsi" w:hAnsiTheme="minorHAnsi" w:cstheme="minorHAnsi"/>
                <w:b/>
                <w:sz w:val="22"/>
                <w:szCs w:val="22"/>
              </w:rPr>
              <w:t>E10</w:t>
            </w:r>
            <w:r w:rsidR="00CB2D95" w:rsidRPr="00D46E05">
              <w:rPr>
                <w:rFonts w:asciiTheme="minorHAnsi" w:hAnsiTheme="minorHAnsi" w:cstheme="minorHAnsi"/>
                <w:b/>
                <w:sz w:val="22"/>
                <w:szCs w:val="22"/>
              </w:rPr>
              <w:t>.1</w:t>
            </w:r>
          </w:p>
        </w:tc>
        <w:tc>
          <w:tcPr>
            <w:tcW w:w="5527" w:type="dxa"/>
            <w:tcBorders>
              <w:left w:val="single" w:sz="4" w:space="0" w:color="auto"/>
              <w:bottom w:val="single" w:sz="4" w:space="0" w:color="auto"/>
              <w:right w:val="single" w:sz="4" w:space="0" w:color="auto"/>
            </w:tcBorders>
            <w:shd w:val="clear" w:color="auto" w:fill="C6D9F1"/>
            <w:vAlign w:val="center"/>
          </w:tcPr>
          <w:p w14:paraId="2D241A2A" w14:textId="77777777" w:rsidR="00CB2D95" w:rsidRPr="00D46E05" w:rsidRDefault="00DE382B" w:rsidP="00412C87">
            <w:pPr>
              <w:rPr>
                <w:rFonts w:asciiTheme="minorHAnsi" w:hAnsiTheme="minorHAnsi" w:cstheme="minorHAnsi"/>
                <w:sz w:val="22"/>
                <w:szCs w:val="22"/>
              </w:rPr>
            </w:pPr>
            <w:r w:rsidRPr="00D46E05">
              <w:rPr>
                <w:rFonts w:asciiTheme="minorHAnsi" w:hAnsiTheme="minorHAnsi" w:cstheme="minorHAnsi"/>
                <w:b/>
                <w:sz w:val="22"/>
                <w:szCs w:val="22"/>
              </w:rPr>
              <w:t>Does the funding</w:t>
            </w:r>
            <w:r w:rsidR="00841651" w:rsidRPr="00D46E05">
              <w:rPr>
                <w:rFonts w:asciiTheme="minorHAnsi" w:hAnsiTheme="minorHAnsi" w:cstheme="minorHAnsi"/>
                <w:b/>
                <w:sz w:val="22"/>
                <w:szCs w:val="22"/>
              </w:rPr>
              <w:t xml:space="preserve"> </w:t>
            </w:r>
            <w:r w:rsidRPr="00D46E05">
              <w:rPr>
                <w:rFonts w:asciiTheme="minorHAnsi" w:hAnsiTheme="minorHAnsi" w:cstheme="minorHAnsi"/>
                <w:b/>
                <w:sz w:val="22"/>
                <w:szCs w:val="22"/>
              </w:rPr>
              <w:t xml:space="preserve">constitute a conflict of interest for either the researcher(s) or provider(s) of the </w:t>
            </w:r>
            <w:r w:rsidR="00841651" w:rsidRPr="00D46E05">
              <w:rPr>
                <w:rFonts w:asciiTheme="minorHAnsi" w:hAnsiTheme="minorHAnsi" w:cstheme="minorHAnsi"/>
                <w:b/>
                <w:sz w:val="22"/>
                <w:szCs w:val="22"/>
              </w:rPr>
              <w:t>funding</w:t>
            </w:r>
            <w:r w:rsidRPr="00D46E05">
              <w:rPr>
                <w:rFonts w:asciiTheme="minorHAnsi" w:hAnsiTheme="minorHAnsi" w:cstheme="minorHAnsi"/>
                <w:b/>
                <w:sz w:val="22"/>
                <w:szCs w:val="22"/>
              </w:rPr>
              <w:t>?</w:t>
            </w:r>
            <w:r w:rsidR="00AE2FBC" w:rsidRPr="00D46E05">
              <w:rPr>
                <w:rFonts w:asciiTheme="minorHAnsi" w:hAnsiTheme="minorHAnsi" w:cstheme="minorHAnsi"/>
                <w:sz w:val="22"/>
                <w:szCs w:val="22"/>
              </w:rPr>
              <w:t xml:space="preserve">  </w:t>
            </w:r>
          </w:p>
        </w:tc>
        <w:tc>
          <w:tcPr>
            <w:tcW w:w="993" w:type="dxa"/>
            <w:tcBorders>
              <w:left w:val="single" w:sz="4" w:space="0" w:color="auto"/>
              <w:bottom w:val="single" w:sz="4" w:space="0" w:color="auto"/>
              <w:right w:val="single" w:sz="4" w:space="0" w:color="auto"/>
            </w:tcBorders>
            <w:shd w:val="clear" w:color="auto" w:fill="C6D9F1"/>
            <w:vAlign w:val="center"/>
          </w:tcPr>
          <w:p w14:paraId="5D0C9453" w14:textId="77777777" w:rsidR="00CB2D95" w:rsidRPr="00D46E05" w:rsidRDefault="00CB2D95" w:rsidP="00427BF8">
            <w:pPr>
              <w:rPr>
                <w:rFonts w:asciiTheme="minorHAnsi" w:hAnsiTheme="minorHAnsi" w:cstheme="minorHAnsi"/>
                <w:sz w:val="22"/>
                <w:szCs w:val="22"/>
              </w:rPr>
            </w:pPr>
            <w:r w:rsidRPr="00D46E05">
              <w:rPr>
                <w:rFonts w:asciiTheme="minorHAnsi" w:hAnsiTheme="minorHAnsi" w:cstheme="minorHAnsi"/>
                <w:sz w:val="22"/>
                <w:szCs w:val="22"/>
              </w:rPr>
              <w:t>Yes</w:t>
            </w:r>
          </w:p>
          <w:p w14:paraId="46A3108A" w14:textId="77777777" w:rsidR="00DE382B" w:rsidRPr="00D46E05" w:rsidRDefault="00DE382B" w:rsidP="00427BF8">
            <w:pPr>
              <w:rPr>
                <w:rFonts w:asciiTheme="minorHAnsi" w:hAnsiTheme="minorHAnsi" w:cstheme="minorHAnsi"/>
                <w:color w:val="000000"/>
                <w:sz w:val="22"/>
                <w:szCs w:val="22"/>
              </w:rPr>
            </w:pPr>
            <w:r w:rsidRPr="00D46E05">
              <w:rPr>
                <w:rFonts w:asciiTheme="minorHAnsi" w:hAnsiTheme="minorHAnsi" w:cstheme="minorHAnsi"/>
                <w:sz w:val="22"/>
                <w:szCs w:val="22"/>
              </w:rPr>
              <w:t>Give details</w:t>
            </w:r>
          </w:p>
        </w:tc>
        <w:tc>
          <w:tcPr>
            <w:tcW w:w="425" w:type="dxa"/>
            <w:tcBorders>
              <w:left w:val="single" w:sz="4" w:space="0" w:color="auto"/>
              <w:bottom w:val="single" w:sz="4" w:space="0" w:color="auto"/>
              <w:right w:val="single" w:sz="4" w:space="0" w:color="auto"/>
            </w:tcBorders>
            <w:shd w:val="clear" w:color="auto" w:fill="C6D9F1"/>
            <w:vAlign w:val="center"/>
          </w:tcPr>
          <w:p w14:paraId="78BE568C" w14:textId="77777777" w:rsidR="00CB2D95" w:rsidRPr="00D46E05" w:rsidRDefault="00CB2D95" w:rsidP="00427BF8">
            <w:pPr>
              <w:rPr>
                <w:rFonts w:asciiTheme="minorHAnsi" w:hAnsiTheme="minorHAnsi" w:cstheme="minorHAnsi"/>
                <w:color w:val="000000"/>
                <w:sz w:val="22"/>
                <w:szCs w:val="22"/>
              </w:rPr>
            </w:pPr>
          </w:p>
        </w:tc>
        <w:tc>
          <w:tcPr>
            <w:tcW w:w="283" w:type="dxa"/>
            <w:tcBorders>
              <w:left w:val="single" w:sz="4" w:space="0" w:color="auto"/>
              <w:bottom w:val="single" w:sz="4" w:space="0" w:color="auto"/>
              <w:right w:val="single" w:sz="4" w:space="0" w:color="auto"/>
            </w:tcBorders>
            <w:shd w:val="clear" w:color="auto" w:fill="auto"/>
            <w:vAlign w:val="center"/>
          </w:tcPr>
          <w:p w14:paraId="390B1F96" w14:textId="77777777" w:rsidR="00CB2D95" w:rsidRPr="00D46E05" w:rsidRDefault="00CB2D95" w:rsidP="00427BF8">
            <w:pPr>
              <w:rPr>
                <w:rFonts w:asciiTheme="minorHAnsi" w:hAnsiTheme="minorHAnsi" w:cstheme="minorHAnsi"/>
                <w:color w:val="000000"/>
                <w:sz w:val="22"/>
                <w:szCs w:val="22"/>
              </w:rPr>
            </w:pPr>
          </w:p>
        </w:tc>
        <w:tc>
          <w:tcPr>
            <w:tcW w:w="1276" w:type="dxa"/>
            <w:tcBorders>
              <w:left w:val="single" w:sz="4" w:space="0" w:color="auto"/>
              <w:bottom w:val="single" w:sz="4" w:space="0" w:color="auto"/>
              <w:right w:val="single" w:sz="4" w:space="0" w:color="auto"/>
            </w:tcBorders>
            <w:shd w:val="clear" w:color="auto" w:fill="C6D9F1"/>
            <w:vAlign w:val="center"/>
          </w:tcPr>
          <w:p w14:paraId="7AC79887" w14:textId="77777777" w:rsidR="00CB2D95" w:rsidRPr="00D46E05" w:rsidRDefault="00CB2D95" w:rsidP="00427BF8">
            <w:pPr>
              <w:rPr>
                <w:rFonts w:asciiTheme="minorHAnsi" w:hAnsiTheme="minorHAnsi" w:cstheme="minorHAnsi"/>
                <w:sz w:val="22"/>
                <w:szCs w:val="22"/>
              </w:rPr>
            </w:pPr>
            <w:r w:rsidRPr="00D46E05">
              <w:rPr>
                <w:rFonts w:asciiTheme="minorHAnsi" w:hAnsiTheme="minorHAnsi" w:cstheme="minorHAnsi"/>
                <w:sz w:val="22"/>
                <w:szCs w:val="22"/>
              </w:rPr>
              <w:t>No</w:t>
            </w:r>
          </w:p>
          <w:p w14:paraId="5633677B" w14:textId="77777777" w:rsidR="00DE382B" w:rsidRPr="00D46E05" w:rsidRDefault="00DE382B" w:rsidP="00427BF8">
            <w:pPr>
              <w:rPr>
                <w:rFonts w:asciiTheme="minorHAnsi" w:hAnsiTheme="minorHAnsi" w:cstheme="minorHAnsi"/>
                <w:color w:val="000000"/>
                <w:sz w:val="22"/>
                <w:szCs w:val="22"/>
              </w:rPr>
            </w:pPr>
            <w:r w:rsidRPr="00D46E05">
              <w:rPr>
                <w:rFonts w:asciiTheme="minorHAnsi" w:hAnsiTheme="minorHAnsi" w:cstheme="minorHAnsi"/>
                <w:sz w:val="22"/>
                <w:szCs w:val="22"/>
              </w:rPr>
              <w:t>Go to E1</w:t>
            </w:r>
            <w:r w:rsidR="008B266B" w:rsidRPr="00D46E05">
              <w:rPr>
                <w:rFonts w:asciiTheme="minorHAnsi" w:hAnsiTheme="minorHAnsi" w:cstheme="minorHAnsi"/>
                <w:sz w:val="22"/>
                <w:szCs w:val="22"/>
              </w:rPr>
              <w:t>1</w:t>
            </w:r>
          </w:p>
        </w:tc>
        <w:tc>
          <w:tcPr>
            <w:tcW w:w="425" w:type="dxa"/>
            <w:tcBorders>
              <w:left w:val="single" w:sz="4" w:space="0" w:color="auto"/>
              <w:bottom w:val="single" w:sz="4" w:space="0" w:color="auto"/>
              <w:right w:val="single" w:sz="4" w:space="0" w:color="auto"/>
            </w:tcBorders>
            <w:shd w:val="clear" w:color="auto" w:fill="C6D9F1"/>
            <w:vAlign w:val="center"/>
          </w:tcPr>
          <w:p w14:paraId="0D15BDDE" w14:textId="77777777" w:rsidR="00CB2D95" w:rsidRPr="00D46E05" w:rsidRDefault="00CB2D95" w:rsidP="00AA13D8">
            <w:pPr>
              <w:ind w:right="-133"/>
              <w:rPr>
                <w:rFonts w:asciiTheme="minorHAnsi" w:hAnsiTheme="minorHAnsi" w:cstheme="minorHAnsi"/>
                <w:color w:val="000000"/>
                <w:sz w:val="22"/>
                <w:szCs w:val="22"/>
              </w:rPr>
            </w:pPr>
          </w:p>
        </w:tc>
      </w:tr>
    </w:tbl>
    <w:p w14:paraId="22578400" w14:textId="77777777" w:rsidR="0000056F" w:rsidRPr="00D46E05" w:rsidRDefault="0000056F" w:rsidP="0000056F">
      <w:pPr>
        <w:ind w:left="720" w:firstLine="720"/>
        <w:jc w:val="both"/>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 xml:space="preserve">For example: </w:t>
      </w:r>
    </w:p>
    <w:p w14:paraId="126FA934" w14:textId="77777777" w:rsidR="0000056F" w:rsidRPr="00D46E05" w:rsidRDefault="0000056F" w:rsidP="0000056F">
      <w:pPr>
        <w:numPr>
          <w:ilvl w:val="0"/>
          <w:numId w:val="6"/>
        </w:numPr>
        <w:jc w:val="both"/>
        <w:rPr>
          <w:rFonts w:asciiTheme="minorHAnsi" w:hAnsiTheme="minorHAnsi" w:cstheme="minorHAnsi"/>
          <w:b/>
          <w:bCs/>
          <w:vanish/>
          <w:color w:val="0000FF"/>
          <w:sz w:val="22"/>
          <w:szCs w:val="22"/>
        </w:rPr>
      </w:pPr>
      <w:r w:rsidRPr="00D46E05">
        <w:rPr>
          <w:rFonts w:asciiTheme="minorHAnsi" w:hAnsiTheme="minorHAnsi" w:cstheme="minorHAnsi"/>
          <w:vanish/>
          <w:color w:val="0000FF"/>
          <w:sz w:val="22"/>
          <w:szCs w:val="22"/>
        </w:rPr>
        <w:t xml:space="preserve">does the provider(s) of the support have a financial interest in the outcome of the research;  </w:t>
      </w:r>
    </w:p>
    <w:p w14:paraId="60BAE204" w14:textId="77777777" w:rsidR="0000056F" w:rsidRPr="00D46E05" w:rsidRDefault="0000056F" w:rsidP="0000056F">
      <w:pPr>
        <w:numPr>
          <w:ilvl w:val="0"/>
          <w:numId w:val="6"/>
        </w:numPr>
        <w:jc w:val="both"/>
        <w:rPr>
          <w:rFonts w:asciiTheme="minorHAnsi" w:hAnsiTheme="minorHAnsi" w:cstheme="minorHAnsi"/>
          <w:b/>
          <w:bCs/>
          <w:vanish/>
          <w:color w:val="0000FF"/>
          <w:sz w:val="22"/>
          <w:szCs w:val="22"/>
        </w:rPr>
      </w:pPr>
      <w:r w:rsidRPr="00D46E05">
        <w:rPr>
          <w:rFonts w:asciiTheme="minorHAnsi" w:hAnsiTheme="minorHAnsi" w:cstheme="minorHAnsi"/>
          <w:vanish/>
          <w:color w:val="0000FF"/>
          <w:sz w:val="22"/>
          <w:szCs w:val="22"/>
        </w:rPr>
        <w:t xml:space="preserve">will there be any commercialisation of the outcomes of the research;  </w:t>
      </w:r>
    </w:p>
    <w:p w14:paraId="7C7DA125" w14:textId="77777777" w:rsidR="0000056F" w:rsidRPr="00D46E05" w:rsidRDefault="0000056F" w:rsidP="0000056F">
      <w:pPr>
        <w:numPr>
          <w:ilvl w:val="0"/>
          <w:numId w:val="6"/>
        </w:numPr>
        <w:jc w:val="both"/>
        <w:rPr>
          <w:rFonts w:asciiTheme="minorHAnsi" w:hAnsiTheme="minorHAnsi" w:cstheme="minorHAnsi"/>
          <w:bCs/>
          <w:vanish/>
          <w:color w:val="0000FF"/>
          <w:sz w:val="22"/>
          <w:szCs w:val="22"/>
        </w:rPr>
      </w:pPr>
      <w:r w:rsidRPr="00D46E05">
        <w:rPr>
          <w:rFonts w:asciiTheme="minorHAnsi" w:hAnsiTheme="minorHAnsi" w:cstheme="minorHAnsi"/>
          <w:vanish/>
          <w:color w:val="0000FF"/>
          <w:sz w:val="22"/>
          <w:szCs w:val="22"/>
        </w:rPr>
        <w:t>does any member of the research team have an affiliation with the provider(s) of support?</w:t>
      </w:r>
      <w:r w:rsidRPr="00D46E05">
        <w:rPr>
          <w:rFonts w:asciiTheme="minorHAnsi" w:hAnsiTheme="minorHAnsi" w:cstheme="minorHAnsi"/>
          <w:b/>
          <w:vanish/>
          <w:color w:val="0000FF"/>
          <w:sz w:val="22"/>
          <w:szCs w:val="22"/>
        </w:rPr>
        <w:t xml:space="preserve"> </w:t>
      </w:r>
    </w:p>
    <w:p w14:paraId="7A9C05A5" w14:textId="77777777" w:rsidR="0000056F" w:rsidRPr="00D46E05" w:rsidRDefault="0000056F" w:rsidP="0073407E">
      <w:pPr>
        <w:ind w:left="1440"/>
        <w:rPr>
          <w:rFonts w:asciiTheme="minorHAnsi" w:hAnsiTheme="minorHAnsi" w:cstheme="minorHAnsi"/>
          <w:vanish/>
          <w:color w:val="0000FF"/>
          <w:sz w:val="22"/>
          <w:szCs w:val="22"/>
        </w:rPr>
      </w:pPr>
      <w:r w:rsidRPr="00D46E05">
        <w:rPr>
          <w:rFonts w:asciiTheme="minorHAnsi" w:hAnsiTheme="minorHAnsi" w:cstheme="minorHAnsi"/>
          <w:vanish/>
          <w:color w:val="0000FF"/>
          <w:sz w:val="22"/>
          <w:szCs w:val="22"/>
        </w:rPr>
        <w:t>If yes, provide details, including an outline of how this potential conflict of interest is to be disclosed to research participants.</w:t>
      </w:r>
    </w:p>
    <w:tbl>
      <w:tblPr>
        <w:tblW w:w="8964" w:type="dxa"/>
        <w:tblInd w:w="1350" w:type="dxa"/>
        <w:tblBorders>
          <w:left w:val="single" w:sz="4" w:space="0" w:color="auto"/>
          <w:bottom w:val="single" w:sz="4" w:space="0" w:color="auto"/>
          <w:right w:val="single" w:sz="4" w:space="0" w:color="auto"/>
          <w:insideH w:val="single" w:sz="4" w:space="0" w:color="auto"/>
          <w:insideV w:val="single" w:sz="4" w:space="0" w:color="auto"/>
        </w:tblBorders>
        <w:shd w:val="pct12" w:color="auto" w:fill="auto"/>
        <w:tblLook w:val="0000" w:firstRow="0" w:lastRow="0" w:firstColumn="0" w:lastColumn="0" w:noHBand="0" w:noVBand="0"/>
      </w:tblPr>
      <w:tblGrid>
        <w:gridCol w:w="957"/>
        <w:gridCol w:w="8007"/>
      </w:tblGrid>
      <w:tr w:rsidR="00E20558" w:rsidRPr="00D46E05" w14:paraId="7541D512" w14:textId="77777777" w:rsidTr="00A37E4A">
        <w:tc>
          <w:tcPr>
            <w:tcW w:w="957" w:type="dxa"/>
            <w:shd w:val="clear" w:color="auto" w:fill="CCC0D9"/>
          </w:tcPr>
          <w:p w14:paraId="4E9178DC" w14:textId="77777777" w:rsidR="00E20558" w:rsidRPr="00D46E05" w:rsidRDefault="00E20558" w:rsidP="00427BF8">
            <w:pPr>
              <w:rPr>
                <w:rFonts w:asciiTheme="minorHAnsi" w:hAnsiTheme="minorHAnsi" w:cstheme="minorHAnsi"/>
                <w:sz w:val="22"/>
                <w:szCs w:val="22"/>
              </w:rPr>
            </w:pPr>
            <w:r w:rsidRPr="00D46E05">
              <w:rPr>
                <w:rFonts w:asciiTheme="minorHAnsi" w:hAnsiTheme="minorHAnsi" w:cstheme="minorHAnsi"/>
                <w:b/>
                <w:sz w:val="22"/>
                <w:szCs w:val="22"/>
              </w:rPr>
              <w:t>Details</w:t>
            </w:r>
          </w:p>
          <w:p w14:paraId="3DD67BBF" w14:textId="77777777" w:rsidR="00E20558" w:rsidRPr="00D46E05" w:rsidRDefault="00E20558" w:rsidP="00427BF8">
            <w:pPr>
              <w:rPr>
                <w:rFonts w:asciiTheme="minorHAnsi" w:hAnsiTheme="minorHAnsi" w:cstheme="minorHAnsi"/>
                <w:b/>
                <w:color w:val="000000"/>
                <w:sz w:val="22"/>
                <w:szCs w:val="22"/>
              </w:rPr>
            </w:pPr>
            <w:r w:rsidRPr="00D46E05">
              <w:rPr>
                <w:rFonts w:asciiTheme="minorHAnsi" w:hAnsiTheme="minorHAnsi" w:cstheme="minorHAnsi"/>
                <w:sz w:val="22"/>
                <w:szCs w:val="22"/>
              </w:rPr>
              <w:t>(Max 300 words</w:t>
            </w:r>
            <w:r w:rsidRPr="00D46E05">
              <w:rPr>
                <w:rFonts w:asciiTheme="minorHAnsi" w:hAnsiTheme="minorHAnsi" w:cstheme="minorHAnsi"/>
                <w:color w:val="000000"/>
                <w:sz w:val="22"/>
                <w:szCs w:val="22"/>
              </w:rPr>
              <w:t>)</w:t>
            </w:r>
            <w:r w:rsidRPr="00D46E05">
              <w:rPr>
                <w:rFonts w:asciiTheme="minorHAnsi" w:hAnsiTheme="minorHAnsi" w:cstheme="minorHAnsi"/>
                <w:b/>
                <w:color w:val="000000"/>
                <w:sz w:val="22"/>
                <w:szCs w:val="22"/>
              </w:rPr>
              <w:t xml:space="preserve"> </w:t>
            </w:r>
          </w:p>
          <w:p w14:paraId="68561079" w14:textId="77777777" w:rsidR="00E20558" w:rsidRPr="00D46E05" w:rsidRDefault="00E20558" w:rsidP="00427BF8">
            <w:pPr>
              <w:rPr>
                <w:rFonts w:asciiTheme="minorHAnsi" w:hAnsiTheme="minorHAnsi" w:cstheme="minorHAnsi"/>
                <w:b/>
                <w:color w:val="000000"/>
                <w:sz w:val="22"/>
                <w:szCs w:val="22"/>
              </w:rPr>
            </w:pPr>
          </w:p>
        </w:tc>
        <w:tc>
          <w:tcPr>
            <w:tcW w:w="8007" w:type="dxa"/>
          </w:tcPr>
          <w:p w14:paraId="48C2D3BD" w14:textId="77777777" w:rsidR="00E20558" w:rsidRPr="00D46E05" w:rsidRDefault="00E20558" w:rsidP="00AA17DF">
            <w:pPr>
              <w:ind w:right="146"/>
              <w:rPr>
                <w:rFonts w:asciiTheme="minorHAnsi" w:hAnsiTheme="minorHAnsi" w:cstheme="minorHAnsi"/>
                <w:color w:val="000000"/>
                <w:sz w:val="22"/>
                <w:szCs w:val="22"/>
              </w:rPr>
            </w:pPr>
          </w:p>
        </w:tc>
      </w:tr>
    </w:tbl>
    <w:p w14:paraId="79980474" w14:textId="77777777" w:rsidR="006D19CE" w:rsidRDefault="006D19CE" w:rsidP="006D19CE">
      <w:pPr>
        <w:rPr>
          <w:rFonts w:asciiTheme="minorHAnsi" w:hAnsiTheme="minorHAnsi" w:cstheme="minorHAnsi"/>
          <w:sz w:val="22"/>
          <w:szCs w:val="22"/>
        </w:rPr>
      </w:pPr>
    </w:p>
    <w:p w14:paraId="00A4CA29" w14:textId="77777777" w:rsidR="006D19CE" w:rsidRPr="00D46E05" w:rsidRDefault="006D19CE" w:rsidP="00B96B5F">
      <w:pPr>
        <w:rPr>
          <w:rFonts w:asciiTheme="minorHAnsi" w:hAnsiTheme="minorHAnsi" w:cstheme="minorHAnsi"/>
          <w:sz w:val="22"/>
          <w:szCs w:val="22"/>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2" w:color="auto" w:fill="auto"/>
        <w:tblLayout w:type="fixed"/>
        <w:tblLook w:val="01E0" w:firstRow="1" w:lastRow="1" w:firstColumn="1" w:lastColumn="1" w:noHBand="0" w:noVBand="0"/>
      </w:tblPr>
      <w:tblGrid>
        <w:gridCol w:w="421"/>
        <w:gridCol w:w="136"/>
        <w:gridCol w:w="9786"/>
      </w:tblGrid>
      <w:tr w:rsidR="008C476F" w:rsidRPr="00D46E05" w14:paraId="70D34C74" w14:textId="77777777" w:rsidTr="006F6EDC">
        <w:trPr>
          <w:trHeight w:val="576"/>
        </w:trPr>
        <w:tc>
          <w:tcPr>
            <w:tcW w:w="557" w:type="dxa"/>
            <w:gridSpan w:val="2"/>
            <w:tcBorders>
              <w:top w:val="single" w:sz="4" w:space="0" w:color="auto"/>
              <w:left w:val="single" w:sz="4" w:space="0" w:color="auto"/>
              <w:bottom w:val="single" w:sz="4" w:space="0" w:color="auto"/>
              <w:right w:val="single" w:sz="4" w:space="0" w:color="auto"/>
            </w:tcBorders>
            <w:shd w:val="clear" w:color="auto" w:fill="C6D9F1"/>
          </w:tcPr>
          <w:p w14:paraId="4CEC3487" w14:textId="77777777" w:rsidR="008C476F" w:rsidRPr="00D46E05" w:rsidRDefault="000D3800" w:rsidP="005A62D5">
            <w:pPr>
              <w:spacing w:before="120"/>
              <w:rPr>
                <w:rFonts w:asciiTheme="minorHAnsi" w:hAnsiTheme="minorHAnsi" w:cstheme="minorHAnsi"/>
                <w:b/>
                <w:sz w:val="22"/>
                <w:szCs w:val="22"/>
              </w:rPr>
            </w:pPr>
            <w:r w:rsidRPr="00D46E05">
              <w:rPr>
                <w:rFonts w:asciiTheme="minorHAnsi" w:hAnsiTheme="minorHAnsi" w:cstheme="minorHAnsi"/>
                <w:b/>
                <w:sz w:val="22"/>
                <w:szCs w:val="22"/>
              </w:rPr>
              <w:t>E1</w:t>
            </w:r>
            <w:r w:rsidR="008C476F" w:rsidRPr="00D46E05">
              <w:rPr>
                <w:rFonts w:asciiTheme="minorHAnsi" w:hAnsiTheme="minorHAnsi" w:cstheme="minorHAnsi"/>
                <w:b/>
                <w:sz w:val="22"/>
                <w:szCs w:val="22"/>
              </w:rPr>
              <w:t>1</w:t>
            </w:r>
          </w:p>
        </w:tc>
        <w:tc>
          <w:tcPr>
            <w:tcW w:w="9786" w:type="dxa"/>
            <w:tcBorders>
              <w:top w:val="single" w:sz="4" w:space="0" w:color="auto"/>
              <w:left w:val="single" w:sz="4" w:space="0" w:color="auto"/>
              <w:bottom w:val="single" w:sz="4" w:space="0" w:color="auto"/>
              <w:right w:val="single" w:sz="4" w:space="0" w:color="auto"/>
            </w:tcBorders>
            <w:shd w:val="clear" w:color="auto" w:fill="C6D9F1"/>
            <w:vAlign w:val="center"/>
          </w:tcPr>
          <w:p w14:paraId="1CA7EA46" w14:textId="77777777" w:rsidR="008C476F" w:rsidRPr="00D46E05" w:rsidRDefault="008C476F" w:rsidP="005A62D5">
            <w:pPr>
              <w:jc w:val="both"/>
              <w:rPr>
                <w:rFonts w:asciiTheme="minorHAnsi" w:hAnsiTheme="minorHAnsi" w:cstheme="minorHAnsi"/>
                <w:bCs/>
                <w:vanish/>
                <w:sz w:val="22"/>
                <w:szCs w:val="22"/>
              </w:rPr>
            </w:pPr>
            <w:r w:rsidRPr="00D46E05">
              <w:rPr>
                <w:rFonts w:asciiTheme="minorHAnsi" w:hAnsiTheme="minorHAnsi" w:cstheme="minorHAnsi"/>
                <w:b/>
                <w:bCs/>
                <w:sz w:val="22"/>
                <w:szCs w:val="22"/>
              </w:rPr>
              <w:t xml:space="preserve">Data Storage and Security </w:t>
            </w:r>
          </w:p>
        </w:tc>
      </w:tr>
      <w:tr w:rsidR="008C476F" w:rsidRPr="00D46E05" w14:paraId="43F42F38" w14:textId="77777777" w:rsidTr="006F6EDC">
        <w:tblPrEx>
          <w:tblBorders>
            <w:top w:val="none" w:sz="0" w:space="0" w:color="auto"/>
          </w:tblBorders>
          <w:shd w:val="clear" w:color="auto" w:fill="auto"/>
        </w:tblPrEx>
        <w:trPr>
          <w:trHeight w:val="340"/>
        </w:trPr>
        <w:tc>
          <w:tcPr>
            <w:tcW w:w="557" w:type="dxa"/>
            <w:gridSpan w:val="2"/>
            <w:tcBorders>
              <w:top w:val="nil"/>
              <w:bottom w:val="nil"/>
            </w:tcBorders>
          </w:tcPr>
          <w:p w14:paraId="7528F3DA" w14:textId="77777777" w:rsidR="008C476F" w:rsidRPr="00D46E05" w:rsidRDefault="008C476F" w:rsidP="005A62D5">
            <w:pPr>
              <w:rPr>
                <w:rFonts w:asciiTheme="minorHAnsi" w:hAnsiTheme="minorHAnsi" w:cstheme="minorHAnsi"/>
                <w:sz w:val="22"/>
                <w:szCs w:val="22"/>
                <w:u w:val="single"/>
              </w:rPr>
            </w:pPr>
          </w:p>
        </w:tc>
        <w:tc>
          <w:tcPr>
            <w:tcW w:w="9786" w:type="dxa"/>
            <w:tcBorders>
              <w:top w:val="single" w:sz="4" w:space="0" w:color="auto"/>
              <w:bottom w:val="nil"/>
            </w:tcBorders>
            <w:shd w:val="clear" w:color="auto" w:fill="C6D9F1"/>
          </w:tcPr>
          <w:p w14:paraId="3F1FD9D2" w14:textId="77777777" w:rsidR="008C476F" w:rsidRPr="00D46E05" w:rsidRDefault="008C476F" w:rsidP="005A62D5">
            <w:pPr>
              <w:jc w:val="both"/>
              <w:rPr>
                <w:rFonts w:asciiTheme="minorHAnsi" w:hAnsiTheme="minorHAnsi" w:cstheme="minorHAnsi"/>
                <w:bCs/>
                <w:sz w:val="22"/>
                <w:szCs w:val="22"/>
              </w:rPr>
            </w:pPr>
            <w:r w:rsidRPr="00D46E05">
              <w:rPr>
                <w:rFonts w:asciiTheme="minorHAnsi" w:hAnsiTheme="minorHAnsi" w:cstheme="minorHAnsi"/>
                <w:bCs/>
                <w:sz w:val="22"/>
                <w:szCs w:val="22"/>
              </w:rPr>
              <w:t>Data storage and security of proposed research.</w:t>
            </w:r>
          </w:p>
        </w:tc>
      </w:tr>
      <w:tr w:rsidR="008C476F" w:rsidRPr="00D46E05" w14:paraId="3B507026" w14:textId="77777777" w:rsidTr="00151EF8">
        <w:tblPrEx>
          <w:tblBorders>
            <w:top w:val="none" w:sz="0" w:space="0" w:color="auto"/>
          </w:tblBorders>
          <w:shd w:val="clear" w:color="auto" w:fill="auto"/>
        </w:tblPrEx>
        <w:trPr>
          <w:trHeight w:val="3412"/>
        </w:trPr>
        <w:tc>
          <w:tcPr>
            <w:tcW w:w="421" w:type="dxa"/>
            <w:tcBorders>
              <w:top w:val="nil"/>
              <w:right w:val="nil"/>
            </w:tcBorders>
          </w:tcPr>
          <w:p w14:paraId="09C460B2" w14:textId="77777777" w:rsidR="008C476F" w:rsidRPr="00D46E05" w:rsidRDefault="008C476F" w:rsidP="005A62D5">
            <w:pPr>
              <w:ind w:right="-255"/>
              <w:rPr>
                <w:rFonts w:asciiTheme="minorHAnsi" w:hAnsiTheme="minorHAnsi" w:cstheme="minorHAnsi"/>
                <w:b/>
                <w:color w:val="FF0000"/>
                <w:sz w:val="22"/>
                <w:szCs w:val="22"/>
                <w:u w:val="single"/>
              </w:rPr>
            </w:pPr>
          </w:p>
        </w:tc>
        <w:tc>
          <w:tcPr>
            <w:tcW w:w="9922" w:type="dxa"/>
            <w:gridSpan w:val="2"/>
            <w:tcBorders>
              <w:left w:val="nil"/>
            </w:tcBorders>
          </w:tcPr>
          <w:tbl>
            <w:tblPr>
              <w:tblW w:w="9921"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99"/>
              <w:gridCol w:w="4678"/>
              <w:gridCol w:w="567"/>
              <w:gridCol w:w="393"/>
              <w:gridCol w:w="174"/>
              <w:gridCol w:w="535"/>
              <w:gridCol w:w="567"/>
              <w:gridCol w:w="174"/>
              <w:gridCol w:w="393"/>
              <w:gridCol w:w="1025"/>
              <w:gridCol w:w="108"/>
              <w:gridCol w:w="52"/>
              <w:gridCol w:w="516"/>
              <w:gridCol w:w="18"/>
              <w:gridCol w:w="10"/>
              <w:gridCol w:w="42"/>
              <w:gridCol w:w="70"/>
            </w:tblGrid>
            <w:tr w:rsidR="008C476F" w:rsidRPr="00D46E05" w14:paraId="492785CF" w14:textId="77777777" w:rsidTr="006F6EDC">
              <w:trPr>
                <w:trHeight w:val="503"/>
              </w:trPr>
              <w:tc>
                <w:tcPr>
                  <w:tcW w:w="6237" w:type="dxa"/>
                  <w:gridSpan w:val="4"/>
                  <w:tcBorders>
                    <w:top w:val="nil"/>
                    <w:left w:val="single" w:sz="4" w:space="0" w:color="auto"/>
                    <w:bottom w:val="single" w:sz="4" w:space="0" w:color="auto"/>
                    <w:right w:val="single" w:sz="4" w:space="0" w:color="auto"/>
                  </w:tcBorders>
                  <w:shd w:val="clear" w:color="auto" w:fill="CCC0D9"/>
                </w:tcPr>
                <w:p w14:paraId="4DBE4EFA" w14:textId="77777777" w:rsidR="008C476F" w:rsidRPr="00D46E05" w:rsidRDefault="008C476F" w:rsidP="0076551A">
                  <w:pPr>
                    <w:pStyle w:val="ListParagraph"/>
                    <w:numPr>
                      <w:ilvl w:val="0"/>
                      <w:numId w:val="31"/>
                    </w:numPr>
                    <w:suppressAutoHyphens/>
                    <w:ind w:left="601" w:right="114" w:hanging="392"/>
                    <w:rPr>
                      <w:rFonts w:asciiTheme="minorHAnsi" w:hAnsiTheme="minorHAnsi" w:cstheme="minorHAnsi"/>
                      <w:spacing w:val="-2"/>
                      <w:sz w:val="22"/>
                      <w:szCs w:val="22"/>
                    </w:rPr>
                  </w:pPr>
                  <w:r w:rsidRPr="00D46E05">
                    <w:rPr>
                      <w:rFonts w:asciiTheme="minorHAnsi" w:hAnsiTheme="minorHAnsi" w:cstheme="minorHAnsi"/>
                      <w:spacing w:val="-2"/>
                      <w:sz w:val="22"/>
                      <w:szCs w:val="22"/>
                    </w:rPr>
                    <w:t xml:space="preserve">Does data storage comply with Australian Code for the Responsible Conduct of Research (Research Practice for the Management of Research Data &amp; Primary Records)? </w:t>
                  </w:r>
                </w:p>
              </w:tc>
              <w:tc>
                <w:tcPr>
                  <w:tcW w:w="1276" w:type="dxa"/>
                  <w:gridSpan w:val="3"/>
                  <w:tcBorders>
                    <w:top w:val="nil"/>
                    <w:left w:val="single" w:sz="4" w:space="0" w:color="auto"/>
                    <w:bottom w:val="single" w:sz="4" w:space="0" w:color="auto"/>
                    <w:right w:val="single" w:sz="4" w:space="0" w:color="auto"/>
                  </w:tcBorders>
                  <w:shd w:val="clear" w:color="auto" w:fill="auto"/>
                </w:tcPr>
                <w:p w14:paraId="18E89D25" w14:textId="77777777" w:rsidR="008C476F" w:rsidRPr="00D46E05" w:rsidRDefault="008C476F" w:rsidP="005A62D5">
                  <w:pPr>
                    <w:tabs>
                      <w:tab w:val="left" w:pos="86"/>
                      <w:tab w:val="left" w:pos="567"/>
                      <w:tab w:val="left" w:pos="893"/>
                      <w:tab w:val="left" w:pos="1708"/>
                      <w:tab w:val="left" w:pos="1866"/>
                      <w:tab w:val="left" w:pos="5103"/>
                      <w:tab w:val="left" w:pos="7117"/>
                    </w:tabs>
                    <w:suppressAutoHyphens/>
                    <w:ind w:left="325" w:right="-255" w:hanging="270"/>
                    <w:jc w:val="both"/>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tc>
              <w:tc>
                <w:tcPr>
                  <w:tcW w:w="567" w:type="dxa"/>
                  <w:gridSpan w:val="2"/>
                  <w:tcBorders>
                    <w:top w:val="nil"/>
                    <w:left w:val="single" w:sz="4" w:space="0" w:color="auto"/>
                    <w:bottom w:val="single" w:sz="4" w:space="0" w:color="auto"/>
                    <w:right w:val="single" w:sz="4" w:space="0" w:color="auto"/>
                  </w:tcBorders>
                  <w:shd w:val="clear" w:color="auto" w:fill="CCC0D9"/>
                </w:tcPr>
                <w:p w14:paraId="2EE1637E" w14:textId="08EF42EF" w:rsidR="008C476F" w:rsidRPr="00D46E05" w:rsidRDefault="000A17C1" w:rsidP="005A62D5">
                  <w:pPr>
                    <w:tabs>
                      <w:tab w:val="left" w:pos="86"/>
                      <w:tab w:val="left" w:pos="567"/>
                      <w:tab w:val="left" w:pos="893"/>
                      <w:tab w:val="left" w:pos="1708"/>
                      <w:tab w:val="left" w:pos="1866"/>
                      <w:tab w:val="left" w:pos="5103"/>
                      <w:tab w:val="left" w:pos="7117"/>
                    </w:tabs>
                    <w:suppressAutoHyphens/>
                    <w:ind w:left="325" w:right="-255" w:hanging="270"/>
                    <w:jc w:val="both"/>
                    <w:rPr>
                      <w:rFonts w:asciiTheme="minorHAnsi" w:hAnsiTheme="minorHAnsi" w:cstheme="minorHAnsi"/>
                      <w:spacing w:val="-2"/>
                      <w:sz w:val="22"/>
                      <w:szCs w:val="22"/>
                    </w:rPr>
                  </w:pPr>
                  <w:r>
                    <w:rPr>
                      <w:rFonts w:asciiTheme="minorHAnsi" w:hAnsiTheme="minorHAnsi" w:cstheme="minorHAnsi"/>
                      <w:spacing w:val="-2"/>
                      <w:sz w:val="22"/>
                      <w:szCs w:val="22"/>
                    </w:rPr>
                    <w:t>X</w:t>
                  </w:r>
                </w:p>
              </w:tc>
              <w:tc>
                <w:tcPr>
                  <w:tcW w:w="1133" w:type="dxa"/>
                  <w:gridSpan w:val="2"/>
                  <w:tcBorders>
                    <w:top w:val="nil"/>
                    <w:left w:val="single" w:sz="4" w:space="0" w:color="auto"/>
                    <w:bottom w:val="single" w:sz="4" w:space="0" w:color="auto"/>
                    <w:right w:val="single" w:sz="4" w:space="0" w:color="auto"/>
                  </w:tcBorders>
                  <w:shd w:val="clear" w:color="auto" w:fill="auto"/>
                </w:tcPr>
                <w:p w14:paraId="17B2A474" w14:textId="77777777" w:rsidR="008C476F" w:rsidRPr="00D46E05" w:rsidRDefault="008C476F" w:rsidP="005A62D5">
                  <w:pPr>
                    <w:tabs>
                      <w:tab w:val="left" w:pos="86"/>
                      <w:tab w:val="left" w:pos="567"/>
                      <w:tab w:val="left" w:pos="893"/>
                      <w:tab w:val="left" w:pos="1708"/>
                      <w:tab w:val="left" w:pos="1866"/>
                      <w:tab w:val="left" w:pos="5103"/>
                      <w:tab w:val="left" w:pos="7117"/>
                    </w:tabs>
                    <w:suppressAutoHyphens/>
                    <w:ind w:left="325" w:right="-255" w:hanging="270"/>
                    <w:jc w:val="both"/>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tc>
              <w:tc>
                <w:tcPr>
                  <w:tcW w:w="708" w:type="dxa"/>
                  <w:gridSpan w:val="6"/>
                  <w:tcBorders>
                    <w:top w:val="nil"/>
                    <w:left w:val="single" w:sz="4" w:space="0" w:color="auto"/>
                    <w:bottom w:val="single" w:sz="4" w:space="0" w:color="auto"/>
                    <w:right w:val="single" w:sz="4" w:space="0" w:color="auto"/>
                  </w:tcBorders>
                  <w:shd w:val="clear" w:color="auto" w:fill="CCC0D9"/>
                </w:tcPr>
                <w:p w14:paraId="3B5BBB26" w14:textId="77777777" w:rsidR="008C476F" w:rsidRPr="00D46E05" w:rsidRDefault="008C476F" w:rsidP="005A62D5">
                  <w:pPr>
                    <w:tabs>
                      <w:tab w:val="left" w:pos="86"/>
                      <w:tab w:val="left" w:pos="567"/>
                      <w:tab w:val="left" w:pos="893"/>
                      <w:tab w:val="left" w:pos="1708"/>
                      <w:tab w:val="left" w:pos="1866"/>
                      <w:tab w:val="left" w:pos="5103"/>
                      <w:tab w:val="left" w:pos="7117"/>
                    </w:tabs>
                    <w:suppressAutoHyphens/>
                    <w:ind w:left="325" w:right="-255" w:hanging="270"/>
                    <w:jc w:val="both"/>
                    <w:rPr>
                      <w:rFonts w:asciiTheme="minorHAnsi" w:hAnsiTheme="minorHAnsi" w:cstheme="minorHAnsi"/>
                      <w:spacing w:val="-2"/>
                      <w:sz w:val="22"/>
                      <w:szCs w:val="22"/>
                    </w:rPr>
                  </w:pPr>
                </w:p>
              </w:tc>
            </w:tr>
            <w:tr w:rsidR="008C476F" w:rsidRPr="00D46E05" w14:paraId="54764B22" w14:textId="77777777" w:rsidTr="005A62D5">
              <w:trPr>
                <w:gridAfter w:val="2"/>
                <w:wAfter w:w="112" w:type="dxa"/>
                <w:trHeight w:val="284"/>
              </w:trPr>
              <w:tc>
                <w:tcPr>
                  <w:tcW w:w="9809" w:type="dxa"/>
                  <w:gridSpan w:val="15"/>
                  <w:tcBorders>
                    <w:top w:val="single" w:sz="4" w:space="0" w:color="auto"/>
                    <w:left w:val="single" w:sz="4" w:space="0" w:color="auto"/>
                    <w:bottom w:val="single" w:sz="4" w:space="0" w:color="auto"/>
                    <w:right w:val="single" w:sz="4" w:space="0" w:color="auto"/>
                  </w:tcBorders>
                </w:tcPr>
                <w:p w14:paraId="0C452A59" w14:textId="77777777" w:rsidR="008C476F" w:rsidRPr="00D46E05" w:rsidRDefault="008C476F" w:rsidP="0076551A">
                  <w:pPr>
                    <w:pStyle w:val="ListParagraph"/>
                    <w:tabs>
                      <w:tab w:val="left" w:pos="7117"/>
                    </w:tabs>
                    <w:suppressAutoHyphens/>
                    <w:ind w:left="176" w:right="175" w:hanging="175"/>
                    <w:jc w:val="both"/>
                    <w:rPr>
                      <w:rFonts w:asciiTheme="minorHAnsi" w:hAnsiTheme="minorHAnsi" w:cstheme="minorHAnsi"/>
                      <w:spacing w:val="-2"/>
                      <w:sz w:val="22"/>
                      <w:szCs w:val="22"/>
                    </w:rPr>
                  </w:pPr>
                  <w:r w:rsidRPr="00D46E05">
                    <w:rPr>
                      <w:rFonts w:asciiTheme="minorHAnsi" w:hAnsiTheme="minorHAnsi" w:cstheme="minorHAnsi"/>
                      <w:spacing w:val="-2"/>
                      <w:sz w:val="22"/>
                      <w:szCs w:val="22"/>
                    </w:rPr>
                    <w:t xml:space="preserve">If </w:t>
                  </w:r>
                  <w:r w:rsidRPr="00D46E05">
                    <w:rPr>
                      <w:rFonts w:asciiTheme="minorHAnsi" w:hAnsiTheme="minorHAnsi" w:cstheme="minorHAnsi"/>
                      <w:b/>
                      <w:color w:val="0070C0"/>
                      <w:spacing w:val="-2"/>
                      <w:sz w:val="22"/>
                      <w:szCs w:val="22"/>
                    </w:rPr>
                    <w:t>No</w:t>
                  </w:r>
                  <w:r w:rsidRPr="00D46E05">
                    <w:rPr>
                      <w:rFonts w:asciiTheme="minorHAnsi" w:hAnsiTheme="minorHAnsi" w:cstheme="minorHAnsi"/>
                      <w:spacing w:val="-2"/>
                      <w:sz w:val="22"/>
                      <w:szCs w:val="22"/>
                    </w:rPr>
                    <w:t>, please provide further details:</w:t>
                  </w:r>
                </w:p>
              </w:tc>
            </w:tr>
            <w:tr w:rsidR="008C476F" w:rsidRPr="00D46E05" w14:paraId="0BC8DE13" w14:textId="77777777" w:rsidTr="006F6EDC">
              <w:trPr>
                <w:gridAfter w:val="3"/>
                <w:wAfter w:w="122" w:type="dxa"/>
                <w:trHeight w:val="284"/>
              </w:trPr>
              <w:tc>
                <w:tcPr>
                  <w:tcW w:w="6237" w:type="dxa"/>
                  <w:gridSpan w:val="4"/>
                  <w:tcBorders>
                    <w:top w:val="single" w:sz="4" w:space="0" w:color="auto"/>
                    <w:left w:val="single" w:sz="4" w:space="0" w:color="auto"/>
                    <w:bottom w:val="single" w:sz="4" w:space="0" w:color="auto"/>
                    <w:right w:val="single" w:sz="4" w:space="0" w:color="auto"/>
                  </w:tcBorders>
                  <w:shd w:val="clear" w:color="auto" w:fill="C6D9F1"/>
                </w:tcPr>
                <w:p w14:paraId="592D3709" w14:textId="77777777" w:rsidR="008C476F" w:rsidRPr="00D46E05" w:rsidRDefault="008C476F" w:rsidP="0076551A">
                  <w:pPr>
                    <w:pStyle w:val="ListParagraph"/>
                    <w:numPr>
                      <w:ilvl w:val="0"/>
                      <w:numId w:val="31"/>
                    </w:numPr>
                    <w:suppressAutoHyphens/>
                    <w:ind w:left="601" w:right="176" w:hanging="392"/>
                    <w:rPr>
                      <w:rFonts w:asciiTheme="minorHAnsi" w:hAnsiTheme="minorHAnsi" w:cstheme="minorHAnsi"/>
                      <w:spacing w:val="-2"/>
                      <w:sz w:val="22"/>
                      <w:szCs w:val="22"/>
                    </w:rPr>
                  </w:pPr>
                  <w:r w:rsidRPr="00D46E05">
                    <w:rPr>
                      <w:rFonts w:asciiTheme="minorHAnsi" w:hAnsiTheme="minorHAnsi" w:cstheme="minorHAnsi"/>
                      <w:spacing w:val="-2"/>
                      <w:sz w:val="22"/>
                      <w:szCs w:val="22"/>
                    </w:rPr>
                    <w:t>Will the Principal Researcher be solely responsible for the security of the data during the collection phase of this project?</w:t>
                  </w:r>
                </w:p>
              </w:tc>
              <w:tc>
                <w:tcPr>
                  <w:tcW w:w="1276" w:type="dxa"/>
                  <w:gridSpan w:val="3"/>
                  <w:tcBorders>
                    <w:top w:val="single" w:sz="4" w:space="0" w:color="auto"/>
                    <w:left w:val="single" w:sz="4" w:space="0" w:color="auto"/>
                    <w:bottom w:val="single" w:sz="4" w:space="0" w:color="auto"/>
                    <w:right w:val="single" w:sz="4" w:space="0" w:color="auto"/>
                  </w:tcBorders>
                  <w:shd w:val="clear" w:color="auto" w:fill="auto"/>
                </w:tcPr>
                <w:p w14:paraId="36A52C63" w14:textId="77777777" w:rsidR="008C476F" w:rsidRPr="00D46E05" w:rsidRDefault="008C476F" w:rsidP="005A62D5">
                  <w:pPr>
                    <w:tabs>
                      <w:tab w:val="left" w:pos="86"/>
                      <w:tab w:val="left" w:pos="567"/>
                      <w:tab w:val="left" w:pos="893"/>
                      <w:tab w:val="left" w:pos="1708"/>
                      <w:tab w:val="left" w:pos="1866"/>
                      <w:tab w:val="left" w:pos="5103"/>
                      <w:tab w:val="left" w:pos="7117"/>
                    </w:tabs>
                    <w:suppressAutoHyphens/>
                    <w:ind w:left="325" w:right="-255" w:hanging="270"/>
                    <w:jc w:val="both"/>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tc>
              <w:tc>
                <w:tcPr>
                  <w:tcW w:w="567" w:type="dxa"/>
                  <w:gridSpan w:val="2"/>
                  <w:tcBorders>
                    <w:top w:val="single" w:sz="4" w:space="0" w:color="auto"/>
                    <w:left w:val="single" w:sz="4" w:space="0" w:color="auto"/>
                    <w:bottom w:val="single" w:sz="4" w:space="0" w:color="auto"/>
                    <w:right w:val="single" w:sz="4" w:space="0" w:color="auto"/>
                  </w:tcBorders>
                  <w:shd w:val="clear" w:color="auto" w:fill="C6D9F6"/>
                </w:tcPr>
                <w:p w14:paraId="79A49CD1" w14:textId="77777777" w:rsidR="008C476F" w:rsidRPr="00D46E05" w:rsidRDefault="008C476F" w:rsidP="005A62D5">
                  <w:pPr>
                    <w:tabs>
                      <w:tab w:val="left" w:pos="86"/>
                      <w:tab w:val="left" w:pos="567"/>
                      <w:tab w:val="left" w:pos="893"/>
                      <w:tab w:val="left" w:pos="1708"/>
                      <w:tab w:val="left" w:pos="1866"/>
                      <w:tab w:val="left" w:pos="5103"/>
                      <w:tab w:val="left" w:pos="7117"/>
                    </w:tabs>
                    <w:suppressAutoHyphens/>
                    <w:ind w:left="325" w:right="-255" w:hanging="270"/>
                    <w:jc w:val="both"/>
                    <w:rPr>
                      <w:rFonts w:asciiTheme="minorHAnsi" w:hAnsiTheme="minorHAnsi" w:cstheme="minorHAnsi"/>
                      <w:spacing w:val="-2"/>
                      <w:sz w:val="22"/>
                      <w:szCs w:val="22"/>
                    </w:rPr>
                  </w:pPr>
                </w:p>
              </w:tc>
              <w:tc>
                <w:tcPr>
                  <w:tcW w:w="1133" w:type="dxa"/>
                  <w:gridSpan w:val="2"/>
                  <w:tcBorders>
                    <w:top w:val="single" w:sz="4" w:space="0" w:color="auto"/>
                    <w:left w:val="single" w:sz="4" w:space="0" w:color="auto"/>
                    <w:bottom w:val="single" w:sz="4" w:space="0" w:color="auto"/>
                    <w:right w:val="single" w:sz="4" w:space="0" w:color="auto"/>
                  </w:tcBorders>
                  <w:shd w:val="clear" w:color="auto" w:fill="auto"/>
                </w:tcPr>
                <w:p w14:paraId="3B20E960" w14:textId="77777777" w:rsidR="008C476F" w:rsidRPr="00D46E05" w:rsidRDefault="008C476F" w:rsidP="005A62D5">
                  <w:pPr>
                    <w:tabs>
                      <w:tab w:val="left" w:pos="86"/>
                      <w:tab w:val="left" w:pos="567"/>
                      <w:tab w:val="left" w:pos="893"/>
                      <w:tab w:val="left" w:pos="1708"/>
                      <w:tab w:val="left" w:pos="1866"/>
                      <w:tab w:val="left" w:pos="5103"/>
                      <w:tab w:val="left" w:pos="7117"/>
                    </w:tabs>
                    <w:suppressAutoHyphens/>
                    <w:ind w:left="325" w:right="-255" w:hanging="270"/>
                    <w:jc w:val="both"/>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tc>
              <w:tc>
                <w:tcPr>
                  <w:tcW w:w="586" w:type="dxa"/>
                  <w:gridSpan w:val="3"/>
                  <w:tcBorders>
                    <w:top w:val="single" w:sz="4" w:space="0" w:color="auto"/>
                    <w:left w:val="single" w:sz="4" w:space="0" w:color="auto"/>
                    <w:bottom w:val="single" w:sz="4" w:space="0" w:color="auto"/>
                    <w:right w:val="single" w:sz="4" w:space="0" w:color="auto"/>
                  </w:tcBorders>
                  <w:shd w:val="clear" w:color="auto" w:fill="C6D9F6"/>
                </w:tcPr>
                <w:p w14:paraId="78A5CD7B" w14:textId="7C05411E" w:rsidR="008C476F" w:rsidRPr="00D46E05" w:rsidRDefault="00F76F56" w:rsidP="005A62D5">
                  <w:pPr>
                    <w:tabs>
                      <w:tab w:val="left" w:pos="86"/>
                      <w:tab w:val="left" w:pos="567"/>
                      <w:tab w:val="left" w:pos="893"/>
                      <w:tab w:val="left" w:pos="1708"/>
                      <w:tab w:val="left" w:pos="1866"/>
                      <w:tab w:val="left" w:pos="5103"/>
                      <w:tab w:val="left" w:pos="7117"/>
                    </w:tabs>
                    <w:suppressAutoHyphens/>
                    <w:ind w:left="325" w:right="-255" w:hanging="270"/>
                    <w:jc w:val="both"/>
                    <w:rPr>
                      <w:rFonts w:asciiTheme="minorHAnsi" w:hAnsiTheme="minorHAnsi" w:cstheme="minorHAnsi"/>
                      <w:spacing w:val="-2"/>
                      <w:sz w:val="22"/>
                      <w:szCs w:val="22"/>
                    </w:rPr>
                  </w:pPr>
                  <w:r>
                    <w:rPr>
                      <w:rFonts w:asciiTheme="minorHAnsi" w:hAnsiTheme="minorHAnsi" w:cstheme="minorHAnsi"/>
                      <w:spacing w:val="-2"/>
                      <w:sz w:val="22"/>
                      <w:szCs w:val="22"/>
                    </w:rPr>
                    <w:t>X</w:t>
                  </w:r>
                </w:p>
              </w:tc>
            </w:tr>
            <w:tr w:rsidR="008C476F" w:rsidRPr="00D46E05" w14:paraId="6D1A056D" w14:textId="77777777" w:rsidTr="005A62D5">
              <w:trPr>
                <w:gridAfter w:val="2"/>
                <w:wAfter w:w="112" w:type="dxa"/>
                <w:trHeight w:val="284"/>
              </w:trPr>
              <w:tc>
                <w:tcPr>
                  <w:tcW w:w="9809" w:type="dxa"/>
                  <w:gridSpan w:val="15"/>
                  <w:tcBorders>
                    <w:top w:val="single" w:sz="4" w:space="0" w:color="auto"/>
                    <w:left w:val="single" w:sz="4" w:space="0" w:color="auto"/>
                    <w:bottom w:val="single" w:sz="4" w:space="0" w:color="auto"/>
                    <w:right w:val="single" w:sz="4" w:space="0" w:color="auto"/>
                  </w:tcBorders>
                </w:tcPr>
                <w:p w14:paraId="33FC3214" w14:textId="15109230" w:rsidR="008C476F" w:rsidRPr="00D46E05" w:rsidRDefault="008C476F" w:rsidP="0076551A">
                  <w:pPr>
                    <w:pStyle w:val="ListParagraph"/>
                    <w:tabs>
                      <w:tab w:val="left" w:pos="7117"/>
                    </w:tabs>
                    <w:suppressAutoHyphens/>
                    <w:ind w:left="176" w:right="175" w:hanging="175"/>
                    <w:jc w:val="both"/>
                    <w:rPr>
                      <w:rFonts w:asciiTheme="minorHAnsi" w:hAnsiTheme="minorHAnsi" w:cstheme="minorHAnsi"/>
                      <w:spacing w:val="-2"/>
                      <w:sz w:val="22"/>
                      <w:szCs w:val="22"/>
                    </w:rPr>
                  </w:pPr>
                  <w:r w:rsidRPr="00D46E05">
                    <w:rPr>
                      <w:rFonts w:asciiTheme="minorHAnsi" w:hAnsiTheme="minorHAnsi" w:cstheme="minorHAnsi"/>
                      <w:spacing w:val="-2"/>
                      <w:sz w:val="22"/>
                      <w:szCs w:val="22"/>
                    </w:rPr>
                    <w:t xml:space="preserve">If </w:t>
                  </w:r>
                  <w:r w:rsidRPr="00D46E05">
                    <w:rPr>
                      <w:rFonts w:asciiTheme="minorHAnsi" w:hAnsiTheme="minorHAnsi" w:cstheme="minorHAnsi"/>
                      <w:b/>
                      <w:color w:val="0070C0"/>
                      <w:spacing w:val="-2"/>
                      <w:sz w:val="22"/>
                      <w:szCs w:val="22"/>
                    </w:rPr>
                    <w:t>No</w:t>
                  </w:r>
                  <w:r w:rsidRPr="00D46E05">
                    <w:rPr>
                      <w:rFonts w:asciiTheme="minorHAnsi" w:hAnsiTheme="minorHAnsi" w:cstheme="minorHAnsi"/>
                      <w:spacing w:val="-2"/>
                      <w:sz w:val="22"/>
                      <w:szCs w:val="22"/>
                    </w:rPr>
                    <w:t>, please provide further details:</w:t>
                  </w:r>
                  <w:r w:rsidR="00F76F56">
                    <w:rPr>
                      <w:rFonts w:asciiTheme="minorHAnsi" w:hAnsiTheme="minorHAnsi" w:cstheme="minorHAnsi"/>
                      <w:spacing w:val="-2"/>
                      <w:sz w:val="22"/>
                      <w:szCs w:val="22"/>
                    </w:rPr>
                    <w:t xml:space="preserve"> The entire research team will have access to the data as it is collected. Further, the data will be collected and stored on Qualtrics, and they will also have access to the data while it is being collected. </w:t>
                  </w:r>
                </w:p>
              </w:tc>
            </w:tr>
            <w:tr w:rsidR="008C476F" w:rsidRPr="00D46E05" w14:paraId="5E713312" w14:textId="77777777" w:rsidTr="006F6EDC">
              <w:trPr>
                <w:gridAfter w:val="1"/>
                <w:wAfter w:w="70" w:type="dxa"/>
                <w:trHeight w:val="284"/>
              </w:trPr>
              <w:tc>
                <w:tcPr>
                  <w:tcW w:w="6237" w:type="dxa"/>
                  <w:gridSpan w:val="4"/>
                  <w:tcBorders>
                    <w:top w:val="single" w:sz="4" w:space="0" w:color="auto"/>
                    <w:left w:val="single" w:sz="4" w:space="0" w:color="auto"/>
                    <w:bottom w:val="single" w:sz="4" w:space="0" w:color="auto"/>
                    <w:right w:val="single" w:sz="4" w:space="0" w:color="auto"/>
                  </w:tcBorders>
                  <w:shd w:val="clear" w:color="auto" w:fill="CCC0D9"/>
                </w:tcPr>
                <w:p w14:paraId="1A4F1079" w14:textId="77777777" w:rsidR="008C476F" w:rsidRPr="00D46E05" w:rsidRDefault="008C476F" w:rsidP="0076551A">
                  <w:pPr>
                    <w:pStyle w:val="ListParagraph"/>
                    <w:numPr>
                      <w:ilvl w:val="0"/>
                      <w:numId w:val="31"/>
                    </w:numPr>
                    <w:suppressAutoHyphens/>
                    <w:ind w:left="601" w:right="114" w:hanging="392"/>
                    <w:rPr>
                      <w:rFonts w:asciiTheme="minorHAnsi" w:hAnsiTheme="minorHAnsi" w:cstheme="minorHAnsi"/>
                      <w:spacing w:val="-2"/>
                      <w:sz w:val="22"/>
                      <w:szCs w:val="22"/>
                    </w:rPr>
                  </w:pPr>
                  <w:r w:rsidRPr="00D46E05">
                    <w:rPr>
                      <w:rFonts w:asciiTheme="minorHAnsi" w:hAnsiTheme="minorHAnsi" w:cstheme="minorHAnsi"/>
                      <w:spacing w:val="-2"/>
                      <w:sz w:val="22"/>
                      <w:szCs w:val="22"/>
                    </w:rPr>
                    <w:t>What arrangements are in place for data security during fieldwork?</w:t>
                  </w:r>
                </w:p>
              </w:tc>
              <w:tc>
                <w:tcPr>
                  <w:tcW w:w="3614" w:type="dxa"/>
                  <w:gridSpan w:val="12"/>
                  <w:tcBorders>
                    <w:top w:val="single" w:sz="4" w:space="0" w:color="auto"/>
                    <w:left w:val="single" w:sz="4" w:space="0" w:color="auto"/>
                    <w:bottom w:val="single" w:sz="4" w:space="0" w:color="auto"/>
                    <w:right w:val="single" w:sz="4" w:space="0" w:color="auto"/>
                  </w:tcBorders>
                  <w:shd w:val="clear" w:color="auto" w:fill="auto"/>
                </w:tcPr>
                <w:p w14:paraId="6637BEC2" w14:textId="1EBDACAD" w:rsidR="008C476F" w:rsidRPr="00D46E05" w:rsidRDefault="00F76F56" w:rsidP="005A62D5">
                  <w:pPr>
                    <w:tabs>
                      <w:tab w:val="left" w:pos="86"/>
                      <w:tab w:val="left" w:pos="567"/>
                      <w:tab w:val="left" w:pos="893"/>
                      <w:tab w:val="left" w:pos="1708"/>
                      <w:tab w:val="left" w:pos="1866"/>
                      <w:tab w:val="left" w:pos="5103"/>
                      <w:tab w:val="left" w:pos="7117"/>
                    </w:tabs>
                    <w:suppressAutoHyphens/>
                    <w:ind w:left="325" w:right="-255" w:hanging="270"/>
                    <w:jc w:val="both"/>
                    <w:rPr>
                      <w:rFonts w:asciiTheme="minorHAnsi" w:hAnsiTheme="minorHAnsi" w:cstheme="minorHAnsi"/>
                      <w:spacing w:val="-2"/>
                      <w:sz w:val="22"/>
                      <w:szCs w:val="22"/>
                    </w:rPr>
                  </w:pPr>
                  <w:r>
                    <w:rPr>
                      <w:rFonts w:asciiTheme="minorHAnsi" w:hAnsiTheme="minorHAnsi" w:cstheme="minorHAnsi"/>
                      <w:spacing w:val="-2"/>
                      <w:sz w:val="22"/>
                      <w:szCs w:val="22"/>
                    </w:rPr>
                    <w:t>N/A</w:t>
                  </w:r>
                </w:p>
                <w:p w14:paraId="039DF94A" w14:textId="77777777" w:rsidR="008C476F" w:rsidRPr="00D46E05" w:rsidRDefault="008C476F" w:rsidP="00E84FF0">
                  <w:pPr>
                    <w:tabs>
                      <w:tab w:val="left" w:pos="86"/>
                      <w:tab w:val="left" w:pos="567"/>
                      <w:tab w:val="left" w:pos="893"/>
                      <w:tab w:val="left" w:pos="1708"/>
                      <w:tab w:val="left" w:pos="1866"/>
                      <w:tab w:val="left" w:pos="5103"/>
                      <w:tab w:val="left" w:pos="7117"/>
                    </w:tabs>
                    <w:suppressAutoHyphens/>
                    <w:ind w:right="104"/>
                    <w:jc w:val="both"/>
                    <w:rPr>
                      <w:rFonts w:asciiTheme="minorHAnsi" w:hAnsiTheme="minorHAnsi" w:cstheme="minorHAnsi"/>
                      <w:spacing w:val="-2"/>
                      <w:sz w:val="22"/>
                      <w:szCs w:val="22"/>
                    </w:rPr>
                  </w:pPr>
                </w:p>
              </w:tc>
            </w:tr>
            <w:tr w:rsidR="008C476F" w:rsidRPr="00D46E05" w14:paraId="5FBCFC91" w14:textId="77777777" w:rsidTr="006F6EDC">
              <w:trPr>
                <w:gridAfter w:val="1"/>
                <w:wAfter w:w="70" w:type="dxa"/>
                <w:trHeight w:val="488"/>
              </w:trPr>
              <w:tc>
                <w:tcPr>
                  <w:tcW w:w="6237" w:type="dxa"/>
                  <w:gridSpan w:val="4"/>
                  <w:tcBorders>
                    <w:top w:val="single" w:sz="4" w:space="0" w:color="auto"/>
                    <w:left w:val="single" w:sz="4" w:space="0" w:color="auto"/>
                    <w:bottom w:val="single" w:sz="4" w:space="0" w:color="auto"/>
                    <w:right w:val="single" w:sz="4" w:space="0" w:color="auto"/>
                  </w:tcBorders>
                  <w:shd w:val="clear" w:color="auto" w:fill="C6D9F1"/>
                </w:tcPr>
                <w:p w14:paraId="37C1134E" w14:textId="77777777" w:rsidR="008C476F" w:rsidRPr="00D46E05" w:rsidRDefault="008C476F" w:rsidP="0076551A">
                  <w:pPr>
                    <w:pStyle w:val="ListParagraph"/>
                    <w:numPr>
                      <w:ilvl w:val="0"/>
                      <w:numId w:val="31"/>
                    </w:numPr>
                    <w:suppressAutoHyphens/>
                    <w:ind w:left="601" w:right="-255" w:hanging="392"/>
                    <w:rPr>
                      <w:rFonts w:asciiTheme="minorHAnsi" w:hAnsiTheme="minorHAnsi" w:cstheme="minorHAnsi"/>
                      <w:spacing w:val="-2"/>
                      <w:sz w:val="22"/>
                      <w:szCs w:val="22"/>
                    </w:rPr>
                  </w:pPr>
                  <w:r w:rsidRPr="00D46E05">
                    <w:rPr>
                      <w:rFonts w:asciiTheme="minorHAnsi" w:hAnsiTheme="minorHAnsi" w:cstheme="minorHAnsi"/>
                      <w:spacing w:val="-2"/>
                      <w:sz w:val="22"/>
                      <w:szCs w:val="22"/>
                    </w:rPr>
                    <w:t>Who will have access to the raw data?</w:t>
                  </w:r>
                </w:p>
              </w:tc>
              <w:tc>
                <w:tcPr>
                  <w:tcW w:w="1276" w:type="dxa"/>
                  <w:gridSpan w:val="3"/>
                  <w:tcBorders>
                    <w:top w:val="single" w:sz="4" w:space="0" w:color="auto"/>
                    <w:left w:val="single" w:sz="4" w:space="0" w:color="auto"/>
                    <w:bottom w:val="single" w:sz="4" w:space="0" w:color="auto"/>
                    <w:right w:val="single" w:sz="4" w:space="0" w:color="auto"/>
                  </w:tcBorders>
                  <w:shd w:val="clear" w:color="auto" w:fill="auto"/>
                </w:tcPr>
                <w:p w14:paraId="050E620B" w14:textId="77777777" w:rsidR="008C476F" w:rsidRPr="00D46E05" w:rsidRDefault="008C476F" w:rsidP="005A62D5">
                  <w:pPr>
                    <w:tabs>
                      <w:tab w:val="left" w:pos="1708"/>
                      <w:tab w:val="left" w:pos="1866"/>
                      <w:tab w:val="left" w:pos="5103"/>
                      <w:tab w:val="left" w:pos="7117"/>
                    </w:tabs>
                    <w:suppressAutoHyphens/>
                    <w:ind w:right="-255" w:hanging="17"/>
                    <w:rPr>
                      <w:rFonts w:asciiTheme="minorHAnsi" w:hAnsiTheme="minorHAnsi" w:cstheme="minorHAnsi"/>
                      <w:spacing w:val="-2"/>
                      <w:sz w:val="22"/>
                      <w:szCs w:val="22"/>
                    </w:rPr>
                  </w:pPr>
                  <w:r w:rsidRPr="00D46E05">
                    <w:rPr>
                      <w:rFonts w:asciiTheme="minorHAnsi" w:hAnsiTheme="minorHAnsi" w:cstheme="minorHAnsi"/>
                      <w:spacing w:val="-2"/>
                      <w:sz w:val="22"/>
                      <w:szCs w:val="22"/>
                    </w:rPr>
                    <w:t xml:space="preserve">Named researchers </w:t>
                  </w:r>
                </w:p>
                <w:p w14:paraId="13D3F725" w14:textId="77777777" w:rsidR="008C476F" w:rsidRPr="00D46E05" w:rsidRDefault="008C476F" w:rsidP="005A62D5">
                  <w:pPr>
                    <w:tabs>
                      <w:tab w:val="left" w:pos="1708"/>
                      <w:tab w:val="left" w:pos="1866"/>
                      <w:tab w:val="left" w:pos="5103"/>
                      <w:tab w:val="left" w:pos="7117"/>
                    </w:tabs>
                    <w:suppressAutoHyphens/>
                    <w:ind w:right="-255" w:hanging="17"/>
                    <w:rPr>
                      <w:rFonts w:asciiTheme="minorHAnsi" w:hAnsiTheme="minorHAnsi" w:cstheme="minorHAnsi"/>
                      <w:spacing w:val="-2"/>
                      <w:sz w:val="22"/>
                      <w:szCs w:val="22"/>
                    </w:rPr>
                  </w:pPr>
                  <w:r w:rsidRPr="00D46E05">
                    <w:rPr>
                      <w:rFonts w:asciiTheme="minorHAnsi" w:hAnsiTheme="minorHAnsi" w:cstheme="minorHAnsi"/>
                      <w:spacing w:val="-2"/>
                      <w:sz w:val="22"/>
                      <w:szCs w:val="22"/>
                    </w:rPr>
                    <w:t>only</w:t>
                  </w:r>
                </w:p>
              </w:tc>
              <w:tc>
                <w:tcPr>
                  <w:tcW w:w="567" w:type="dxa"/>
                  <w:gridSpan w:val="2"/>
                  <w:tcBorders>
                    <w:top w:val="single" w:sz="4" w:space="0" w:color="auto"/>
                    <w:left w:val="single" w:sz="4" w:space="0" w:color="auto"/>
                    <w:bottom w:val="single" w:sz="4" w:space="0" w:color="auto"/>
                    <w:right w:val="single" w:sz="4" w:space="0" w:color="auto"/>
                  </w:tcBorders>
                  <w:shd w:val="clear" w:color="auto" w:fill="C6D9F1"/>
                </w:tcPr>
                <w:p w14:paraId="45BD144B" w14:textId="54F452B2" w:rsidR="008C476F" w:rsidRPr="00D46E05" w:rsidRDefault="008C476F" w:rsidP="005A62D5">
                  <w:pPr>
                    <w:tabs>
                      <w:tab w:val="left" w:pos="86"/>
                      <w:tab w:val="left" w:pos="567"/>
                      <w:tab w:val="left" w:pos="893"/>
                      <w:tab w:val="left" w:pos="1708"/>
                      <w:tab w:val="left" w:pos="1866"/>
                      <w:tab w:val="left" w:pos="5103"/>
                      <w:tab w:val="left" w:pos="7117"/>
                    </w:tabs>
                    <w:suppressAutoHyphens/>
                    <w:ind w:left="325" w:right="-255" w:hanging="270"/>
                    <w:jc w:val="both"/>
                    <w:rPr>
                      <w:rFonts w:asciiTheme="minorHAnsi" w:hAnsiTheme="minorHAnsi" w:cstheme="minorHAnsi"/>
                      <w:spacing w:val="-2"/>
                      <w:sz w:val="22"/>
                      <w:szCs w:val="22"/>
                    </w:rPr>
                  </w:pPr>
                </w:p>
              </w:tc>
              <w:tc>
                <w:tcPr>
                  <w:tcW w:w="1133" w:type="dxa"/>
                  <w:gridSpan w:val="2"/>
                  <w:tcBorders>
                    <w:top w:val="single" w:sz="4" w:space="0" w:color="auto"/>
                    <w:left w:val="single" w:sz="4" w:space="0" w:color="auto"/>
                    <w:bottom w:val="single" w:sz="4" w:space="0" w:color="auto"/>
                    <w:right w:val="single" w:sz="4" w:space="0" w:color="auto"/>
                  </w:tcBorders>
                  <w:shd w:val="clear" w:color="auto" w:fill="auto"/>
                </w:tcPr>
                <w:p w14:paraId="01C05086" w14:textId="77777777" w:rsidR="008C476F" w:rsidRPr="00D46E05" w:rsidRDefault="008C476F" w:rsidP="005A62D5">
                  <w:pPr>
                    <w:tabs>
                      <w:tab w:val="left" w:pos="567"/>
                      <w:tab w:val="left" w:pos="893"/>
                      <w:tab w:val="left" w:pos="1708"/>
                      <w:tab w:val="left" w:pos="1866"/>
                      <w:tab w:val="left" w:pos="5103"/>
                      <w:tab w:val="left" w:pos="7117"/>
                    </w:tabs>
                    <w:suppressAutoHyphens/>
                    <w:ind w:left="-47" w:right="-255" w:hanging="17"/>
                    <w:rPr>
                      <w:rFonts w:asciiTheme="minorHAnsi" w:hAnsiTheme="minorHAnsi" w:cstheme="minorHAnsi"/>
                      <w:spacing w:val="-2"/>
                      <w:sz w:val="22"/>
                      <w:szCs w:val="22"/>
                    </w:rPr>
                  </w:pPr>
                  <w:r w:rsidRPr="00D46E05">
                    <w:rPr>
                      <w:rFonts w:asciiTheme="minorHAnsi" w:hAnsiTheme="minorHAnsi" w:cstheme="minorHAnsi"/>
                      <w:spacing w:val="-2"/>
                      <w:sz w:val="22"/>
                      <w:szCs w:val="22"/>
                    </w:rPr>
                    <w:t>Named researchers     plus others (specify below)</w:t>
                  </w:r>
                </w:p>
              </w:tc>
              <w:tc>
                <w:tcPr>
                  <w:tcW w:w="638" w:type="dxa"/>
                  <w:gridSpan w:val="5"/>
                  <w:tcBorders>
                    <w:top w:val="single" w:sz="4" w:space="0" w:color="auto"/>
                    <w:left w:val="single" w:sz="4" w:space="0" w:color="auto"/>
                    <w:bottom w:val="single" w:sz="4" w:space="0" w:color="auto"/>
                    <w:right w:val="single" w:sz="4" w:space="0" w:color="auto"/>
                  </w:tcBorders>
                  <w:shd w:val="clear" w:color="auto" w:fill="C6D9F1"/>
                </w:tcPr>
                <w:p w14:paraId="49DDDEE6" w14:textId="3C155899" w:rsidR="008C476F" w:rsidRPr="00D46E05" w:rsidRDefault="00357F8F" w:rsidP="005A62D5">
                  <w:pPr>
                    <w:tabs>
                      <w:tab w:val="left" w:pos="86"/>
                      <w:tab w:val="left" w:pos="567"/>
                      <w:tab w:val="left" w:pos="893"/>
                      <w:tab w:val="left" w:pos="1708"/>
                      <w:tab w:val="left" w:pos="1866"/>
                      <w:tab w:val="left" w:pos="5103"/>
                      <w:tab w:val="left" w:pos="7117"/>
                    </w:tabs>
                    <w:suppressAutoHyphens/>
                    <w:ind w:left="325" w:right="-255" w:hanging="270"/>
                    <w:jc w:val="both"/>
                    <w:rPr>
                      <w:rFonts w:asciiTheme="minorHAnsi" w:hAnsiTheme="minorHAnsi" w:cstheme="minorHAnsi"/>
                      <w:spacing w:val="-2"/>
                      <w:sz w:val="22"/>
                      <w:szCs w:val="22"/>
                    </w:rPr>
                  </w:pPr>
                  <w:r>
                    <w:rPr>
                      <w:rFonts w:asciiTheme="minorHAnsi" w:hAnsiTheme="minorHAnsi" w:cstheme="minorHAnsi"/>
                      <w:spacing w:val="-2"/>
                      <w:sz w:val="22"/>
                      <w:szCs w:val="22"/>
                    </w:rPr>
                    <w:t>X</w:t>
                  </w:r>
                </w:p>
              </w:tc>
            </w:tr>
            <w:tr w:rsidR="008C476F" w:rsidRPr="00D46E05" w14:paraId="4DA05EED" w14:textId="77777777" w:rsidTr="005A62D5">
              <w:trPr>
                <w:gridAfter w:val="2"/>
                <w:wAfter w:w="112" w:type="dxa"/>
                <w:trHeight w:val="284"/>
              </w:trPr>
              <w:tc>
                <w:tcPr>
                  <w:tcW w:w="9809" w:type="dxa"/>
                  <w:gridSpan w:val="15"/>
                  <w:tcBorders>
                    <w:top w:val="single" w:sz="4" w:space="0" w:color="auto"/>
                    <w:left w:val="single" w:sz="4" w:space="0" w:color="auto"/>
                    <w:bottom w:val="single" w:sz="4" w:space="0" w:color="auto"/>
                    <w:right w:val="single" w:sz="4" w:space="0" w:color="auto"/>
                  </w:tcBorders>
                  <w:shd w:val="clear" w:color="auto" w:fill="FFFFFF"/>
                </w:tcPr>
                <w:p w14:paraId="70321D71" w14:textId="02935F88" w:rsidR="008C476F" w:rsidRPr="00D46E05" w:rsidRDefault="008C476F" w:rsidP="0076551A">
                  <w:pPr>
                    <w:pStyle w:val="ListParagraph"/>
                    <w:tabs>
                      <w:tab w:val="left" w:pos="7117"/>
                    </w:tabs>
                    <w:suppressAutoHyphens/>
                    <w:ind w:left="0" w:right="175"/>
                    <w:rPr>
                      <w:rFonts w:asciiTheme="minorHAnsi" w:hAnsiTheme="minorHAnsi" w:cstheme="minorHAnsi"/>
                      <w:spacing w:val="-2"/>
                      <w:sz w:val="22"/>
                      <w:szCs w:val="22"/>
                    </w:rPr>
                  </w:pPr>
                  <w:r w:rsidRPr="00D46E05">
                    <w:rPr>
                      <w:rFonts w:asciiTheme="minorHAnsi" w:hAnsiTheme="minorHAnsi" w:cstheme="minorHAnsi"/>
                      <w:spacing w:val="-2"/>
                      <w:sz w:val="22"/>
                      <w:szCs w:val="22"/>
                    </w:rPr>
                    <w:lastRenderedPageBreak/>
                    <w:t>Please give details of others who will have access to the raw data, for what purpose and their connection to the project:</w:t>
                  </w:r>
                  <w:r w:rsidR="00357F8F">
                    <w:rPr>
                      <w:rFonts w:asciiTheme="minorHAnsi" w:hAnsiTheme="minorHAnsi" w:cstheme="minorHAnsi"/>
                      <w:spacing w:val="-2"/>
                      <w:sz w:val="22"/>
                      <w:szCs w:val="22"/>
                    </w:rPr>
                    <w:t xml:space="preserve"> </w:t>
                  </w:r>
                  <w:r w:rsidR="00993B59">
                    <w:rPr>
                      <w:rFonts w:asciiTheme="minorHAnsi" w:hAnsiTheme="minorHAnsi" w:cstheme="minorHAnsi"/>
                      <w:spacing w:val="-2"/>
                      <w:sz w:val="22"/>
                      <w:szCs w:val="22"/>
                    </w:rPr>
                    <w:t xml:space="preserve">Qualtrics will also have access to the raw data. These will be removed from Qualtrics once data collection has ended. </w:t>
                  </w:r>
                </w:p>
              </w:tc>
            </w:tr>
            <w:tr w:rsidR="008C476F" w:rsidRPr="00D46E05" w14:paraId="2EF9254B" w14:textId="77777777" w:rsidTr="006F6EDC">
              <w:trPr>
                <w:gridAfter w:val="1"/>
                <w:wAfter w:w="70" w:type="dxa"/>
                <w:trHeight w:val="284"/>
              </w:trPr>
              <w:tc>
                <w:tcPr>
                  <w:tcW w:w="6237" w:type="dxa"/>
                  <w:gridSpan w:val="4"/>
                  <w:tcBorders>
                    <w:top w:val="single" w:sz="4" w:space="0" w:color="auto"/>
                    <w:left w:val="single" w:sz="4" w:space="0" w:color="auto"/>
                    <w:bottom w:val="single" w:sz="4" w:space="0" w:color="auto"/>
                    <w:right w:val="single" w:sz="4" w:space="0" w:color="auto"/>
                  </w:tcBorders>
                  <w:shd w:val="clear" w:color="auto" w:fill="CCC0D9"/>
                </w:tcPr>
                <w:p w14:paraId="1C669313" w14:textId="77777777" w:rsidR="008C476F" w:rsidRPr="00D46E05" w:rsidRDefault="008C476F" w:rsidP="0076551A">
                  <w:pPr>
                    <w:pStyle w:val="ListParagraph"/>
                    <w:numPr>
                      <w:ilvl w:val="0"/>
                      <w:numId w:val="31"/>
                    </w:numPr>
                    <w:suppressAutoHyphens/>
                    <w:ind w:left="601" w:right="176" w:hanging="392"/>
                    <w:rPr>
                      <w:rFonts w:asciiTheme="minorHAnsi" w:hAnsiTheme="minorHAnsi" w:cstheme="minorHAnsi"/>
                      <w:spacing w:val="-2"/>
                      <w:sz w:val="22"/>
                      <w:szCs w:val="22"/>
                    </w:rPr>
                  </w:pPr>
                  <w:r w:rsidRPr="00D46E05">
                    <w:rPr>
                      <w:rFonts w:asciiTheme="minorHAnsi" w:hAnsiTheme="minorHAnsi" w:cstheme="minorHAnsi"/>
                      <w:spacing w:val="-2"/>
                      <w:sz w:val="22"/>
                      <w:szCs w:val="22"/>
                    </w:rPr>
                    <w:t>Will digital data be kept on cloud.une.edu.au during the active term of the research and until it is disposed of?</w:t>
                  </w:r>
                </w:p>
              </w:tc>
              <w:tc>
                <w:tcPr>
                  <w:tcW w:w="1276" w:type="dxa"/>
                  <w:gridSpan w:val="3"/>
                  <w:tcBorders>
                    <w:top w:val="single" w:sz="4" w:space="0" w:color="auto"/>
                    <w:left w:val="single" w:sz="4" w:space="0" w:color="auto"/>
                    <w:bottom w:val="single" w:sz="4" w:space="0" w:color="auto"/>
                    <w:right w:val="single" w:sz="4" w:space="0" w:color="auto"/>
                  </w:tcBorders>
                  <w:shd w:val="clear" w:color="auto" w:fill="auto"/>
                </w:tcPr>
                <w:p w14:paraId="262505BD" w14:textId="77777777" w:rsidR="008C476F" w:rsidRPr="00D46E05" w:rsidRDefault="008C476F" w:rsidP="005A62D5">
                  <w:pPr>
                    <w:tabs>
                      <w:tab w:val="left" w:pos="86"/>
                      <w:tab w:val="left" w:pos="567"/>
                      <w:tab w:val="left" w:pos="893"/>
                      <w:tab w:val="left" w:pos="1708"/>
                      <w:tab w:val="left" w:pos="1866"/>
                      <w:tab w:val="left" w:pos="5103"/>
                      <w:tab w:val="left" w:pos="7117"/>
                    </w:tabs>
                    <w:suppressAutoHyphens/>
                    <w:ind w:left="325" w:right="-255" w:hanging="270"/>
                    <w:jc w:val="both"/>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tc>
              <w:tc>
                <w:tcPr>
                  <w:tcW w:w="567" w:type="dxa"/>
                  <w:gridSpan w:val="2"/>
                  <w:tcBorders>
                    <w:top w:val="single" w:sz="4" w:space="0" w:color="auto"/>
                    <w:left w:val="single" w:sz="4" w:space="0" w:color="auto"/>
                    <w:bottom w:val="single" w:sz="4" w:space="0" w:color="auto"/>
                    <w:right w:val="single" w:sz="4" w:space="0" w:color="auto"/>
                  </w:tcBorders>
                  <w:shd w:val="clear" w:color="auto" w:fill="CCC0D9"/>
                </w:tcPr>
                <w:p w14:paraId="7559E239" w14:textId="66CCF74D" w:rsidR="008C476F" w:rsidRPr="00D46E05" w:rsidRDefault="004F4907" w:rsidP="005A62D5">
                  <w:pPr>
                    <w:tabs>
                      <w:tab w:val="left" w:pos="86"/>
                      <w:tab w:val="left" w:pos="567"/>
                      <w:tab w:val="left" w:pos="893"/>
                      <w:tab w:val="left" w:pos="1708"/>
                      <w:tab w:val="left" w:pos="1866"/>
                      <w:tab w:val="left" w:pos="5103"/>
                      <w:tab w:val="left" w:pos="7117"/>
                    </w:tabs>
                    <w:suppressAutoHyphens/>
                    <w:ind w:left="325" w:right="-255" w:hanging="270"/>
                    <w:jc w:val="both"/>
                    <w:rPr>
                      <w:rFonts w:asciiTheme="minorHAnsi" w:hAnsiTheme="minorHAnsi" w:cstheme="minorHAnsi"/>
                      <w:spacing w:val="-2"/>
                      <w:sz w:val="22"/>
                      <w:szCs w:val="22"/>
                    </w:rPr>
                  </w:pPr>
                  <w:r>
                    <w:rPr>
                      <w:rFonts w:asciiTheme="minorHAnsi" w:hAnsiTheme="minorHAnsi" w:cstheme="minorHAnsi"/>
                      <w:spacing w:val="-2"/>
                      <w:sz w:val="22"/>
                      <w:szCs w:val="22"/>
                    </w:rPr>
                    <w:t>X</w:t>
                  </w:r>
                </w:p>
              </w:tc>
              <w:tc>
                <w:tcPr>
                  <w:tcW w:w="1185" w:type="dxa"/>
                  <w:gridSpan w:val="3"/>
                  <w:tcBorders>
                    <w:top w:val="single" w:sz="4" w:space="0" w:color="auto"/>
                    <w:left w:val="single" w:sz="4" w:space="0" w:color="auto"/>
                    <w:bottom w:val="single" w:sz="4" w:space="0" w:color="auto"/>
                    <w:right w:val="single" w:sz="4" w:space="0" w:color="auto"/>
                  </w:tcBorders>
                  <w:shd w:val="clear" w:color="auto" w:fill="auto"/>
                </w:tcPr>
                <w:p w14:paraId="14489840" w14:textId="77777777" w:rsidR="008C476F" w:rsidRPr="00D46E05" w:rsidRDefault="008C476F" w:rsidP="005A62D5">
                  <w:pPr>
                    <w:tabs>
                      <w:tab w:val="left" w:pos="86"/>
                      <w:tab w:val="left" w:pos="567"/>
                      <w:tab w:val="left" w:pos="893"/>
                      <w:tab w:val="left" w:pos="1708"/>
                      <w:tab w:val="left" w:pos="1866"/>
                      <w:tab w:val="left" w:pos="5103"/>
                      <w:tab w:val="left" w:pos="7117"/>
                    </w:tabs>
                    <w:suppressAutoHyphens/>
                    <w:ind w:left="325" w:right="-255" w:hanging="270"/>
                    <w:jc w:val="both"/>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tc>
              <w:tc>
                <w:tcPr>
                  <w:tcW w:w="586" w:type="dxa"/>
                  <w:gridSpan w:val="4"/>
                  <w:tcBorders>
                    <w:top w:val="single" w:sz="4" w:space="0" w:color="auto"/>
                    <w:left w:val="single" w:sz="4" w:space="0" w:color="auto"/>
                    <w:bottom w:val="single" w:sz="4" w:space="0" w:color="auto"/>
                    <w:right w:val="single" w:sz="4" w:space="0" w:color="auto"/>
                  </w:tcBorders>
                  <w:shd w:val="clear" w:color="auto" w:fill="CCC0D9"/>
                </w:tcPr>
                <w:p w14:paraId="4005862C" w14:textId="77777777" w:rsidR="008C476F" w:rsidRPr="00D46E05" w:rsidRDefault="008C476F" w:rsidP="005A62D5">
                  <w:pPr>
                    <w:tabs>
                      <w:tab w:val="left" w:pos="86"/>
                      <w:tab w:val="left" w:pos="567"/>
                      <w:tab w:val="left" w:pos="893"/>
                      <w:tab w:val="left" w:pos="1708"/>
                      <w:tab w:val="left" w:pos="1866"/>
                      <w:tab w:val="left" w:pos="5103"/>
                      <w:tab w:val="left" w:pos="7117"/>
                    </w:tabs>
                    <w:suppressAutoHyphens/>
                    <w:ind w:left="325" w:right="-255" w:hanging="270"/>
                    <w:jc w:val="both"/>
                    <w:rPr>
                      <w:rFonts w:asciiTheme="minorHAnsi" w:hAnsiTheme="minorHAnsi" w:cstheme="minorHAnsi"/>
                      <w:spacing w:val="-2"/>
                      <w:sz w:val="22"/>
                      <w:szCs w:val="22"/>
                    </w:rPr>
                  </w:pPr>
                </w:p>
              </w:tc>
            </w:tr>
            <w:tr w:rsidR="008C476F" w:rsidRPr="00D46E05" w14:paraId="736E828F" w14:textId="77777777" w:rsidTr="005A62D5">
              <w:trPr>
                <w:gridAfter w:val="2"/>
                <w:wAfter w:w="112" w:type="dxa"/>
                <w:trHeight w:val="284"/>
              </w:trPr>
              <w:tc>
                <w:tcPr>
                  <w:tcW w:w="9809" w:type="dxa"/>
                  <w:gridSpan w:val="15"/>
                  <w:tcBorders>
                    <w:top w:val="single" w:sz="4" w:space="0" w:color="auto"/>
                    <w:left w:val="single" w:sz="4" w:space="0" w:color="auto"/>
                    <w:bottom w:val="single" w:sz="4" w:space="0" w:color="auto"/>
                    <w:right w:val="single" w:sz="4" w:space="0" w:color="auto"/>
                  </w:tcBorders>
                  <w:shd w:val="clear" w:color="auto" w:fill="auto"/>
                </w:tcPr>
                <w:p w14:paraId="271889E3" w14:textId="77777777" w:rsidR="008C476F" w:rsidRPr="00D46E05" w:rsidRDefault="008C476F" w:rsidP="0076551A">
                  <w:pPr>
                    <w:pStyle w:val="ListParagraph"/>
                    <w:tabs>
                      <w:tab w:val="left" w:pos="86"/>
                      <w:tab w:val="left" w:pos="1708"/>
                      <w:tab w:val="left" w:pos="1866"/>
                      <w:tab w:val="left" w:pos="5103"/>
                      <w:tab w:val="left" w:pos="7117"/>
                    </w:tabs>
                    <w:suppressAutoHyphens/>
                    <w:ind w:left="176" w:right="175" w:hanging="175"/>
                    <w:jc w:val="both"/>
                    <w:rPr>
                      <w:rFonts w:asciiTheme="minorHAnsi" w:hAnsiTheme="minorHAnsi" w:cstheme="minorHAnsi"/>
                      <w:spacing w:val="-2"/>
                      <w:sz w:val="22"/>
                      <w:szCs w:val="22"/>
                    </w:rPr>
                  </w:pPr>
                  <w:r w:rsidRPr="00D46E05">
                    <w:rPr>
                      <w:rFonts w:asciiTheme="minorHAnsi" w:hAnsiTheme="minorHAnsi" w:cstheme="minorHAnsi"/>
                      <w:spacing w:val="-2"/>
                      <w:sz w:val="22"/>
                      <w:szCs w:val="22"/>
                    </w:rPr>
                    <w:t xml:space="preserve">If </w:t>
                  </w:r>
                  <w:r w:rsidRPr="00D46E05">
                    <w:rPr>
                      <w:rFonts w:asciiTheme="minorHAnsi" w:hAnsiTheme="minorHAnsi" w:cstheme="minorHAnsi"/>
                      <w:b/>
                      <w:color w:val="0070C0"/>
                      <w:spacing w:val="-2"/>
                      <w:sz w:val="22"/>
                      <w:szCs w:val="22"/>
                    </w:rPr>
                    <w:t>No</w:t>
                  </w:r>
                  <w:r w:rsidRPr="00D46E05">
                    <w:rPr>
                      <w:rFonts w:asciiTheme="minorHAnsi" w:hAnsiTheme="minorHAnsi" w:cstheme="minorHAnsi"/>
                      <w:spacing w:val="-2"/>
                      <w:sz w:val="22"/>
                      <w:szCs w:val="22"/>
                    </w:rPr>
                    <w:t>, please explain:</w:t>
                  </w:r>
                </w:p>
              </w:tc>
            </w:tr>
            <w:tr w:rsidR="008C476F" w:rsidRPr="00D46E05" w14:paraId="45577EF0" w14:textId="77777777" w:rsidTr="006F6EDC">
              <w:trPr>
                <w:gridAfter w:val="1"/>
                <w:wAfter w:w="70" w:type="dxa"/>
                <w:trHeight w:val="284"/>
              </w:trPr>
              <w:tc>
                <w:tcPr>
                  <w:tcW w:w="6237" w:type="dxa"/>
                  <w:gridSpan w:val="4"/>
                  <w:tcBorders>
                    <w:top w:val="single" w:sz="4" w:space="0" w:color="auto"/>
                    <w:left w:val="single" w:sz="4" w:space="0" w:color="auto"/>
                    <w:bottom w:val="single" w:sz="4" w:space="0" w:color="auto"/>
                    <w:right w:val="single" w:sz="4" w:space="0" w:color="auto"/>
                  </w:tcBorders>
                  <w:shd w:val="clear" w:color="auto" w:fill="C6D9F1"/>
                </w:tcPr>
                <w:p w14:paraId="71939185" w14:textId="77777777" w:rsidR="008C476F" w:rsidRPr="00D46E05" w:rsidRDefault="008C476F" w:rsidP="0076551A">
                  <w:pPr>
                    <w:pStyle w:val="ListParagraph"/>
                    <w:numPr>
                      <w:ilvl w:val="0"/>
                      <w:numId w:val="31"/>
                    </w:numPr>
                    <w:suppressAutoHyphens/>
                    <w:ind w:left="601" w:right="114" w:hanging="392"/>
                    <w:rPr>
                      <w:rFonts w:asciiTheme="minorHAnsi" w:hAnsiTheme="minorHAnsi" w:cstheme="minorHAnsi"/>
                      <w:spacing w:val="-2"/>
                      <w:sz w:val="22"/>
                      <w:szCs w:val="22"/>
                    </w:rPr>
                  </w:pPr>
                  <w:r w:rsidRPr="00D46E05">
                    <w:rPr>
                      <w:rFonts w:asciiTheme="minorHAnsi" w:hAnsiTheme="minorHAnsi" w:cstheme="minorHAnsi"/>
                      <w:spacing w:val="-2"/>
                      <w:sz w:val="22"/>
                      <w:szCs w:val="22"/>
                    </w:rPr>
                    <w:t xml:space="preserve">Will the electronic data be held on a password protected computer? </w:t>
                  </w:r>
                </w:p>
              </w:tc>
              <w:tc>
                <w:tcPr>
                  <w:tcW w:w="1276" w:type="dxa"/>
                  <w:gridSpan w:val="3"/>
                  <w:tcBorders>
                    <w:top w:val="single" w:sz="4" w:space="0" w:color="auto"/>
                    <w:left w:val="single" w:sz="4" w:space="0" w:color="auto"/>
                    <w:bottom w:val="single" w:sz="4" w:space="0" w:color="auto"/>
                    <w:right w:val="single" w:sz="4" w:space="0" w:color="auto"/>
                  </w:tcBorders>
                  <w:shd w:val="clear" w:color="auto" w:fill="auto"/>
                </w:tcPr>
                <w:p w14:paraId="454298F9" w14:textId="77777777" w:rsidR="008C476F" w:rsidRPr="00D46E05" w:rsidRDefault="008C476F" w:rsidP="005A62D5">
                  <w:pPr>
                    <w:tabs>
                      <w:tab w:val="left" w:pos="86"/>
                      <w:tab w:val="left" w:pos="567"/>
                      <w:tab w:val="left" w:pos="893"/>
                      <w:tab w:val="left" w:pos="1708"/>
                      <w:tab w:val="left" w:pos="1866"/>
                      <w:tab w:val="left" w:pos="5103"/>
                      <w:tab w:val="left" w:pos="7117"/>
                    </w:tabs>
                    <w:suppressAutoHyphens/>
                    <w:ind w:left="325" w:right="-255" w:hanging="270"/>
                    <w:jc w:val="both"/>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tc>
              <w:tc>
                <w:tcPr>
                  <w:tcW w:w="567" w:type="dxa"/>
                  <w:gridSpan w:val="2"/>
                  <w:tcBorders>
                    <w:top w:val="single" w:sz="4" w:space="0" w:color="auto"/>
                    <w:left w:val="single" w:sz="4" w:space="0" w:color="auto"/>
                    <w:bottom w:val="single" w:sz="4" w:space="0" w:color="auto"/>
                    <w:right w:val="single" w:sz="4" w:space="0" w:color="auto"/>
                  </w:tcBorders>
                  <w:shd w:val="clear" w:color="auto" w:fill="C6D9F1"/>
                </w:tcPr>
                <w:p w14:paraId="26F35376" w14:textId="60383D88" w:rsidR="008C476F" w:rsidRPr="00D46E05" w:rsidRDefault="004F4907" w:rsidP="005A62D5">
                  <w:pPr>
                    <w:tabs>
                      <w:tab w:val="left" w:pos="86"/>
                      <w:tab w:val="left" w:pos="567"/>
                      <w:tab w:val="left" w:pos="893"/>
                      <w:tab w:val="left" w:pos="1708"/>
                      <w:tab w:val="left" w:pos="1866"/>
                      <w:tab w:val="left" w:pos="5103"/>
                      <w:tab w:val="left" w:pos="7117"/>
                    </w:tabs>
                    <w:suppressAutoHyphens/>
                    <w:ind w:left="325" w:right="-255" w:hanging="270"/>
                    <w:jc w:val="both"/>
                    <w:rPr>
                      <w:rFonts w:asciiTheme="minorHAnsi" w:hAnsiTheme="minorHAnsi" w:cstheme="minorHAnsi"/>
                      <w:spacing w:val="-2"/>
                      <w:sz w:val="22"/>
                      <w:szCs w:val="22"/>
                    </w:rPr>
                  </w:pPr>
                  <w:r>
                    <w:rPr>
                      <w:rFonts w:asciiTheme="minorHAnsi" w:hAnsiTheme="minorHAnsi" w:cstheme="minorHAnsi"/>
                      <w:spacing w:val="-2"/>
                      <w:sz w:val="22"/>
                      <w:szCs w:val="22"/>
                    </w:rPr>
                    <w:t>X</w:t>
                  </w:r>
                </w:p>
              </w:tc>
              <w:tc>
                <w:tcPr>
                  <w:tcW w:w="1185" w:type="dxa"/>
                  <w:gridSpan w:val="3"/>
                  <w:tcBorders>
                    <w:top w:val="single" w:sz="4" w:space="0" w:color="auto"/>
                    <w:left w:val="single" w:sz="4" w:space="0" w:color="auto"/>
                    <w:bottom w:val="single" w:sz="4" w:space="0" w:color="auto"/>
                    <w:right w:val="single" w:sz="4" w:space="0" w:color="auto"/>
                  </w:tcBorders>
                  <w:shd w:val="clear" w:color="auto" w:fill="auto"/>
                </w:tcPr>
                <w:p w14:paraId="5FD5A8E3" w14:textId="77777777" w:rsidR="008C476F" w:rsidRPr="00D46E05" w:rsidRDefault="008C476F" w:rsidP="005A62D5">
                  <w:pPr>
                    <w:tabs>
                      <w:tab w:val="left" w:pos="86"/>
                      <w:tab w:val="left" w:pos="567"/>
                      <w:tab w:val="left" w:pos="893"/>
                      <w:tab w:val="left" w:pos="1708"/>
                      <w:tab w:val="left" w:pos="1866"/>
                      <w:tab w:val="left" w:pos="5103"/>
                      <w:tab w:val="left" w:pos="7117"/>
                    </w:tabs>
                    <w:suppressAutoHyphens/>
                    <w:ind w:left="325" w:right="-255" w:hanging="270"/>
                    <w:jc w:val="both"/>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tc>
              <w:tc>
                <w:tcPr>
                  <w:tcW w:w="586" w:type="dxa"/>
                  <w:gridSpan w:val="4"/>
                  <w:tcBorders>
                    <w:top w:val="single" w:sz="4" w:space="0" w:color="auto"/>
                    <w:left w:val="single" w:sz="4" w:space="0" w:color="auto"/>
                    <w:bottom w:val="single" w:sz="4" w:space="0" w:color="auto"/>
                    <w:right w:val="single" w:sz="4" w:space="0" w:color="auto"/>
                  </w:tcBorders>
                  <w:shd w:val="clear" w:color="auto" w:fill="C6D9F1"/>
                </w:tcPr>
                <w:p w14:paraId="22BCF032" w14:textId="77777777" w:rsidR="008C476F" w:rsidRPr="00D46E05" w:rsidRDefault="008C476F" w:rsidP="005A62D5">
                  <w:pPr>
                    <w:tabs>
                      <w:tab w:val="left" w:pos="86"/>
                      <w:tab w:val="left" w:pos="567"/>
                      <w:tab w:val="left" w:pos="893"/>
                      <w:tab w:val="left" w:pos="1708"/>
                      <w:tab w:val="left" w:pos="1866"/>
                      <w:tab w:val="left" w:pos="5103"/>
                      <w:tab w:val="left" w:pos="7117"/>
                    </w:tabs>
                    <w:suppressAutoHyphens/>
                    <w:ind w:left="325" w:right="-255" w:hanging="270"/>
                    <w:jc w:val="both"/>
                    <w:rPr>
                      <w:rFonts w:asciiTheme="minorHAnsi" w:hAnsiTheme="minorHAnsi" w:cstheme="minorHAnsi"/>
                      <w:spacing w:val="-2"/>
                      <w:sz w:val="22"/>
                      <w:szCs w:val="22"/>
                    </w:rPr>
                  </w:pPr>
                </w:p>
              </w:tc>
            </w:tr>
            <w:tr w:rsidR="008C476F" w:rsidRPr="00D46E05" w14:paraId="456E05E4" w14:textId="77777777" w:rsidTr="005A62D5">
              <w:trPr>
                <w:gridAfter w:val="2"/>
                <w:wAfter w:w="112" w:type="dxa"/>
                <w:trHeight w:val="284"/>
              </w:trPr>
              <w:tc>
                <w:tcPr>
                  <w:tcW w:w="9809" w:type="dxa"/>
                  <w:gridSpan w:val="15"/>
                  <w:tcBorders>
                    <w:top w:val="single" w:sz="4" w:space="0" w:color="auto"/>
                    <w:left w:val="single" w:sz="4" w:space="0" w:color="auto"/>
                    <w:bottom w:val="single" w:sz="4" w:space="0" w:color="auto"/>
                    <w:right w:val="single" w:sz="4" w:space="0" w:color="auto"/>
                  </w:tcBorders>
                  <w:shd w:val="clear" w:color="auto" w:fill="auto"/>
                </w:tcPr>
                <w:p w14:paraId="48AD8FAF" w14:textId="77777777" w:rsidR="008C476F" w:rsidRPr="00D46E05" w:rsidRDefault="008C476F" w:rsidP="0076551A">
                  <w:pPr>
                    <w:pStyle w:val="ListParagraph"/>
                    <w:suppressAutoHyphens/>
                    <w:ind w:left="176" w:right="175" w:hanging="175"/>
                    <w:jc w:val="both"/>
                    <w:rPr>
                      <w:rFonts w:asciiTheme="minorHAnsi" w:hAnsiTheme="minorHAnsi" w:cstheme="minorHAnsi"/>
                      <w:spacing w:val="-2"/>
                      <w:sz w:val="22"/>
                      <w:szCs w:val="22"/>
                    </w:rPr>
                  </w:pPr>
                  <w:r w:rsidRPr="00D46E05">
                    <w:rPr>
                      <w:rFonts w:asciiTheme="minorHAnsi" w:hAnsiTheme="minorHAnsi" w:cstheme="minorHAnsi"/>
                      <w:spacing w:val="-2"/>
                      <w:sz w:val="22"/>
                      <w:szCs w:val="22"/>
                    </w:rPr>
                    <w:t xml:space="preserve">If </w:t>
                  </w:r>
                  <w:r w:rsidRPr="00D46E05">
                    <w:rPr>
                      <w:rFonts w:asciiTheme="minorHAnsi" w:hAnsiTheme="minorHAnsi" w:cstheme="minorHAnsi"/>
                      <w:b/>
                      <w:color w:val="0070C0"/>
                      <w:spacing w:val="-2"/>
                      <w:sz w:val="22"/>
                      <w:szCs w:val="22"/>
                    </w:rPr>
                    <w:t>No</w:t>
                  </w:r>
                  <w:r w:rsidRPr="00D46E05">
                    <w:rPr>
                      <w:rFonts w:asciiTheme="minorHAnsi" w:hAnsiTheme="minorHAnsi" w:cstheme="minorHAnsi"/>
                      <w:spacing w:val="-2"/>
                      <w:sz w:val="22"/>
                      <w:szCs w:val="22"/>
                    </w:rPr>
                    <w:t>, please explain why not:</w:t>
                  </w:r>
                </w:p>
              </w:tc>
            </w:tr>
            <w:tr w:rsidR="00555AA7" w:rsidRPr="00D46E05" w14:paraId="368EF168" w14:textId="77777777" w:rsidTr="006F6EDC">
              <w:trPr>
                <w:gridAfter w:val="1"/>
                <w:wAfter w:w="70" w:type="dxa"/>
                <w:trHeight w:val="284"/>
              </w:trPr>
              <w:tc>
                <w:tcPr>
                  <w:tcW w:w="6237" w:type="dxa"/>
                  <w:gridSpan w:val="4"/>
                  <w:tcBorders>
                    <w:top w:val="single" w:sz="4" w:space="0" w:color="auto"/>
                    <w:left w:val="single" w:sz="4" w:space="0" w:color="auto"/>
                    <w:bottom w:val="single" w:sz="4" w:space="0" w:color="auto"/>
                    <w:right w:val="single" w:sz="4" w:space="0" w:color="auto"/>
                  </w:tcBorders>
                  <w:shd w:val="clear" w:color="auto" w:fill="CCC0D9"/>
                </w:tcPr>
                <w:p w14:paraId="28E4C316" w14:textId="77777777" w:rsidR="00555AA7" w:rsidRPr="00D46E05" w:rsidRDefault="00555AA7" w:rsidP="0076551A">
                  <w:pPr>
                    <w:pStyle w:val="ListParagraph"/>
                    <w:numPr>
                      <w:ilvl w:val="0"/>
                      <w:numId w:val="31"/>
                    </w:numPr>
                    <w:suppressAutoHyphens/>
                    <w:ind w:left="601" w:right="114" w:hanging="431"/>
                    <w:rPr>
                      <w:rFonts w:asciiTheme="minorHAnsi" w:hAnsiTheme="minorHAnsi" w:cstheme="minorHAnsi"/>
                      <w:spacing w:val="-2"/>
                      <w:sz w:val="22"/>
                      <w:szCs w:val="22"/>
                    </w:rPr>
                  </w:pPr>
                  <w:r w:rsidRPr="00D46E05">
                    <w:rPr>
                      <w:rFonts w:asciiTheme="minorHAnsi" w:hAnsiTheme="minorHAnsi" w:cstheme="minorHAnsi"/>
                      <w:spacing w:val="-2"/>
                      <w:sz w:val="22"/>
                      <w:szCs w:val="22"/>
                    </w:rPr>
                    <w:t>Will the data and identifiers be kept in separate, locked filing cabinets?</w:t>
                  </w:r>
                </w:p>
              </w:tc>
              <w:tc>
                <w:tcPr>
                  <w:tcW w:w="1276" w:type="dxa"/>
                  <w:gridSpan w:val="3"/>
                  <w:tcBorders>
                    <w:top w:val="single" w:sz="4" w:space="0" w:color="auto"/>
                    <w:left w:val="single" w:sz="4" w:space="0" w:color="auto"/>
                    <w:bottom w:val="single" w:sz="4" w:space="0" w:color="auto"/>
                    <w:right w:val="single" w:sz="4" w:space="0" w:color="auto"/>
                  </w:tcBorders>
                  <w:shd w:val="clear" w:color="auto" w:fill="auto"/>
                </w:tcPr>
                <w:p w14:paraId="6B1CF2DD" w14:textId="77777777" w:rsidR="00555AA7" w:rsidRPr="00D46E05" w:rsidRDefault="00880A47" w:rsidP="005A62D5">
                  <w:pPr>
                    <w:tabs>
                      <w:tab w:val="left" w:pos="86"/>
                      <w:tab w:val="left" w:pos="567"/>
                      <w:tab w:val="left" w:pos="893"/>
                      <w:tab w:val="left" w:pos="1708"/>
                      <w:tab w:val="left" w:pos="1866"/>
                      <w:tab w:val="left" w:pos="5103"/>
                      <w:tab w:val="left" w:pos="7117"/>
                    </w:tabs>
                    <w:suppressAutoHyphens/>
                    <w:ind w:left="325" w:right="-255" w:hanging="270"/>
                    <w:jc w:val="both"/>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tc>
              <w:tc>
                <w:tcPr>
                  <w:tcW w:w="567" w:type="dxa"/>
                  <w:gridSpan w:val="2"/>
                  <w:tcBorders>
                    <w:top w:val="single" w:sz="4" w:space="0" w:color="auto"/>
                    <w:left w:val="single" w:sz="4" w:space="0" w:color="auto"/>
                    <w:bottom w:val="single" w:sz="4" w:space="0" w:color="auto"/>
                    <w:right w:val="single" w:sz="4" w:space="0" w:color="auto"/>
                  </w:tcBorders>
                  <w:shd w:val="clear" w:color="auto" w:fill="CCC0D9"/>
                </w:tcPr>
                <w:p w14:paraId="509DFA40" w14:textId="77777777" w:rsidR="00555AA7" w:rsidRPr="00D46E05" w:rsidRDefault="00555AA7" w:rsidP="005A62D5">
                  <w:pPr>
                    <w:tabs>
                      <w:tab w:val="left" w:pos="86"/>
                      <w:tab w:val="left" w:pos="567"/>
                      <w:tab w:val="left" w:pos="893"/>
                      <w:tab w:val="left" w:pos="1708"/>
                      <w:tab w:val="left" w:pos="1866"/>
                      <w:tab w:val="left" w:pos="5103"/>
                      <w:tab w:val="left" w:pos="7117"/>
                    </w:tabs>
                    <w:suppressAutoHyphens/>
                    <w:ind w:left="325" w:right="-255" w:hanging="270"/>
                    <w:jc w:val="both"/>
                    <w:rPr>
                      <w:rFonts w:asciiTheme="minorHAnsi" w:hAnsiTheme="minorHAnsi" w:cstheme="minorHAnsi"/>
                      <w:spacing w:val="-2"/>
                      <w:sz w:val="22"/>
                      <w:szCs w:val="22"/>
                    </w:rPr>
                  </w:pPr>
                </w:p>
              </w:tc>
              <w:tc>
                <w:tcPr>
                  <w:tcW w:w="1185" w:type="dxa"/>
                  <w:gridSpan w:val="3"/>
                  <w:tcBorders>
                    <w:top w:val="single" w:sz="4" w:space="0" w:color="auto"/>
                    <w:left w:val="single" w:sz="4" w:space="0" w:color="auto"/>
                    <w:bottom w:val="single" w:sz="4" w:space="0" w:color="auto"/>
                    <w:right w:val="single" w:sz="4" w:space="0" w:color="auto"/>
                  </w:tcBorders>
                  <w:shd w:val="clear" w:color="auto" w:fill="auto"/>
                </w:tcPr>
                <w:p w14:paraId="57964DBA" w14:textId="77777777" w:rsidR="00555AA7" w:rsidRPr="00D46E05" w:rsidRDefault="00880A47" w:rsidP="005A62D5">
                  <w:pPr>
                    <w:tabs>
                      <w:tab w:val="left" w:pos="86"/>
                      <w:tab w:val="left" w:pos="567"/>
                      <w:tab w:val="left" w:pos="893"/>
                      <w:tab w:val="left" w:pos="1708"/>
                      <w:tab w:val="left" w:pos="1866"/>
                      <w:tab w:val="left" w:pos="5103"/>
                      <w:tab w:val="left" w:pos="7117"/>
                    </w:tabs>
                    <w:suppressAutoHyphens/>
                    <w:ind w:left="325" w:right="-255" w:hanging="270"/>
                    <w:jc w:val="both"/>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tc>
              <w:tc>
                <w:tcPr>
                  <w:tcW w:w="586" w:type="dxa"/>
                  <w:gridSpan w:val="4"/>
                  <w:tcBorders>
                    <w:top w:val="single" w:sz="4" w:space="0" w:color="auto"/>
                    <w:left w:val="single" w:sz="4" w:space="0" w:color="auto"/>
                    <w:bottom w:val="single" w:sz="4" w:space="0" w:color="auto"/>
                    <w:right w:val="single" w:sz="4" w:space="0" w:color="auto"/>
                  </w:tcBorders>
                  <w:shd w:val="clear" w:color="auto" w:fill="CCC0D9"/>
                </w:tcPr>
                <w:p w14:paraId="3C30C8AA" w14:textId="689D6E35" w:rsidR="00555AA7" w:rsidRPr="00D46E05" w:rsidRDefault="004F4907" w:rsidP="005A62D5">
                  <w:pPr>
                    <w:tabs>
                      <w:tab w:val="left" w:pos="86"/>
                      <w:tab w:val="left" w:pos="567"/>
                      <w:tab w:val="left" w:pos="893"/>
                      <w:tab w:val="left" w:pos="1708"/>
                      <w:tab w:val="left" w:pos="1866"/>
                      <w:tab w:val="left" w:pos="5103"/>
                      <w:tab w:val="left" w:pos="7117"/>
                    </w:tabs>
                    <w:suppressAutoHyphens/>
                    <w:ind w:left="325" w:right="-255" w:hanging="270"/>
                    <w:jc w:val="both"/>
                    <w:rPr>
                      <w:rFonts w:asciiTheme="minorHAnsi" w:hAnsiTheme="minorHAnsi" w:cstheme="minorHAnsi"/>
                      <w:spacing w:val="-2"/>
                      <w:sz w:val="22"/>
                      <w:szCs w:val="22"/>
                    </w:rPr>
                  </w:pPr>
                  <w:r>
                    <w:rPr>
                      <w:rFonts w:asciiTheme="minorHAnsi" w:hAnsiTheme="minorHAnsi" w:cstheme="minorHAnsi"/>
                      <w:spacing w:val="-2"/>
                      <w:sz w:val="22"/>
                      <w:szCs w:val="22"/>
                    </w:rPr>
                    <w:t>X</w:t>
                  </w:r>
                </w:p>
              </w:tc>
            </w:tr>
            <w:tr w:rsidR="00555AA7" w:rsidRPr="00D46E05" w14:paraId="5A96CBDF" w14:textId="77777777" w:rsidTr="005A62D5">
              <w:trPr>
                <w:gridAfter w:val="1"/>
                <w:wAfter w:w="70" w:type="dxa"/>
                <w:trHeight w:val="284"/>
              </w:trPr>
              <w:tc>
                <w:tcPr>
                  <w:tcW w:w="9851" w:type="dxa"/>
                  <w:gridSpan w:val="16"/>
                  <w:tcBorders>
                    <w:top w:val="single" w:sz="4" w:space="0" w:color="auto"/>
                    <w:left w:val="single" w:sz="4" w:space="0" w:color="auto"/>
                    <w:bottom w:val="single" w:sz="4" w:space="0" w:color="auto"/>
                    <w:right w:val="single" w:sz="4" w:space="0" w:color="auto"/>
                  </w:tcBorders>
                  <w:shd w:val="clear" w:color="auto" w:fill="FFFFFF" w:themeFill="background1"/>
                </w:tcPr>
                <w:p w14:paraId="24CFFFD8" w14:textId="3B20369C" w:rsidR="00555AA7" w:rsidRPr="00D46E05" w:rsidRDefault="00555AA7" w:rsidP="00E84FF0">
                  <w:pPr>
                    <w:tabs>
                      <w:tab w:val="left" w:pos="86"/>
                      <w:tab w:val="left" w:pos="567"/>
                      <w:tab w:val="left" w:pos="1708"/>
                      <w:tab w:val="left" w:pos="1866"/>
                      <w:tab w:val="left" w:pos="5103"/>
                      <w:tab w:val="left" w:pos="7117"/>
                    </w:tabs>
                    <w:suppressAutoHyphens/>
                    <w:ind w:left="318" w:right="104" w:hanging="270"/>
                    <w:jc w:val="both"/>
                    <w:rPr>
                      <w:rFonts w:asciiTheme="minorHAnsi" w:hAnsiTheme="minorHAnsi" w:cstheme="minorHAnsi"/>
                      <w:spacing w:val="-2"/>
                      <w:sz w:val="22"/>
                      <w:szCs w:val="22"/>
                    </w:rPr>
                  </w:pPr>
                  <w:r w:rsidRPr="00D46E05">
                    <w:rPr>
                      <w:rFonts w:asciiTheme="minorHAnsi" w:hAnsiTheme="minorHAnsi" w:cstheme="minorHAnsi"/>
                      <w:spacing w:val="-2"/>
                      <w:sz w:val="22"/>
                      <w:szCs w:val="22"/>
                    </w:rPr>
                    <w:t xml:space="preserve">If </w:t>
                  </w:r>
                  <w:r w:rsidRPr="00D46E05">
                    <w:rPr>
                      <w:rFonts w:asciiTheme="minorHAnsi" w:hAnsiTheme="minorHAnsi" w:cstheme="minorHAnsi"/>
                      <w:b/>
                      <w:color w:val="0070C0"/>
                      <w:spacing w:val="-2"/>
                      <w:sz w:val="22"/>
                      <w:szCs w:val="22"/>
                    </w:rPr>
                    <w:t>No</w:t>
                  </w:r>
                  <w:r w:rsidRPr="00D46E05">
                    <w:rPr>
                      <w:rFonts w:asciiTheme="minorHAnsi" w:hAnsiTheme="minorHAnsi" w:cstheme="minorHAnsi"/>
                      <w:spacing w:val="-2"/>
                      <w:sz w:val="22"/>
                      <w:szCs w:val="22"/>
                    </w:rPr>
                    <w:t>, please explain why not:</w:t>
                  </w:r>
                  <w:r w:rsidR="004F4907">
                    <w:rPr>
                      <w:rFonts w:asciiTheme="minorHAnsi" w:hAnsiTheme="minorHAnsi" w:cstheme="minorHAnsi"/>
                      <w:spacing w:val="-2"/>
                      <w:sz w:val="22"/>
                      <w:szCs w:val="22"/>
                    </w:rPr>
                    <w:t xml:space="preserve"> The data will be anonymous, so there will be no identifiers. </w:t>
                  </w:r>
                </w:p>
              </w:tc>
            </w:tr>
            <w:tr w:rsidR="008C476F" w:rsidRPr="00D46E05" w14:paraId="70170324" w14:textId="77777777" w:rsidTr="005A62D5">
              <w:trPr>
                <w:gridAfter w:val="1"/>
                <w:wAfter w:w="70" w:type="dxa"/>
                <w:trHeight w:val="284"/>
              </w:trPr>
              <w:tc>
                <w:tcPr>
                  <w:tcW w:w="6237" w:type="dxa"/>
                  <w:gridSpan w:val="4"/>
                  <w:tcBorders>
                    <w:top w:val="single" w:sz="4" w:space="0" w:color="auto"/>
                    <w:left w:val="single" w:sz="4" w:space="0" w:color="auto"/>
                    <w:bottom w:val="single" w:sz="4" w:space="0" w:color="auto"/>
                    <w:right w:val="single" w:sz="4" w:space="0" w:color="auto"/>
                  </w:tcBorders>
                  <w:shd w:val="clear" w:color="auto" w:fill="C6D9F6"/>
                </w:tcPr>
                <w:p w14:paraId="66181203" w14:textId="77777777" w:rsidR="008C476F" w:rsidRPr="00D46E05" w:rsidRDefault="008C476F" w:rsidP="0076551A">
                  <w:pPr>
                    <w:pStyle w:val="ListParagraph"/>
                    <w:numPr>
                      <w:ilvl w:val="0"/>
                      <w:numId w:val="31"/>
                    </w:numPr>
                    <w:suppressAutoHyphens/>
                    <w:ind w:left="601" w:right="114" w:hanging="392"/>
                    <w:rPr>
                      <w:rFonts w:asciiTheme="minorHAnsi" w:hAnsiTheme="minorHAnsi" w:cstheme="minorHAnsi"/>
                      <w:spacing w:val="-2"/>
                      <w:sz w:val="22"/>
                      <w:szCs w:val="22"/>
                    </w:rPr>
                  </w:pPr>
                  <w:r w:rsidRPr="00D46E05">
                    <w:rPr>
                      <w:rFonts w:asciiTheme="minorHAnsi" w:hAnsiTheme="minorHAnsi" w:cstheme="minorHAnsi"/>
                      <w:spacing w:val="-2"/>
                      <w:sz w:val="22"/>
                      <w:szCs w:val="22"/>
                    </w:rPr>
                    <w:t>Will hardcopy data be kept in a locked filing cabinet/facilities in the UNE faculty or outside organisation through which the research is being conducted??</w:t>
                  </w:r>
                </w:p>
              </w:tc>
              <w:tc>
                <w:tcPr>
                  <w:tcW w:w="1276" w:type="dxa"/>
                  <w:gridSpan w:val="3"/>
                  <w:tcBorders>
                    <w:top w:val="single" w:sz="4" w:space="0" w:color="auto"/>
                    <w:left w:val="single" w:sz="4" w:space="0" w:color="auto"/>
                    <w:bottom w:val="single" w:sz="4" w:space="0" w:color="auto"/>
                    <w:right w:val="single" w:sz="4" w:space="0" w:color="auto"/>
                  </w:tcBorders>
                  <w:shd w:val="clear" w:color="auto" w:fill="auto"/>
                </w:tcPr>
                <w:p w14:paraId="4477DB6D" w14:textId="77777777" w:rsidR="008C476F" w:rsidRPr="00D46E05" w:rsidRDefault="008C476F" w:rsidP="005A62D5">
                  <w:pPr>
                    <w:tabs>
                      <w:tab w:val="left" w:pos="86"/>
                      <w:tab w:val="left" w:pos="567"/>
                      <w:tab w:val="left" w:pos="893"/>
                      <w:tab w:val="left" w:pos="1708"/>
                      <w:tab w:val="left" w:pos="1866"/>
                      <w:tab w:val="left" w:pos="5103"/>
                      <w:tab w:val="left" w:pos="7117"/>
                    </w:tabs>
                    <w:suppressAutoHyphens/>
                    <w:ind w:left="325" w:right="-255" w:hanging="270"/>
                    <w:jc w:val="both"/>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tc>
              <w:tc>
                <w:tcPr>
                  <w:tcW w:w="567" w:type="dxa"/>
                  <w:gridSpan w:val="2"/>
                  <w:tcBorders>
                    <w:top w:val="single" w:sz="4" w:space="0" w:color="auto"/>
                    <w:left w:val="single" w:sz="4" w:space="0" w:color="auto"/>
                    <w:bottom w:val="single" w:sz="4" w:space="0" w:color="auto"/>
                    <w:right w:val="single" w:sz="4" w:space="0" w:color="auto"/>
                  </w:tcBorders>
                  <w:shd w:val="clear" w:color="auto" w:fill="C6D9F6"/>
                </w:tcPr>
                <w:p w14:paraId="4529B260" w14:textId="77777777" w:rsidR="008C476F" w:rsidRPr="00D46E05" w:rsidRDefault="008C476F" w:rsidP="005A62D5">
                  <w:pPr>
                    <w:tabs>
                      <w:tab w:val="left" w:pos="86"/>
                      <w:tab w:val="left" w:pos="567"/>
                      <w:tab w:val="left" w:pos="893"/>
                      <w:tab w:val="left" w:pos="1708"/>
                      <w:tab w:val="left" w:pos="1866"/>
                      <w:tab w:val="left" w:pos="5103"/>
                      <w:tab w:val="left" w:pos="7117"/>
                    </w:tabs>
                    <w:suppressAutoHyphens/>
                    <w:ind w:left="325" w:right="-255" w:hanging="270"/>
                    <w:jc w:val="both"/>
                    <w:rPr>
                      <w:rFonts w:asciiTheme="minorHAnsi" w:hAnsiTheme="minorHAnsi" w:cstheme="minorHAnsi"/>
                      <w:spacing w:val="-2"/>
                      <w:sz w:val="22"/>
                      <w:szCs w:val="22"/>
                    </w:rPr>
                  </w:pPr>
                </w:p>
              </w:tc>
              <w:tc>
                <w:tcPr>
                  <w:tcW w:w="1185" w:type="dxa"/>
                  <w:gridSpan w:val="3"/>
                  <w:tcBorders>
                    <w:top w:val="single" w:sz="4" w:space="0" w:color="auto"/>
                    <w:left w:val="single" w:sz="4" w:space="0" w:color="auto"/>
                    <w:bottom w:val="single" w:sz="4" w:space="0" w:color="auto"/>
                    <w:right w:val="single" w:sz="4" w:space="0" w:color="auto"/>
                  </w:tcBorders>
                  <w:shd w:val="clear" w:color="auto" w:fill="auto"/>
                </w:tcPr>
                <w:p w14:paraId="6BACD52E" w14:textId="77777777" w:rsidR="008C476F" w:rsidRPr="00D46E05" w:rsidRDefault="008C476F" w:rsidP="005A62D5">
                  <w:pPr>
                    <w:tabs>
                      <w:tab w:val="left" w:pos="86"/>
                      <w:tab w:val="left" w:pos="567"/>
                      <w:tab w:val="left" w:pos="893"/>
                      <w:tab w:val="left" w:pos="1708"/>
                      <w:tab w:val="left" w:pos="1866"/>
                      <w:tab w:val="left" w:pos="5103"/>
                      <w:tab w:val="left" w:pos="7117"/>
                    </w:tabs>
                    <w:suppressAutoHyphens/>
                    <w:ind w:left="325" w:right="-255" w:hanging="270"/>
                    <w:jc w:val="both"/>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tc>
              <w:tc>
                <w:tcPr>
                  <w:tcW w:w="586" w:type="dxa"/>
                  <w:gridSpan w:val="4"/>
                  <w:tcBorders>
                    <w:top w:val="single" w:sz="4" w:space="0" w:color="auto"/>
                    <w:left w:val="single" w:sz="4" w:space="0" w:color="auto"/>
                    <w:bottom w:val="single" w:sz="4" w:space="0" w:color="auto"/>
                    <w:right w:val="single" w:sz="4" w:space="0" w:color="auto"/>
                  </w:tcBorders>
                  <w:shd w:val="clear" w:color="auto" w:fill="C6D9F6"/>
                </w:tcPr>
                <w:p w14:paraId="607B2A6A" w14:textId="5DDBCCD2" w:rsidR="008C476F" w:rsidRPr="00D46E05" w:rsidRDefault="004F4907" w:rsidP="005A62D5">
                  <w:pPr>
                    <w:tabs>
                      <w:tab w:val="left" w:pos="86"/>
                      <w:tab w:val="left" w:pos="567"/>
                      <w:tab w:val="left" w:pos="893"/>
                      <w:tab w:val="left" w:pos="1708"/>
                      <w:tab w:val="left" w:pos="1866"/>
                      <w:tab w:val="left" w:pos="5103"/>
                      <w:tab w:val="left" w:pos="7117"/>
                    </w:tabs>
                    <w:suppressAutoHyphens/>
                    <w:ind w:left="325" w:right="-255" w:hanging="270"/>
                    <w:jc w:val="both"/>
                    <w:rPr>
                      <w:rFonts w:asciiTheme="minorHAnsi" w:hAnsiTheme="minorHAnsi" w:cstheme="minorHAnsi"/>
                      <w:spacing w:val="-2"/>
                      <w:sz w:val="22"/>
                      <w:szCs w:val="22"/>
                    </w:rPr>
                  </w:pPr>
                  <w:r>
                    <w:rPr>
                      <w:rFonts w:asciiTheme="minorHAnsi" w:hAnsiTheme="minorHAnsi" w:cstheme="minorHAnsi"/>
                      <w:spacing w:val="-2"/>
                      <w:sz w:val="22"/>
                      <w:szCs w:val="22"/>
                    </w:rPr>
                    <w:t>X</w:t>
                  </w:r>
                </w:p>
              </w:tc>
            </w:tr>
            <w:tr w:rsidR="008C476F" w:rsidRPr="00D46E05" w14:paraId="64AB6EC1" w14:textId="77777777" w:rsidTr="005A62D5">
              <w:trPr>
                <w:gridAfter w:val="2"/>
                <w:wAfter w:w="112" w:type="dxa"/>
                <w:trHeight w:val="284"/>
              </w:trPr>
              <w:tc>
                <w:tcPr>
                  <w:tcW w:w="9809" w:type="dxa"/>
                  <w:gridSpan w:val="15"/>
                  <w:tcBorders>
                    <w:top w:val="single" w:sz="4" w:space="0" w:color="auto"/>
                    <w:left w:val="single" w:sz="4" w:space="0" w:color="auto"/>
                    <w:bottom w:val="single" w:sz="4" w:space="0" w:color="auto"/>
                    <w:right w:val="single" w:sz="4" w:space="0" w:color="auto"/>
                  </w:tcBorders>
                </w:tcPr>
                <w:p w14:paraId="3DE065BA" w14:textId="219529A3" w:rsidR="008C476F" w:rsidRPr="00D46E05" w:rsidRDefault="008C476F" w:rsidP="0076551A">
                  <w:pPr>
                    <w:pStyle w:val="ListParagraph"/>
                    <w:tabs>
                      <w:tab w:val="left" w:pos="7117"/>
                    </w:tabs>
                    <w:suppressAutoHyphens/>
                    <w:ind w:left="176" w:right="175" w:hanging="175"/>
                    <w:jc w:val="both"/>
                    <w:rPr>
                      <w:rFonts w:asciiTheme="minorHAnsi" w:hAnsiTheme="minorHAnsi" w:cstheme="minorHAnsi"/>
                      <w:spacing w:val="-2"/>
                      <w:sz w:val="22"/>
                      <w:szCs w:val="22"/>
                    </w:rPr>
                  </w:pPr>
                  <w:r w:rsidRPr="00D46E05">
                    <w:rPr>
                      <w:rFonts w:asciiTheme="minorHAnsi" w:hAnsiTheme="minorHAnsi" w:cstheme="minorHAnsi"/>
                      <w:spacing w:val="-2"/>
                      <w:sz w:val="22"/>
                      <w:szCs w:val="22"/>
                    </w:rPr>
                    <w:t xml:space="preserve">If </w:t>
                  </w:r>
                  <w:r w:rsidRPr="00D46E05">
                    <w:rPr>
                      <w:rFonts w:asciiTheme="minorHAnsi" w:hAnsiTheme="minorHAnsi" w:cstheme="minorHAnsi"/>
                      <w:b/>
                      <w:color w:val="0070C0"/>
                      <w:spacing w:val="-2"/>
                      <w:sz w:val="22"/>
                      <w:szCs w:val="22"/>
                    </w:rPr>
                    <w:t>No</w:t>
                  </w:r>
                  <w:r w:rsidRPr="00D46E05">
                    <w:rPr>
                      <w:rFonts w:asciiTheme="minorHAnsi" w:hAnsiTheme="minorHAnsi" w:cstheme="minorHAnsi"/>
                      <w:spacing w:val="-2"/>
                      <w:sz w:val="22"/>
                      <w:szCs w:val="22"/>
                    </w:rPr>
                    <w:t>, please explain how and where data will be held, including any arrangements for:</w:t>
                  </w:r>
                  <w:r w:rsidR="004F4907">
                    <w:rPr>
                      <w:rFonts w:asciiTheme="minorHAnsi" w:hAnsiTheme="minorHAnsi" w:cstheme="minorHAnsi"/>
                      <w:spacing w:val="-2"/>
                      <w:sz w:val="22"/>
                      <w:szCs w:val="22"/>
                    </w:rPr>
                    <w:t xml:space="preserve"> All data will be electronic, so </w:t>
                  </w:r>
                  <w:r w:rsidR="00314B98">
                    <w:rPr>
                      <w:rFonts w:asciiTheme="minorHAnsi" w:hAnsiTheme="minorHAnsi" w:cstheme="minorHAnsi"/>
                      <w:spacing w:val="-2"/>
                      <w:sz w:val="22"/>
                      <w:szCs w:val="22"/>
                    </w:rPr>
                    <w:t xml:space="preserve">there will be no hardcopy data. </w:t>
                  </w:r>
                </w:p>
              </w:tc>
            </w:tr>
            <w:tr w:rsidR="008C476F" w:rsidRPr="00D46E05" w14:paraId="279762EA" w14:textId="77777777" w:rsidTr="006F6EDC">
              <w:trPr>
                <w:gridAfter w:val="4"/>
                <w:wAfter w:w="140" w:type="dxa"/>
                <w:trHeight w:val="284"/>
              </w:trPr>
              <w:tc>
                <w:tcPr>
                  <w:tcW w:w="599" w:type="dxa"/>
                  <w:tcBorders>
                    <w:top w:val="single" w:sz="4" w:space="0" w:color="auto"/>
                    <w:left w:val="single" w:sz="4" w:space="0" w:color="auto"/>
                    <w:bottom w:val="single" w:sz="4" w:space="0" w:color="auto"/>
                    <w:right w:val="nil"/>
                  </w:tcBorders>
                  <w:shd w:val="clear" w:color="auto" w:fill="CCC0D9"/>
                  <w:vAlign w:val="center"/>
                </w:tcPr>
                <w:p w14:paraId="1FC4C851" w14:textId="77777777" w:rsidR="008C476F" w:rsidRPr="00D46E05" w:rsidRDefault="00555AA7" w:rsidP="0076551A">
                  <w:pPr>
                    <w:tabs>
                      <w:tab w:val="left" w:pos="7117"/>
                    </w:tabs>
                    <w:suppressAutoHyphens/>
                    <w:rPr>
                      <w:rFonts w:asciiTheme="minorHAnsi" w:hAnsiTheme="minorHAnsi" w:cstheme="minorHAnsi"/>
                      <w:spacing w:val="-2"/>
                      <w:sz w:val="22"/>
                      <w:szCs w:val="22"/>
                    </w:rPr>
                  </w:pPr>
                  <w:r w:rsidRPr="00D46E05">
                    <w:rPr>
                      <w:rFonts w:asciiTheme="minorHAnsi" w:hAnsiTheme="minorHAnsi" w:cstheme="minorHAnsi"/>
                      <w:b/>
                      <w:spacing w:val="-2"/>
                      <w:sz w:val="22"/>
                      <w:szCs w:val="22"/>
                    </w:rPr>
                    <w:t>i</w:t>
                  </w:r>
                  <w:r w:rsidR="008C476F" w:rsidRPr="00D46E05">
                    <w:rPr>
                      <w:rFonts w:asciiTheme="minorHAnsi" w:hAnsiTheme="minorHAnsi" w:cstheme="minorHAnsi"/>
                      <w:b/>
                      <w:spacing w:val="-2"/>
                      <w:sz w:val="22"/>
                      <w:szCs w:val="22"/>
                    </w:rPr>
                    <w:t>)</w:t>
                  </w:r>
                </w:p>
              </w:tc>
              <w:tc>
                <w:tcPr>
                  <w:tcW w:w="4678" w:type="dxa"/>
                  <w:tcBorders>
                    <w:left w:val="nil"/>
                  </w:tcBorders>
                  <w:shd w:val="clear" w:color="auto" w:fill="CCC0D9"/>
                  <w:vAlign w:val="center"/>
                </w:tcPr>
                <w:p w14:paraId="5B459BF9" w14:textId="77777777" w:rsidR="008C476F" w:rsidRPr="00D46E05" w:rsidRDefault="008C476F" w:rsidP="005A62D5">
                  <w:pPr>
                    <w:rPr>
                      <w:rFonts w:asciiTheme="minorHAnsi" w:hAnsiTheme="minorHAnsi" w:cstheme="minorHAnsi"/>
                      <w:sz w:val="22"/>
                      <w:szCs w:val="22"/>
                    </w:rPr>
                  </w:pPr>
                  <w:r w:rsidRPr="00D46E05">
                    <w:rPr>
                      <w:rFonts w:asciiTheme="minorHAnsi" w:hAnsiTheme="minorHAnsi" w:cstheme="minorHAnsi"/>
                      <w:spacing w:val="-2"/>
                      <w:sz w:val="22"/>
                      <w:szCs w:val="22"/>
                    </w:rPr>
                    <w:t>Will data be kept for a minimum of 5 years after succ</w:t>
                  </w:r>
                  <w:r w:rsidR="006F6EDC" w:rsidRPr="00D46E05">
                    <w:rPr>
                      <w:rFonts w:asciiTheme="minorHAnsi" w:hAnsiTheme="minorHAnsi" w:cstheme="minorHAnsi"/>
                      <w:spacing w:val="-2"/>
                      <w:sz w:val="22"/>
                      <w:szCs w:val="22"/>
                    </w:rPr>
                    <w:t xml:space="preserve">essful submission of the thesis or </w:t>
                  </w:r>
                  <w:r w:rsidRPr="00D46E05">
                    <w:rPr>
                      <w:rFonts w:asciiTheme="minorHAnsi" w:hAnsiTheme="minorHAnsi" w:cstheme="minorHAnsi"/>
                      <w:spacing w:val="-2"/>
                      <w:sz w:val="22"/>
                      <w:szCs w:val="22"/>
                    </w:rPr>
                    <w:t>final publication?</w:t>
                  </w:r>
                </w:p>
              </w:tc>
              <w:tc>
                <w:tcPr>
                  <w:tcW w:w="567" w:type="dxa"/>
                  <w:vAlign w:val="center"/>
                </w:tcPr>
                <w:p w14:paraId="187D836A" w14:textId="77777777" w:rsidR="008C476F" w:rsidRPr="00D46E05" w:rsidRDefault="008C476F" w:rsidP="005A62D5">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p w14:paraId="222738D3" w14:textId="77777777" w:rsidR="008C476F" w:rsidRPr="00D46E05" w:rsidRDefault="008C476F" w:rsidP="005A62D5">
                  <w:pPr>
                    <w:rPr>
                      <w:rFonts w:asciiTheme="minorHAnsi" w:hAnsiTheme="minorHAnsi" w:cstheme="minorHAnsi"/>
                      <w:sz w:val="22"/>
                      <w:szCs w:val="22"/>
                    </w:rPr>
                  </w:pPr>
                </w:p>
              </w:tc>
              <w:tc>
                <w:tcPr>
                  <w:tcW w:w="567" w:type="dxa"/>
                  <w:gridSpan w:val="2"/>
                  <w:shd w:val="clear" w:color="auto" w:fill="CCC0D9"/>
                  <w:vAlign w:val="center"/>
                </w:tcPr>
                <w:p w14:paraId="55BBBCC9" w14:textId="77777777" w:rsidR="008C476F" w:rsidRPr="00D46E05" w:rsidRDefault="008C476F" w:rsidP="005A62D5">
                  <w:pPr>
                    <w:rPr>
                      <w:rFonts w:asciiTheme="minorHAnsi" w:hAnsiTheme="minorHAnsi" w:cstheme="minorHAnsi"/>
                      <w:sz w:val="22"/>
                      <w:szCs w:val="22"/>
                    </w:rPr>
                  </w:pPr>
                </w:p>
              </w:tc>
              <w:tc>
                <w:tcPr>
                  <w:tcW w:w="535" w:type="dxa"/>
                  <w:vAlign w:val="center"/>
                </w:tcPr>
                <w:p w14:paraId="1E464576" w14:textId="77777777" w:rsidR="008C476F" w:rsidRPr="00D46E05" w:rsidRDefault="008C476F" w:rsidP="005A62D5">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p w14:paraId="08E37C90" w14:textId="77777777" w:rsidR="008C476F" w:rsidRPr="00D46E05" w:rsidRDefault="008C476F" w:rsidP="005A62D5">
                  <w:pPr>
                    <w:rPr>
                      <w:rFonts w:asciiTheme="minorHAnsi" w:hAnsiTheme="minorHAnsi" w:cstheme="minorHAnsi"/>
                      <w:sz w:val="22"/>
                      <w:szCs w:val="22"/>
                    </w:rPr>
                  </w:pPr>
                </w:p>
              </w:tc>
              <w:tc>
                <w:tcPr>
                  <w:tcW w:w="741" w:type="dxa"/>
                  <w:gridSpan w:val="2"/>
                  <w:shd w:val="clear" w:color="auto" w:fill="CCC0D9"/>
                  <w:vAlign w:val="center"/>
                </w:tcPr>
                <w:p w14:paraId="1A2E58BC" w14:textId="77777777" w:rsidR="008C476F" w:rsidRPr="00D46E05" w:rsidRDefault="008C476F" w:rsidP="005A62D5">
                  <w:pPr>
                    <w:rPr>
                      <w:rFonts w:asciiTheme="minorHAnsi" w:hAnsiTheme="minorHAnsi" w:cstheme="minorHAnsi"/>
                      <w:sz w:val="22"/>
                      <w:szCs w:val="22"/>
                    </w:rPr>
                  </w:pPr>
                </w:p>
              </w:tc>
              <w:tc>
                <w:tcPr>
                  <w:tcW w:w="1418" w:type="dxa"/>
                  <w:gridSpan w:val="2"/>
                  <w:vAlign w:val="center"/>
                </w:tcPr>
                <w:p w14:paraId="7F0EF584" w14:textId="77777777" w:rsidR="008C476F" w:rsidRPr="00D46E05" w:rsidRDefault="008C476F" w:rsidP="005A62D5">
                  <w:pPr>
                    <w:tabs>
                      <w:tab w:val="left" w:pos="86"/>
                      <w:tab w:val="left" w:pos="567"/>
                      <w:tab w:val="left" w:pos="893"/>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Indefinitely Go to</w:t>
                  </w:r>
                  <w:r w:rsidRPr="00D46E05">
                    <w:rPr>
                      <w:rFonts w:asciiTheme="minorHAnsi" w:hAnsiTheme="minorHAnsi" w:cstheme="minorHAnsi"/>
                      <w:b/>
                      <w:spacing w:val="-2"/>
                      <w:sz w:val="22"/>
                      <w:szCs w:val="22"/>
                    </w:rPr>
                    <w:t xml:space="preserve"> </w:t>
                  </w:r>
                  <w:r w:rsidR="00555AA7" w:rsidRPr="00D46E05">
                    <w:rPr>
                      <w:rFonts w:asciiTheme="minorHAnsi" w:hAnsiTheme="minorHAnsi" w:cstheme="minorHAnsi"/>
                      <w:b/>
                      <w:spacing w:val="-2"/>
                      <w:sz w:val="22"/>
                      <w:szCs w:val="22"/>
                    </w:rPr>
                    <w:t>E11</w:t>
                  </w:r>
                  <w:r w:rsidR="001E365A" w:rsidRPr="00D46E05">
                    <w:rPr>
                      <w:rFonts w:asciiTheme="minorHAnsi" w:hAnsiTheme="minorHAnsi" w:cstheme="minorHAnsi"/>
                      <w:b/>
                      <w:spacing w:val="-2"/>
                      <w:sz w:val="22"/>
                      <w:szCs w:val="22"/>
                    </w:rPr>
                    <w:t>l</w:t>
                  </w:r>
                </w:p>
                <w:p w14:paraId="7BEDC541" w14:textId="77777777" w:rsidR="008C476F" w:rsidRPr="00D46E05" w:rsidRDefault="008C476F" w:rsidP="005A62D5">
                  <w:pPr>
                    <w:rPr>
                      <w:rFonts w:asciiTheme="minorHAnsi" w:hAnsiTheme="minorHAnsi" w:cstheme="minorHAnsi"/>
                      <w:sz w:val="22"/>
                      <w:szCs w:val="22"/>
                    </w:rPr>
                  </w:pPr>
                </w:p>
              </w:tc>
              <w:tc>
                <w:tcPr>
                  <w:tcW w:w="676" w:type="dxa"/>
                  <w:gridSpan w:val="3"/>
                  <w:shd w:val="clear" w:color="auto" w:fill="CCC0D9"/>
                  <w:vAlign w:val="center"/>
                </w:tcPr>
                <w:p w14:paraId="6BB55C00" w14:textId="726B1C9E" w:rsidR="008C476F" w:rsidRPr="00D46E05" w:rsidRDefault="00314B98" w:rsidP="005A62D5">
                  <w:pPr>
                    <w:rPr>
                      <w:rFonts w:asciiTheme="minorHAnsi" w:hAnsiTheme="minorHAnsi" w:cstheme="minorHAnsi"/>
                      <w:sz w:val="22"/>
                      <w:szCs w:val="22"/>
                    </w:rPr>
                  </w:pPr>
                  <w:r>
                    <w:rPr>
                      <w:rFonts w:asciiTheme="minorHAnsi" w:hAnsiTheme="minorHAnsi" w:cstheme="minorHAnsi"/>
                      <w:sz w:val="22"/>
                      <w:szCs w:val="22"/>
                    </w:rPr>
                    <w:t>X</w:t>
                  </w:r>
                </w:p>
              </w:tc>
            </w:tr>
            <w:tr w:rsidR="008C476F" w:rsidRPr="00D46E05" w14:paraId="0B4E7B22" w14:textId="77777777" w:rsidTr="005A62D5">
              <w:trPr>
                <w:gridAfter w:val="2"/>
                <w:wAfter w:w="112" w:type="dxa"/>
                <w:trHeight w:val="284"/>
              </w:trPr>
              <w:tc>
                <w:tcPr>
                  <w:tcW w:w="9809" w:type="dxa"/>
                  <w:gridSpan w:val="15"/>
                  <w:tcBorders>
                    <w:top w:val="single" w:sz="4" w:space="0" w:color="auto"/>
                    <w:left w:val="single" w:sz="4" w:space="0" w:color="auto"/>
                    <w:bottom w:val="single" w:sz="4" w:space="0" w:color="auto"/>
                    <w:right w:val="single" w:sz="4" w:space="0" w:color="auto"/>
                  </w:tcBorders>
                  <w:shd w:val="clear" w:color="auto" w:fill="FFFFFF"/>
                </w:tcPr>
                <w:p w14:paraId="75BA68AC" w14:textId="77777777" w:rsidR="008C476F" w:rsidRPr="00D46E05" w:rsidRDefault="008C476F" w:rsidP="00E84FF0">
                  <w:pPr>
                    <w:pStyle w:val="ListParagraph"/>
                    <w:tabs>
                      <w:tab w:val="left" w:pos="7117"/>
                    </w:tabs>
                    <w:suppressAutoHyphens/>
                    <w:ind w:left="176" w:right="62" w:hanging="175"/>
                    <w:jc w:val="both"/>
                    <w:rPr>
                      <w:rFonts w:asciiTheme="minorHAnsi" w:hAnsiTheme="minorHAnsi" w:cstheme="minorHAnsi"/>
                      <w:spacing w:val="-2"/>
                      <w:sz w:val="22"/>
                      <w:szCs w:val="22"/>
                    </w:rPr>
                  </w:pPr>
                  <w:r w:rsidRPr="00D46E05">
                    <w:rPr>
                      <w:rFonts w:asciiTheme="minorHAnsi" w:hAnsiTheme="minorHAnsi" w:cstheme="minorHAnsi"/>
                      <w:spacing w:val="-2"/>
                      <w:sz w:val="22"/>
                      <w:szCs w:val="22"/>
                    </w:rPr>
                    <w:t xml:space="preserve">If </w:t>
                  </w:r>
                  <w:r w:rsidRPr="00D46E05">
                    <w:rPr>
                      <w:rFonts w:asciiTheme="minorHAnsi" w:hAnsiTheme="minorHAnsi" w:cstheme="minorHAnsi"/>
                      <w:b/>
                      <w:color w:val="0070C0"/>
                      <w:spacing w:val="-2"/>
                      <w:sz w:val="22"/>
                      <w:szCs w:val="22"/>
                    </w:rPr>
                    <w:t>No</w:t>
                  </w:r>
                  <w:r w:rsidRPr="00D46E05">
                    <w:rPr>
                      <w:rFonts w:asciiTheme="minorHAnsi" w:hAnsiTheme="minorHAnsi" w:cstheme="minorHAnsi"/>
                      <w:spacing w:val="-2"/>
                      <w:sz w:val="22"/>
                      <w:szCs w:val="22"/>
                    </w:rPr>
                    <w:t xml:space="preserve">, please explain how long the data will be kept: </w:t>
                  </w:r>
                </w:p>
              </w:tc>
            </w:tr>
            <w:tr w:rsidR="008C476F" w:rsidRPr="00D46E05" w14:paraId="2D608F9A" w14:textId="77777777" w:rsidTr="005A62D5">
              <w:trPr>
                <w:gridAfter w:val="2"/>
                <w:wAfter w:w="112" w:type="dxa"/>
                <w:trHeight w:val="284"/>
              </w:trPr>
              <w:tc>
                <w:tcPr>
                  <w:tcW w:w="9809" w:type="dxa"/>
                  <w:gridSpan w:val="15"/>
                  <w:tcBorders>
                    <w:top w:val="single" w:sz="4" w:space="0" w:color="auto"/>
                    <w:left w:val="single" w:sz="4" w:space="0" w:color="auto"/>
                    <w:bottom w:val="single" w:sz="4" w:space="0" w:color="auto"/>
                    <w:right w:val="single" w:sz="4" w:space="0" w:color="auto"/>
                  </w:tcBorders>
                  <w:shd w:val="clear" w:color="auto" w:fill="C6D9F6"/>
                  <w:vAlign w:val="center"/>
                </w:tcPr>
                <w:p w14:paraId="5CD6895D" w14:textId="77777777" w:rsidR="008C476F" w:rsidRPr="00D46E05" w:rsidRDefault="008C476F" w:rsidP="0076551A">
                  <w:pPr>
                    <w:pStyle w:val="ListParagraph"/>
                    <w:numPr>
                      <w:ilvl w:val="0"/>
                      <w:numId w:val="37"/>
                    </w:numPr>
                    <w:suppressAutoHyphens/>
                    <w:ind w:left="601" w:right="175" w:hanging="425"/>
                    <w:rPr>
                      <w:rFonts w:asciiTheme="minorHAnsi" w:hAnsiTheme="minorHAnsi" w:cstheme="minorHAnsi"/>
                      <w:spacing w:val="-2"/>
                      <w:sz w:val="22"/>
                      <w:szCs w:val="22"/>
                    </w:rPr>
                  </w:pPr>
                  <w:r w:rsidRPr="00D46E05">
                    <w:rPr>
                      <w:rFonts w:asciiTheme="minorHAnsi" w:hAnsiTheme="minorHAnsi" w:cstheme="minorHAnsi"/>
                      <w:spacing w:val="-2"/>
                      <w:sz w:val="22"/>
                      <w:szCs w:val="22"/>
                    </w:rPr>
                    <w:t xml:space="preserve">How will the data be disposed of? </w:t>
                  </w:r>
                </w:p>
              </w:tc>
            </w:tr>
            <w:tr w:rsidR="008C476F" w:rsidRPr="00D46E05" w14:paraId="62E40913" w14:textId="77777777" w:rsidTr="006F6EDC">
              <w:trPr>
                <w:gridAfter w:val="2"/>
                <w:wAfter w:w="112" w:type="dxa"/>
                <w:trHeight w:val="284"/>
              </w:trPr>
              <w:tc>
                <w:tcPr>
                  <w:tcW w:w="9809" w:type="dxa"/>
                  <w:gridSpan w:val="15"/>
                  <w:tcBorders>
                    <w:top w:val="single" w:sz="4" w:space="0" w:color="auto"/>
                    <w:left w:val="single" w:sz="4" w:space="0" w:color="auto"/>
                    <w:bottom w:val="single" w:sz="4" w:space="0" w:color="auto"/>
                    <w:right w:val="single" w:sz="4" w:space="0" w:color="auto"/>
                  </w:tcBorders>
                  <w:shd w:val="clear" w:color="auto" w:fill="CCC0D9"/>
                </w:tcPr>
                <w:p w14:paraId="6C71C01D" w14:textId="77777777" w:rsidR="008C476F" w:rsidRPr="00D46E05" w:rsidRDefault="008C476F" w:rsidP="00E84FF0">
                  <w:pPr>
                    <w:pStyle w:val="ListParagraph"/>
                    <w:numPr>
                      <w:ilvl w:val="0"/>
                      <w:numId w:val="37"/>
                    </w:numPr>
                    <w:suppressAutoHyphens/>
                    <w:ind w:left="601" w:right="62" w:hanging="392"/>
                    <w:rPr>
                      <w:rFonts w:asciiTheme="minorHAnsi" w:hAnsiTheme="minorHAnsi" w:cstheme="minorHAnsi"/>
                      <w:spacing w:val="-2"/>
                      <w:sz w:val="22"/>
                      <w:szCs w:val="22"/>
                    </w:rPr>
                  </w:pPr>
                  <w:r w:rsidRPr="00D46E05">
                    <w:rPr>
                      <w:rFonts w:asciiTheme="minorHAnsi" w:hAnsiTheme="minorHAnsi" w:cstheme="minorHAnsi"/>
                      <w:spacing w:val="-2"/>
                      <w:sz w:val="22"/>
                      <w:szCs w:val="22"/>
                    </w:rPr>
                    <w:t>Provide the name</w:t>
                  </w:r>
                  <w:r w:rsidR="006F6EDC" w:rsidRPr="00D46E05">
                    <w:rPr>
                      <w:rFonts w:asciiTheme="minorHAnsi" w:hAnsiTheme="minorHAnsi" w:cstheme="minorHAnsi"/>
                      <w:spacing w:val="-2"/>
                      <w:sz w:val="22"/>
                      <w:szCs w:val="22"/>
                    </w:rPr>
                    <w:t xml:space="preserve"> or role</w:t>
                  </w:r>
                  <w:r w:rsidRPr="00D46E05">
                    <w:rPr>
                      <w:rFonts w:asciiTheme="minorHAnsi" w:hAnsiTheme="minorHAnsi" w:cstheme="minorHAnsi"/>
                      <w:spacing w:val="-2"/>
                      <w:sz w:val="22"/>
                      <w:szCs w:val="22"/>
                    </w:rPr>
                    <w:t xml:space="preserve"> of the person who will dispose of the data? </w:t>
                  </w:r>
                </w:p>
              </w:tc>
            </w:tr>
            <w:tr w:rsidR="008C476F" w:rsidRPr="00D46E05" w14:paraId="10B98C51" w14:textId="77777777" w:rsidTr="006F6EDC">
              <w:trPr>
                <w:gridAfter w:val="1"/>
                <w:wAfter w:w="70" w:type="dxa"/>
                <w:trHeight w:val="284"/>
              </w:trPr>
              <w:tc>
                <w:tcPr>
                  <w:tcW w:w="6237" w:type="dxa"/>
                  <w:gridSpan w:val="4"/>
                  <w:tcBorders>
                    <w:top w:val="single" w:sz="4" w:space="0" w:color="auto"/>
                    <w:left w:val="single" w:sz="4" w:space="0" w:color="auto"/>
                    <w:bottom w:val="single" w:sz="4" w:space="0" w:color="auto"/>
                    <w:right w:val="single" w:sz="4" w:space="0" w:color="auto"/>
                  </w:tcBorders>
                  <w:shd w:val="clear" w:color="auto" w:fill="C6D9F1"/>
                </w:tcPr>
                <w:p w14:paraId="613D175C" w14:textId="33494464" w:rsidR="008C476F" w:rsidRPr="00D46E05" w:rsidRDefault="008C476F" w:rsidP="0076551A">
                  <w:pPr>
                    <w:pStyle w:val="ListParagraph"/>
                    <w:numPr>
                      <w:ilvl w:val="0"/>
                      <w:numId w:val="37"/>
                    </w:numPr>
                    <w:suppressAutoHyphens/>
                    <w:ind w:left="601" w:right="114" w:hanging="425"/>
                    <w:rPr>
                      <w:rFonts w:asciiTheme="minorHAnsi" w:hAnsiTheme="minorHAnsi" w:cstheme="minorHAnsi"/>
                      <w:spacing w:val="-2"/>
                      <w:sz w:val="22"/>
                      <w:szCs w:val="22"/>
                    </w:rPr>
                  </w:pPr>
                  <w:r w:rsidRPr="00D46E05">
                    <w:rPr>
                      <w:rFonts w:asciiTheme="minorHAnsi" w:hAnsiTheme="minorHAnsi" w:cstheme="minorHAnsi"/>
                      <w:sz w:val="22"/>
                      <w:szCs w:val="22"/>
                    </w:rPr>
                    <w:t xml:space="preserve">Will some or all of the research </w:t>
                  </w:r>
                  <w:r w:rsidR="0076612E" w:rsidRPr="00D46E05">
                    <w:rPr>
                      <w:rFonts w:asciiTheme="minorHAnsi" w:hAnsiTheme="minorHAnsi" w:cstheme="minorHAnsi"/>
                      <w:sz w:val="22"/>
                      <w:szCs w:val="22"/>
                    </w:rPr>
                    <w:t xml:space="preserve">raw </w:t>
                  </w:r>
                  <w:r w:rsidRPr="00D46E05">
                    <w:rPr>
                      <w:rFonts w:asciiTheme="minorHAnsi" w:hAnsiTheme="minorHAnsi" w:cstheme="minorHAnsi"/>
                      <w:sz w:val="22"/>
                      <w:szCs w:val="22"/>
                    </w:rPr>
                    <w:t>data</w:t>
                  </w:r>
                  <w:r w:rsidR="0076612E" w:rsidRPr="00D46E05">
                    <w:rPr>
                      <w:rFonts w:asciiTheme="minorHAnsi" w:hAnsiTheme="minorHAnsi" w:cstheme="minorHAnsi"/>
                      <w:sz w:val="22"/>
                      <w:szCs w:val="22"/>
                    </w:rPr>
                    <w:t xml:space="preserve"> (not publications)</w:t>
                  </w:r>
                  <w:r w:rsidRPr="00D46E05">
                    <w:rPr>
                      <w:rFonts w:asciiTheme="minorHAnsi" w:hAnsiTheme="minorHAnsi" w:cstheme="minorHAnsi"/>
                      <w:sz w:val="22"/>
                      <w:szCs w:val="22"/>
                    </w:rPr>
                    <w:t xml:space="preserve"> be openly or publicly available at some time in the future? </w:t>
                  </w:r>
                  <w:r w:rsidRPr="00D46E05">
                    <w:rPr>
                      <w:rFonts w:asciiTheme="minorHAnsi" w:hAnsiTheme="minorHAnsi" w:cstheme="minorHAnsi"/>
                      <w:b/>
                      <w:sz w:val="22"/>
                      <w:szCs w:val="22"/>
                    </w:rPr>
                    <w:t>Note:</w:t>
                  </w:r>
                  <w:r w:rsidRPr="00D46E05">
                    <w:rPr>
                      <w:rFonts w:asciiTheme="minorHAnsi" w:hAnsiTheme="minorHAnsi" w:cstheme="minorHAnsi"/>
                      <w:sz w:val="22"/>
                      <w:szCs w:val="22"/>
                    </w:rPr>
                    <w:t xml:space="preserve"> It is recommended that unless your data can not be shared for ethical, privacy or confidentiality matters, that you incorporate the future use of </w:t>
                  </w:r>
                  <w:r w:rsidR="0076612E" w:rsidRPr="00D46E05">
                    <w:rPr>
                      <w:rFonts w:asciiTheme="minorHAnsi" w:hAnsiTheme="minorHAnsi" w:cstheme="minorHAnsi"/>
                      <w:sz w:val="22"/>
                      <w:szCs w:val="22"/>
                    </w:rPr>
                    <w:t xml:space="preserve">the raw </w:t>
                  </w:r>
                  <w:r w:rsidRPr="00D46E05">
                    <w:rPr>
                      <w:rFonts w:asciiTheme="minorHAnsi" w:hAnsiTheme="minorHAnsi" w:cstheme="minorHAnsi"/>
                      <w:sz w:val="22"/>
                      <w:szCs w:val="22"/>
                    </w:rPr>
                    <w:t xml:space="preserve">data in your research design and include a statement within the </w:t>
                  </w:r>
                  <w:r w:rsidRPr="00D46E05">
                    <w:rPr>
                      <w:rFonts w:asciiTheme="minorHAnsi" w:hAnsiTheme="minorHAnsi" w:cstheme="minorHAnsi"/>
                      <w:bCs/>
                      <w:sz w:val="22"/>
                      <w:szCs w:val="22"/>
                    </w:rPr>
                    <w:t>Information Sheet for Participants with a statement to this effect.</w:t>
                  </w:r>
                </w:p>
              </w:tc>
              <w:tc>
                <w:tcPr>
                  <w:tcW w:w="1276" w:type="dxa"/>
                  <w:gridSpan w:val="3"/>
                  <w:tcBorders>
                    <w:top w:val="single" w:sz="4" w:space="0" w:color="auto"/>
                    <w:left w:val="single" w:sz="4" w:space="0" w:color="auto"/>
                    <w:bottom w:val="single" w:sz="4" w:space="0" w:color="auto"/>
                    <w:right w:val="single" w:sz="4" w:space="0" w:color="auto"/>
                  </w:tcBorders>
                  <w:shd w:val="clear" w:color="auto" w:fill="auto"/>
                </w:tcPr>
                <w:p w14:paraId="7FB60F1E" w14:textId="77777777" w:rsidR="008C476F" w:rsidRPr="00D46E05" w:rsidRDefault="008C476F" w:rsidP="005A62D5">
                  <w:pPr>
                    <w:tabs>
                      <w:tab w:val="left" w:pos="86"/>
                      <w:tab w:val="left" w:pos="567"/>
                      <w:tab w:val="left" w:pos="893"/>
                      <w:tab w:val="left" w:pos="1708"/>
                      <w:tab w:val="left" w:pos="1866"/>
                      <w:tab w:val="left" w:pos="5103"/>
                      <w:tab w:val="left" w:pos="7117"/>
                    </w:tabs>
                    <w:suppressAutoHyphens/>
                    <w:ind w:left="325" w:right="-255" w:hanging="270"/>
                    <w:jc w:val="both"/>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tc>
              <w:tc>
                <w:tcPr>
                  <w:tcW w:w="567" w:type="dxa"/>
                  <w:gridSpan w:val="2"/>
                  <w:tcBorders>
                    <w:top w:val="single" w:sz="4" w:space="0" w:color="auto"/>
                    <w:left w:val="single" w:sz="4" w:space="0" w:color="auto"/>
                    <w:bottom w:val="single" w:sz="4" w:space="0" w:color="auto"/>
                    <w:right w:val="single" w:sz="4" w:space="0" w:color="auto"/>
                  </w:tcBorders>
                  <w:shd w:val="clear" w:color="auto" w:fill="C6D9F1"/>
                </w:tcPr>
                <w:p w14:paraId="066EE4EB" w14:textId="1235C167" w:rsidR="008C476F" w:rsidRPr="00D46E05" w:rsidRDefault="00314B98" w:rsidP="005A62D5">
                  <w:pPr>
                    <w:tabs>
                      <w:tab w:val="left" w:pos="86"/>
                      <w:tab w:val="left" w:pos="567"/>
                      <w:tab w:val="left" w:pos="893"/>
                      <w:tab w:val="left" w:pos="1708"/>
                      <w:tab w:val="left" w:pos="1866"/>
                      <w:tab w:val="left" w:pos="5103"/>
                      <w:tab w:val="left" w:pos="7117"/>
                    </w:tabs>
                    <w:suppressAutoHyphens/>
                    <w:ind w:left="325" w:right="-255" w:hanging="270"/>
                    <w:jc w:val="both"/>
                    <w:rPr>
                      <w:rFonts w:asciiTheme="minorHAnsi" w:hAnsiTheme="minorHAnsi" w:cstheme="minorHAnsi"/>
                      <w:spacing w:val="-2"/>
                      <w:sz w:val="22"/>
                      <w:szCs w:val="22"/>
                    </w:rPr>
                  </w:pPr>
                  <w:r>
                    <w:rPr>
                      <w:rFonts w:asciiTheme="minorHAnsi" w:hAnsiTheme="minorHAnsi" w:cstheme="minorHAnsi"/>
                      <w:spacing w:val="-2"/>
                      <w:sz w:val="22"/>
                      <w:szCs w:val="22"/>
                    </w:rPr>
                    <w:t>X</w:t>
                  </w:r>
                </w:p>
              </w:tc>
              <w:tc>
                <w:tcPr>
                  <w:tcW w:w="1185" w:type="dxa"/>
                  <w:gridSpan w:val="3"/>
                  <w:tcBorders>
                    <w:top w:val="single" w:sz="4" w:space="0" w:color="auto"/>
                    <w:left w:val="single" w:sz="4" w:space="0" w:color="auto"/>
                    <w:bottom w:val="single" w:sz="4" w:space="0" w:color="auto"/>
                    <w:right w:val="single" w:sz="4" w:space="0" w:color="auto"/>
                  </w:tcBorders>
                  <w:shd w:val="clear" w:color="auto" w:fill="auto"/>
                </w:tcPr>
                <w:p w14:paraId="6750B7F4" w14:textId="77777777" w:rsidR="008C476F" w:rsidRPr="00D46E05" w:rsidRDefault="008C476F" w:rsidP="005A62D5">
                  <w:pPr>
                    <w:tabs>
                      <w:tab w:val="left" w:pos="86"/>
                      <w:tab w:val="left" w:pos="567"/>
                      <w:tab w:val="left" w:pos="893"/>
                      <w:tab w:val="left" w:pos="1708"/>
                      <w:tab w:val="left" w:pos="1866"/>
                      <w:tab w:val="left" w:pos="5103"/>
                      <w:tab w:val="left" w:pos="7117"/>
                    </w:tabs>
                    <w:suppressAutoHyphens/>
                    <w:ind w:left="325" w:right="-255" w:hanging="270"/>
                    <w:jc w:val="both"/>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tc>
              <w:tc>
                <w:tcPr>
                  <w:tcW w:w="586" w:type="dxa"/>
                  <w:gridSpan w:val="4"/>
                  <w:tcBorders>
                    <w:top w:val="single" w:sz="4" w:space="0" w:color="auto"/>
                    <w:left w:val="single" w:sz="4" w:space="0" w:color="auto"/>
                    <w:bottom w:val="single" w:sz="4" w:space="0" w:color="auto"/>
                    <w:right w:val="single" w:sz="4" w:space="0" w:color="auto"/>
                  </w:tcBorders>
                  <w:shd w:val="clear" w:color="auto" w:fill="C6D9F1"/>
                </w:tcPr>
                <w:p w14:paraId="1EADE867" w14:textId="77777777" w:rsidR="008C476F" w:rsidRPr="00D46E05" w:rsidRDefault="008C476F" w:rsidP="005A62D5">
                  <w:pPr>
                    <w:tabs>
                      <w:tab w:val="left" w:pos="86"/>
                      <w:tab w:val="left" w:pos="567"/>
                      <w:tab w:val="left" w:pos="893"/>
                      <w:tab w:val="left" w:pos="1708"/>
                      <w:tab w:val="left" w:pos="1866"/>
                      <w:tab w:val="left" w:pos="5103"/>
                      <w:tab w:val="left" w:pos="7117"/>
                    </w:tabs>
                    <w:suppressAutoHyphens/>
                    <w:ind w:left="325" w:right="-255" w:hanging="270"/>
                    <w:jc w:val="both"/>
                    <w:rPr>
                      <w:rFonts w:asciiTheme="minorHAnsi" w:hAnsiTheme="minorHAnsi" w:cstheme="minorHAnsi"/>
                      <w:spacing w:val="-2"/>
                      <w:sz w:val="22"/>
                      <w:szCs w:val="22"/>
                    </w:rPr>
                  </w:pPr>
                </w:p>
              </w:tc>
            </w:tr>
            <w:tr w:rsidR="008C476F" w:rsidRPr="00D46E05" w14:paraId="1B01F482" w14:textId="77777777" w:rsidTr="005A62D5">
              <w:trPr>
                <w:gridAfter w:val="2"/>
                <w:wAfter w:w="112" w:type="dxa"/>
                <w:trHeight w:val="284"/>
              </w:trPr>
              <w:tc>
                <w:tcPr>
                  <w:tcW w:w="9809" w:type="dxa"/>
                  <w:gridSpan w:val="15"/>
                  <w:tcBorders>
                    <w:top w:val="single" w:sz="4" w:space="0" w:color="auto"/>
                    <w:left w:val="single" w:sz="4" w:space="0" w:color="auto"/>
                    <w:bottom w:val="single" w:sz="4" w:space="0" w:color="auto"/>
                    <w:right w:val="single" w:sz="4" w:space="0" w:color="auto"/>
                  </w:tcBorders>
                  <w:shd w:val="clear" w:color="auto" w:fill="auto"/>
                </w:tcPr>
                <w:p w14:paraId="3948AB2F" w14:textId="1CD17E1B" w:rsidR="008C476F" w:rsidRDefault="008C476F" w:rsidP="0076551A">
                  <w:pPr>
                    <w:pStyle w:val="ListParagraph"/>
                    <w:ind w:left="34" w:right="-255"/>
                    <w:rPr>
                      <w:rFonts w:asciiTheme="minorHAnsi" w:hAnsiTheme="minorHAnsi" w:cstheme="minorHAnsi"/>
                      <w:sz w:val="22"/>
                      <w:szCs w:val="22"/>
                    </w:rPr>
                  </w:pPr>
                  <w:r w:rsidRPr="00D46E05">
                    <w:rPr>
                      <w:rFonts w:asciiTheme="minorHAnsi" w:hAnsiTheme="minorHAnsi" w:cstheme="minorHAnsi"/>
                      <w:spacing w:val="-2"/>
                      <w:sz w:val="22"/>
                      <w:szCs w:val="22"/>
                    </w:rPr>
                    <w:t xml:space="preserve">If </w:t>
                  </w:r>
                  <w:r w:rsidRPr="00D46E05">
                    <w:rPr>
                      <w:rFonts w:asciiTheme="minorHAnsi" w:hAnsiTheme="minorHAnsi" w:cstheme="minorHAnsi"/>
                      <w:b/>
                      <w:color w:val="0070C0"/>
                      <w:spacing w:val="-2"/>
                      <w:sz w:val="22"/>
                      <w:szCs w:val="22"/>
                    </w:rPr>
                    <w:t>Yes</w:t>
                  </w:r>
                  <w:r w:rsidRPr="00D46E05">
                    <w:rPr>
                      <w:rFonts w:asciiTheme="minorHAnsi" w:hAnsiTheme="minorHAnsi" w:cstheme="minorHAnsi"/>
                      <w:spacing w:val="-2"/>
                      <w:sz w:val="22"/>
                      <w:szCs w:val="22"/>
                    </w:rPr>
                    <w:t xml:space="preserve">, </w:t>
                  </w:r>
                  <w:r w:rsidRPr="00D46E05">
                    <w:rPr>
                      <w:rFonts w:asciiTheme="minorHAnsi" w:hAnsiTheme="minorHAnsi" w:cstheme="minorHAnsi"/>
                      <w:sz w:val="22"/>
                      <w:szCs w:val="22"/>
                    </w:rPr>
                    <w:t>please explain how data will be made openly or publicly available in the future.</w:t>
                  </w:r>
                </w:p>
                <w:p w14:paraId="2BDF9A1E" w14:textId="2FECCF22" w:rsidR="00314B98" w:rsidRDefault="00314B98" w:rsidP="0076551A">
                  <w:pPr>
                    <w:pStyle w:val="ListParagraph"/>
                    <w:ind w:left="34" w:right="-255"/>
                    <w:rPr>
                      <w:rFonts w:asciiTheme="minorHAnsi" w:hAnsiTheme="minorHAnsi" w:cstheme="minorHAnsi"/>
                      <w:sz w:val="22"/>
                      <w:szCs w:val="22"/>
                    </w:rPr>
                  </w:pPr>
                </w:p>
                <w:p w14:paraId="24409BDD" w14:textId="733DE8D5" w:rsidR="008C476F" w:rsidRDefault="00314B98" w:rsidP="00384BCD">
                  <w:pPr>
                    <w:pStyle w:val="ListParagraph"/>
                    <w:ind w:left="34" w:right="-255"/>
                    <w:rPr>
                      <w:rFonts w:asciiTheme="minorHAnsi" w:hAnsiTheme="minorHAnsi" w:cstheme="minorHAnsi"/>
                      <w:sz w:val="22"/>
                      <w:szCs w:val="22"/>
                    </w:rPr>
                  </w:pPr>
                  <w:r>
                    <w:rPr>
                      <w:rFonts w:asciiTheme="minorHAnsi" w:hAnsiTheme="minorHAnsi" w:cstheme="minorHAnsi"/>
                      <w:sz w:val="22"/>
                      <w:szCs w:val="22"/>
                    </w:rPr>
                    <w:t xml:space="preserve">As per publishing requirements for some journals, we may need to make the </w:t>
                  </w:r>
                  <w:r w:rsidR="00AF65AC">
                    <w:rPr>
                      <w:rFonts w:asciiTheme="minorHAnsi" w:hAnsiTheme="minorHAnsi" w:cstheme="minorHAnsi"/>
                      <w:sz w:val="22"/>
                      <w:szCs w:val="22"/>
                    </w:rPr>
                    <w:t xml:space="preserve">anonymous data available at some point in the future. </w:t>
                  </w:r>
                  <w:r w:rsidR="00187A9C" w:rsidRPr="006F5803">
                    <w:rPr>
                      <w:rFonts w:asciiTheme="minorHAnsi" w:hAnsiTheme="minorHAnsi" w:cstheme="minorHAnsi"/>
                      <w:sz w:val="22"/>
                      <w:szCs w:val="22"/>
                    </w:rPr>
                    <w:t xml:space="preserve">Any </w:t>
                  </w:r>
                  <w:r w:rsidR="00384BCD" w:rsidRPr="006F5803">
                    <w:rPr>
                      <w:rFonts w:asciiTheme="minorHAnsi" w:hAnsiTheme="minorHAnsi" w:cstheme="minorHAnsi"/>
                      <w:sz w:val="22"/>
                      <w:szCs w:val="22"/>
                    </w:rPr>
                    <w:t xml:space="preserve">potentially </w:t>
                  </w:r>
                  <w:r w:rsidR="00187A9C" w:rsidRPr="006F5803">
                    <w:rPr>
                      <w:rFonts w:asciiTheme="minorHAnsi" w:hAnsiTheme="minorHAnsi" w:cstheme="minorHAnsi"/>
                      <w:sz w:val="22"/>
                      <w:szCs w:val="22"/>
                    </w:rPr>
                    <w:t>identifiable information will be removed from the dataset</w:t>
                  </w:r>
                  <w:r w:rsidR="00384BCD" w:rsidRPr="006F5803">
                    <w:rPr>
                      <w:rFonts w:asciiTheme="minorHAnsi" w:hAnsiTheme="minorHAnsi" w:cstheme="minorHAnsi"/>
                      <w:sz w:val="22"/>
                      <w:szCs w:val="22"/>
                    </w:rPr>
                    <w:t xml:space="preserve"> before indefinite storage and/or sharing the dataset publicly.</w:t>
                  </w:r>
                  <w:r w:rsidR="00384BCD">
                    <w:rPr>
                      <w:rFonts w:asciiTheme="minorHAnsi" w:hAnsiTheme="minorHAnsi" w:cstheme="minorHAnsi"/>
                      <w:sz w:val="22"/>
                      <w:szCs w:val="22"/>
                    </w:rPr>
                    <w:t xml:space="preserve"> </w:t>
                  </w:r>
                </w:p>
                <w:p w14:paraId="33DC06E9" w14:textId="1163E94F" w:rsidR="00384BCD" w:rsidRPr="00D46E05" w:rsidRDefault="00384BCD" w:rsidP="00384BCD">
                  <w:pPr>
                    <w:pStyle w:val="ListParagraph"/>
                    <w:ind w:left="34" w:right="-255"/>
                    <w:rPr>
                      <w:rFonts w:asciiTheme="minorHAnsi" w:hAnsiTheme="minorHAnsi" w:cstheme="minorHAnsi"/>
                      <w:spacing w:val="-2"/>
                      <w:sz w:val="22"/>
                      <w:szCs w:val="22"/>
                    </w:rPr>
                  </w:pPr>
                </w:p>
              </w:tc>
            </w:tr>
            <w:tr w:rsidR="008C476F" w:rsidRPr="00D46E05" w14:paraId="67E84D7F" w14:textId="77777777" w:rsidTr="005A62D5">
              <w:trPr>
                <w:gridAfter w:val="2"/>
                <w:wAfter w:w="112" w:type="dxa"/>
                <w:trHeight w:val="284"/>
              </w:trPr>
              <w:tc>
                <w:tcPr>
                  <w:tcW w:w="9809" w:type="dxa"/>
                  <w:gridSpan w:val="15"/>
                  <w:tcBorders>
                    <w:top w:val="single" w:sz="4" w:space="0" w:color="auto"/>
                    <w:left w:val="single" w:sz="4" w:space="0" w:color="auto"/>
                    <w:bottom w:val="single" w:sz="4" w:space="0" w:color="auto"/>
                    <w:right w:val="single" w:sz="4" w:space="0" w:color="auto"/>
                  </w:tcBorders>
                  <w:shd w:val="clear" w:color="auto" w:fill="auto"/>
                </w:tcPr>
                <w:p w14:paraId="350DED3A" w14:textId="77777777" w:rsidR="008C476F" w:rsidRPr="00D46E05" w:rsidRDefault="008C476F" w:rsidP="00E84FF0">
                  <w:pPr>
                    <w:pStyle w:val="ListParagraph"/>
                    <w:ind w:left="34" w:right="62"/>
                    <w:rPr>
                      <w:rFonts w:asciiTheme="minorHAnsi" w:hAnsiTheme="minorHAnsi" w:cstheme="minorHAnsi"/>
                      <w:sz w:val="22"/>
                      <w:szCs w:val="22"/>
                    </w:rPr>
                  </w:pPr>
                  <w:r w:rsidRPr="00D46E05">
                    <w:rPr>
                      <w:rFonts w:asciiTheme="minorHAnsi" w:hAnsiTheme="minorHAnsi" w:cstheme="minorHAnsi"/>
                      <w:spacing w:val="-2"/>
                      <w:sz w:val="22"/>
                      <w:szCs w:val="22"/>
                    </w:rPr>
                    <w:t xml:space="preserve">If </w:t>
                  </w:r>
                  <w:r w:rsidRPr="00D46E05">
                    <w:rPr>
                      <w:rFonts w:asciiTheme="minorHAnsi" w:hAnsiTheme="minorHAnsi" w:cstheme="minorHAnsi"/>
                      <w:b/>
                      <w:color w:val="0070C0"/>
                      <w:spacing w:val="-2"/>
                      <w:sz w:val="22"/>
                      <w:szCs w:val="22"/>
                    </w:rPr>
                    <w:t>No</w:t>
                  </w:r>
                  <w:r w:rsidRPr="00D46E05">
                    <w:rPr>
                      <w:rFonts w:asciiTheme="minorHAnsi" w:hAnsiTheme="minorHAnsi" w:cstheme="minorHAnsi"/>
                      <w:spacing w:val="-2"/>
                      <w:sz w:val="22"/>
                      <w:szCs w:val="22"/>
                    </w:rPr>
                    <w:t xml:space="preserve">, </w:t>
                  </w:r>
                  <w:r w:rsidRPr="00D46E05">
                    <w:rPr>
                      <w:rFonts w:asciiTheme="minorHAnsi" w:hAnsiTheme="minorHAnsi" w:cstheme="minorHAnsi"/>
                      <w:sz w:val="22"/>
                      <w:szCs w:val="22"/>
                    </w:rPr>
                    <w:t>please explain why the data will not be openly or publicly available in the future.</w:t>
                  </w:r>
                </w:p>
                <w:p w14:paraId="7252A747" w14:textId="77777777" w:rsidR="008C476F" w:rsidRPr="00D46E05" w:rsidRDefault="008C476F" w:rsidP="005A62D5">
                  <w:pPr>
                    <w:tabs>
                      <w:tab w:val="left" w:pos="7117"/>
                    </w:tabs>
                    <w:suppressAutoHyphens/>
                    <w:ind w:left="328" w:right="-255"/>
                    <w:jc w:val="both"/>
                    <w:rPr>
                      <w:rFonts w:asciiTheme="minorHAnsi" w:hAnsiTheme="minorHAnsi" w:cstheme="minorHAnsi"/>
                      <w:spacing w:val="-2"/>
                      <w:sz w:val="22"/>
                      <w:szCs w:val="22"/>
                    </w:rPr>
                  </w:pPr>
                </w:p>
              </w:tc>
            </w:tr>
          </w:tbl>
          <w:p w14:paraId="55F1E0F8" w14:textId="77777777" w:rsidR="008C476F" w:rsidRPr="00D46E05" w:rsidRDefault="008C476F" w:rsidP="00151EF8">
            <w:pPr>
              <w:spacing w:before="80"/>
              <w:ind w:right="-255"/>
              <w:rPr>
                <w:rFonts w:asciiTheme="minorHAnsi" w:hAnsiTheme="minorHAnsi" w:cstheme="minorHAnsi"/>
                <w:vanish/>
                <w:color w:val="0000FF"/>
                <w:sz w:val="22"/>
                <w:szCs w:val="22"/>
              </w:rPr>
            </w:pPr>
          </w:p>
        </w:tc>
      </w:tr>
    </w:tbl>
    <w:p w14:paraId="17EB246B" w14:textId="77777777" w:rsidR="008C476F" w:rsidRPr="00D46E05" w:rsidRDefault="008C476F" w:rsidP="00B96B5F">
      <w:pPr>
        <w:rPr>
          <w:rFonts w:asciiTheme="minorHAnsi" w:hAnsiTheme="minorHAnsi" w:cstheme="minorHAnsi"/>
          <w:sz w:val="22"/>
          <w:szCs w:val="22"/>
        </w:rPr>
      </w:pPr>
    </w:p>
    <w:p w14:paraId="32E0E2B5" w14:textId="77777777" w:rsidR="008C476F" w:rsidRPr="00D46E05" w:rsidRDefault="008C476F" w:rsidP="00B96B5F">
      <w:pPr>
        <w:rPr>
          <w:rFonts w:asciiTheme="minorHAnsi" w:hAnsiTheme="minorHAnsi" w:cstheme="minorHAnsi"/>
          <w:sz w:val="22"/>
          <w:szCs w:val="22"/>
        </w:rPr>
      </w:pPr>
    </w:p>
    <w:tbl>
      <w:tblPr>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2" w:color="auto" w:fill="auto"/>
        <w:tblLook w:val="01E0" w:firstRow="1" w:lastRow="1" w:firstColumn="1" w:lastColumn="1" w:noHBand="0" w:noVBand="0"/>
      </w:tblPr>
      <w:tblGrid>
        <w:gridCol w:w="623"/>
        <w:gridCol w:w="9745"/>
      </w:tblGrid>
      <w:tr w:rsidR="00DE382B" w:rsidRPr="00D46E05" w14:paraId="04BA9705" w14:textId="77777777" w:rsidTr="00DB2173">
        <w:trPr>
          <w:trHeight w:val="576"/>
        </w:trPr>
        <w:tc>
          <w:tcPr>
            <w:tcW w:w="623" w:type="dxa"/>
            <w:tcBorders>
              <w:left w:val="single" w:sz="4" w:space="0" w:color="auto"/>
              <w:bottom w:val="single" w:sz="4" w:space="0" w:color="auto"/>
              <w:right w:val="single" w:sz="4" w:space="0" w:color="auto"/>
            </w:tcBorders>
            <w:shd w:val="clear" w:color="auto" w:fill="C6D9F1"/>
          </w:tcPr>
          <w:p w14:paraId="7865F851" w14:textId="77777777" w:rsidR="00DE382B" w:rsidRPr="00D46E05" w:rsidRDefault="00DE382B" w:rsidP="00AA13D8">
            <w:pPr>
              <w:spacing w:before="120"/>
              <w:rPr>
                <w:rFonts w:asciiTheme="minorHAnsi" w:hAnsiTheme="minorHAnsi" w:cstheme="minorHAnsi"/>
                <w:b/>
                <w:sz w:val="22"/>
                <w:szCs w:val="22"/>
              </w:rPr>
            </w:pPr>
            <w:r w:rsidRPr="00D46E05">
              <w:rPr>
                <w:rFonts w:asciiTheme="minorHAnsi" w:hAnsiTheme="minorHAnsi" w:cstheme="minorHAnsi"/>
                <w:b/>
                <w:sz w:val="22"/>
                <w:szCs w:val="22"/>
              </w:rPr>
              <w:t>E12</w:t>
            </w:r>
          </w:p>
        </w:tc>
        <w:tc>
          <w:tcPr>
            <w:tcW w:w="9745" w:type="dxa"/>
            <w:tcBorders>
              <w:left w:val="single" w:sz="4" w:space="0" w:color="auto"/>
              <w:bottom w:val="single" w:sz="4" w:space="0" w:color="auto"/>
              <w:right w:val="single" w:sz="4" w:space="0" w:color="auto"/>
            </w:tcBorders>
            <w:shd w:val="clear" w:color="auto" w:fill="C6D9F1"/>
            <w:vAlign w:val="center"/>
          </w:tcPr>
          <w:p w14:paraId="7AF42EF6" w14:textId="77777777" w:rsidR="00DE382B" w:rsidRPr="00D46E05" w:rsidRDefault="00A47B37" w:rsidP="00AA13D8">
            <w:pPr>
              <w:jc w:val="both"/>
              <w:rPr>
                <w:rFonts w:asciiTheme="minorHAnsi" w:hAnsiTheme="minorHAnsi" w:cstheme="minorHAnsi"/>
                <w:bCs/>
                <w:vanish/>
                <w:sz w:val="22"/>
                <w:szCs w:val="22"/>
              </w:rPr>
            </w:pPr>
            <w:r w:rsidRPr="00D46E05">
              <w:rPr>
                <w:rFonts w:asciiTheme="minorHAnsi" w:hAnsiTheme="minorHAnsi" w:cstheme="minorHAnsi"/>
                <w:b/>
                <w:bCs/>
                <w:sz w:val="22"/>
                <w:szCs w:val="22"/>
              </w:rPr>
              <w:t>Safety implications</w:t>
            </w:r>
          </w:p>
        </w:tc>
      </w:tr>
      <w:tr w:rsidR="00A47B37" w:rsidRPr="00D46E05" w14:paraId="306F00AC" w14:textId="77777777" w:rsidTr="00DB2173">
        <w:tblPrEx>
          <w:shd w:val="clear" w:color="auto" w:fill="auto"/>
        </w:tblPrEx>
        <w:trPr>
          <w:trHeight w:val="340"/>
        </w:trPr>
        <w:tc>
          <w:tcPr>
            <w:tcW w:w="623" w:type="dxa"/>
            <w:tcBorders>
              <w:left w:val="nil"/>
              <w:bottom w:val="nil"/>
              <w:right w:val="single" w:sz="4" w:space="0" w:color="auto"/>
            </w:tcBorders>
          </w:tcPr>
          <w:p w14:paraId="054053D7" w14:textId="77777777" w:rsidR="00A47B37" w:rsidRPr="00D46E05" w:rsidRDefault="00A47B37" w:rsidP="00427BF8">
            <w:pPr>
              <w:rPr>
                <w:rFonts w:asciiTheme="minorHAnsi" w:hAnsiTheme="minorHAnsi" w:cstheme="minorHAnsi"/>
                <w:sz w:val="22"/>
                <w:szCs w:val="22"/>
              </w:rPr>
            </w:pPr>
          </w:p>
        </w:tc>
        <w:tc>
          <w:tcPr>
            <w:tcW w:w="9745" w:type="dxa"/>
            <w:tcBorders>
              <w:left w:val="single" w:sz="4" w:space="0" w:color="auto"/>
              <w:right w:val="single" w:sz="4" w:space="0" w:color="auto"/>
            </w:tcBorders>
            <w:shd w:val="clear" w:color="auto" w:fill="C6D9F1"/>
          </w:tcPr>
          <w:p w14:paraId="0FDD1B5A" w14:textId="77777777" w:rsidR="00A47B37" w:rsidRPr="00D46E05" w:rsidRDefault="00A47B37" w:rsidP="00AA13D8">
            <w:pPr>
              <w:jc w:val="both"/>
              <w:rPr>
                <w:rFonts w:asciiTheme="minorHAnsi" w:hAnsiTheme="minorHAnsi" w:cstheme="minorHAnsi"/>
                <w:bCs/>
                <w:sz w:val="22"/>
                <w:szCs w:val="22"/>
              </w:rPr>
            </w:pPr>
            <w:r w:rsidRPr="00D46E05">
              <w:rPr>
                <w:rFonts w:asciiTheme="minorHAnsi" w:hAnsiTheme="minorHAnsi" w:cstheme="minorHAnsi"/>
                <w:bCs/>
                <w:sz w:val="22"/>
                <w:szCs w:val="22"/>
              </w:rPr>
              <w:t>Does the proposed research involve work on, use of, or exposure to any of the following?</w:t>
            </w:r>
          </w:p>
        </w:tc>
      </w:tr>
      <w:tr w:rsidR="00CA2249" w:rsidRPr="00D46E05" w14:paraId="22B15CD6" w14:textId="77777777" w:rsidTr="00BD6419">
        <w:tblPrEx>
          <w:shd w:val="clear" w:color="auto" w:fill="auto"/>
        </w:tblPrEx>
        <w:tc>
          <w:tcPr>
            <w:tcW w:w="623" w:type="dxa"/>
            <w:tcBorders>
              <w:top w:val="nil"/>
              <w:left w:val="nil"/>
              <w:bottom w:val="nil"/>
            </w:tcBorders>
          </w:tcPr>
          <w:p w14:paraId="2D798A12" w14:textId="77777777" w:rsidR="00CA2249" w:rsidRPr="00D46E05" w:rsidRDefault="00CA2249" w:rsidP="005A7B15">
            <w:pPr>
              <w:rPr>
                <w:rFonts w:asciiTheme="minorHAnsi" w:hAnsiTheme="minorHAnsi" w:cstheme="minorHAnsi"/>
                <w:b/>
                <w:sz w:val="22"/>
                <w:szCs w:val="22"/>
              </w:rPr>
            </w:pPr>
          </w:p>
        </w:tc>
        <w:tc>
          <w:tcPr>
            <w:tcW w:w="9745" w:type="dxa"/>
          </w:tcPr>
          <w:tbl>
            <w:tblPr>
              <w:tblW w:w="0" w:type="auto"/>
              <w:tblInd w:w="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935"/>
              <w:gridCol w:w="567"/>
              <w:gridCol w:w="425"/>
              <w:gridCol w:w="425"/>
              <w:gridCol w:w="491"/>
              <w:gridCol w:w="425"/>
            </w:tblGrid>
            <w:tr w:rsidR="00557BF3" w:rsidRPr="00D46E05" w14:paraId="7CB732EC" w14:textId="77777777" w:rsidTr="003E00F9">
              <w:trPr>
                <w:trHeight w:val="284"/>
              </w:trPr>
              <w:tc>
                <w:tcPr>
                  <w:tcW w:w="6935" w:type="dxa"/>
                  <w:tcBorders>
                    <w:top w:val="nil"/>
                    <w:left w:val="nil"/>
                    <w:bottom w:val="single" w:sz="4" w:space="0" w:color="auto"/>
                    <w:right w:val="nil"/>
                  </w:tcBorders>
                </w:tcPr>
                <w:p w14:paraId="2AB2A83C" w14:textId="77777777" w:rsidR="00557BF3" w:rsidRPr="00D46E05" w:rsidRDefault="00557BF3" w:rsidP="005A7B15">
                  <w:pPr>
                    <w:tabs>
                      <w:tab w:val="left" w:pos="86"/>
                      <w:tab w:val="left" w:pos="567"/>
                      <w:tab w:val="left" w:pos="893"/>
                      <w:tab w:val="left" w:pos="1708"/>
                      <w:tab w:val="left" w:pos="1866"/>
                      <w:tab w:val="left" w:pos="5103"/>
                      <w:tab w:val="left" w:pos="7117"/>
                    </w:tabs>
                    <w:suppressAutoHyphens/>
                    <w:jc w:val="both"/>
                    <w:rPr>
                      <w:rFonts w:asciiTheme="minorHAnsi" w:hAnsiTheme="minorHAnsi" w:cstheme="minorHAnsi"/>
                      <w:spacing w:val="-2"/>
                      <w:sz w:val="22"/>
                      <w:szCs w:val="22"/>
                    </w:rPr>
                  </w:pPr>
                </w:p>
              </w:tc>
              <w:tc>
                <w:tcPr>
                  <w:tcW w:w="567" w:type="dxa"/>
                  <w:tcBorders>
                    <w:top w:val="nil"/>
                    <w:left w:val="nil"/>
                    <w:bottom w:val="single" w:sz="4" w:space="0" w:color="auto"/>
                    <w:right w:val="nil"/>
                  </w:tcBorders>
                </w:tcPr>
                <w:p w14:paraId="22ECDB84" w14:textId="77777777" w:rsidR="00557BF3" w:rsidRPr="00D46E05" w:rsidRDefault="00557BF3" w:rsidP="005A7B15">
                  <w:pPr>
                    <w:tabs>
                      <w:tab w:val="left" w:pos="86"/>
                      <w:tab w:val="left" w:pos="567"/>
                      <w:tab w:val="left" w:pos="893"/>
                      <w:tab w:val="left" w:pos="1708"/>
                      <w:tab w:val="left" w:pos="1866"/>
                      <w:tab w:val="left" w:pos="5103"/>
                      <w:tab w:val="left" w:pos="7117"/>
                    </w:tabs>
                    <w:suppressAutoHyphens/>
                    <w:jc w:val="both"/>
                    <w:rPr>
                      <w:rFonts w:asciiTheme="minorHAnsi" w:hAnsiTheme="minorHAnsi" w:cstheme="minorHAnsi"/>
                      <w:spacing w:val="-2"/>
                      <w:sz w:val="22"/>
                      <w:szCs w:val="22"/>
                    </w:rPr>
                  </w:pPr>
                </w:p>
              </w:tc>
              <w:tc>
                <w:tcPr>
                  <w:tcW w:w="425" w:type="dxa"/>
                  <w:tcBorders>
                    <w:top w:val="nil"/>
                    <w:left w:val="nil"/>
                    <w:bottom w:val="single" w:sz="4" w:space="0" w:color="auto"/>
                    <w:right w:val="nil"/>
                  </w:tcBorders>
                </w:tcPr>
                <w:p w14:paraId="73AE28FF" w14:textId="77777777" w:rsidR="00557BF3" w:rsidRPr="00D46E05" w:rsidRDefault="00557BF3" w:rsidP="005A7B15">
                  <w:pPr>
                    <w:tabs>
                      <w:tab w:val="left" w:pos="86"/>
                      <w:tab w:val="left" w:pos="567"/>
                      <w:tab w:val="left" w:pos="893"/>
                      <w:tab w:val="left" w:pos="1708"/>
                      <w:tab w:val="left" w:pos="1866"/>
                      <w:tab w:val="left" w:pos="5103"/>
                      <w:tab w:val="left" w:pos="7117"/>
                    </w:tabs>
                    <w:suppressAutoHyphens/>
                    <w:jc w:val="both"/>
                    <w:rPr>
                      <w:rFonts w:asciiTheme="minorHAnsi" w:hAnsiTheme="minorHAnsi" w:cstheme="minorHAnsi"/>
                      <w:spacing w:val="-2"/>
                      <w:sz w:val="22"/>
                      <w:szCs w:val="22"/>
                    </w:rPr>
                  </w:pPr>
                </w:p>
              </w:tc>
              <w:tc>
                <w:tcPr>
                  <w:tcW w:w="425" w:type="dxa"/>
                  <w:tcBorders>
                    <w:top w:val="nil"/>
                    <w:left w:val="nil"/>
                    <w:bottom w:val="single" w:sz="4" w:space="0" w:color="auto"/>
                    <w:right w:val="nil"/>
                  </w:tcBorders>
                </w:tcPr>
                <w:p w14:paraId="7B67BADD" w14:textId="77777777" w:rsidR="00557BF3" w:rsidRPr="00D46E05" w:rsidRDefault="00557BF3" w:rsidP="005A7B15">
                  <w:pPr>
                    <w:tabs>
                      <w:tab w:val="left" w:pos="86"/>
                      <w:tab w:val="left" w:pos="567"/>
                      <w:tab w:val="left" w:pos="893"/>
                      <w:tab w:val="left" w:pos="1708"/>
                      <w:tab w:val="left" w:pos="1866"/>
                      <w:tab w:val="left" w:pos="5103"/>
                      <w:tab w:val="left" w:pos="7117"/>
                    </w:tabs>
                    <w:suppressAutoHyphens/>
                    <w:jc w:val="both"/>
                    <w:rPr>
                      <w:rFonts w:asciiTheme="minorHAnsi" w:hAnsiTheme="minorHAnsi" w:cstheme="minorHAnsi"/>
                      <w:spacing w:val="-2"/>
                      <w:sz w:val="22"/>
                      <w:szCs w:val="22"/>
                    </w:rPr>
                  </w:pPr>
                </w:p>
              </w:tc>
              <w:tc>
                <w:tcPr>
                  <w:tcW w:w="491" w:type="dxa"/>
                  <w:tcBorders>
                    <w:top w:val="nil"/>
                    <w:left w:val="nil"/>
                    <w:bottom w:val="single" w:sz="4" w:space="0" w:color="auto"/>
                    <w:right w:val="nil"/>
                  </w:tcBorders>
                </w:tcPr>
                <w:p w14:paraId="5578B6A1" w14:textId="77777777" w:rsidR="00557BF3" w:rsidRPr="00D46E05" w:rsidRDefault="00557BF3" w:rsidP="005A7B15">
                  <w:pPr>
                    <w:tabs>
                      <w:tab w:val="left" w:pos="86"/>
                      <w:tab w:val="left" w:pos="567"/>
                      <w:tab w:val="left" w:pos="893"/>
                      <w:tab w:val="left" w:pos="1708"/>
                      <w:tab w:val="left" w:pos="1866"/>
                      <w:tab w:val="left" w:pos="5103"/>
                      <w:tab w:val="left" w:pos="7117"/>
                    </w:tabs>
                    <w:suppressAutoHyphens/>
                    <w:jc w:val="both"/>
                    <w:rPr>
                      <w:rFonts w:asciiTheme="minorHAnsi" w:hAnsiTheme="minorHAnsi" w:cstheme="minorHAnsi"/>
                      <w:spacing w:val="-2"/>
                      <w:sz w:val="22"/>
                      <w:szCs w:val="22"/>
                    </w:rPr>
                  </w:pPr>
                </w:p>
              </w:tc>
              <w:tc>
                <w:tcPr>
                  <w:tcW w:w="425" w:type="dxa"/>
                  <w:tcBorders>
                    <w:top w:val="nil"/>
                    <w:left w:val="nil"/>
                    <w:bottom w:val="single" w:sz="4" w:space="0" w:color="auto"/>
                    <w:right w:val="nil"/>
                  </w:tcBorders>
                </w:tcPr>
                <w:p w14:paraId="1303328E" w14:textId="77777777" w:rsidR="00557BF3" w:rsidRPr="00D46E05" w:rsidRDefault="00557BF3" w:rsidP="005A7B15">
                  <w:pPr>
                    <w:tabs>
                      <w:tab w:val="left" w:pos="86"/>
                      <w:tab w:val="left" w:pos="567"/>
                      <w:tab w:val="left" w:pos="893"/>
                      <w:tab w:val="left" w:pos="1708"/>
                      <w:tab w:val="left" w:pos="1866"/>
                      <w:tab w:val="left" w:pos="5103"/>
                      <w:tab w:val="left" w:pos="7117"/>
                    </w:tabs>
                    <w:suppressAutoHyphens/>
                    <w:jc w:val="both"/>
                    <w:rPr>
                      <w:rFonts w:asciiTheme="minorHAnsi" w:hAnsiTheme="minorHAnsi" w:cstheme="minorHAnsi"/>
                      <w:spacing w:val="-2"/>
                      <w:sz w:val="22"/>
                      <w:szCs w:val="22"/>
                    </w:rPr>
                  </w:pPr>
                </w:p>
              </w:tc>
            </w:tr>
            <w:tr w:rsidR="00FD3FB8" w:rsidRPr="00D46E05" w14:paraId="38206166" w14:textId="77777777" w:rsidTr="003E00F9">
              <w:trPr>
                <w:trHeight w:val="346"/>
              </w:trPr>
              <w:tc>
                <w:tcPr>
                  <w:tcW w:w="6935" w:type="dxa"/>
                  <w:tcBorders>
                    <w:top w:val="single" w:sz="4" w:space="0" w:color="auto"/>
                    <w:left w:val="single" w:sz="4" w:space="0" w:color="auto"/>
                    <w:bottom w:val="single" w:sz="4" w:space="0" w:color="auto"/>
                    <w:right w:val="single" w:sz="4" w:space="0" w:color="auto"/>
                  </w:tcBorders>
                  <w:shd w:val="clear" w:color="auto" w:fill="CCC0D9"/>
                </w:tcPr>
                <w:p w14:paraId="1B297090" w14:textId="77777777" w:rsidR="00FD3FB8" w:rsidRPr="00D46E05" w:rsidRDefault="00FD3FB8" w:rsidP="005A7B15">
                  <w:pPr>
                    <w:tabs>
                      <w:tab w:val="left" w:pos="86"/>
                      <w:tab w:val="left" w:pos="567"/>
                      <w:tab w:val="left" w:pos="893"/>
                      <w:tab w:val="left" w:pos="1708"/>
                      <w:tab w:val="left" w:pos="1866"/>
                      <w:tab w:val="left" w:pos="5103"/>
                      <w:tab w:val="left" w:pos="7117"/>
                    </w:tabs>
                    <w:suppressAutoHyphens/>
                    <w:jc w:val="both"/>
                    <w:rPr>
                      <w:rFonts w:asciiTheme="minorHAnsi" w:hAnsiTheme="minorHAnsi" w:cstheme="minorHAnsi"/>
                      <w:spacing w:val="-2"/>
                      <w:sz w:val="22"/>
                      <w:szCs w:val="22"/>
                    </w:rPr>
                  </w:pPr>
                  <w:r w:rsidRPr="00D46E05">
                    <w:rPr>
                      <w:rFonts w:asciiTheme="minorHAnsi" w:hAnsiTheme="minorHAnsi" w:cstheme="minorHAnsi"/>
                      <w:spacing w:val="-2"/>
                      <w:sz w:val="22"/>
                      <w:szCs w:val="22"/>
                    </w:rPr>
                    <w:t>Cash r</w:t>
                  </w:r>
                  <w:r w:rsidR="007C15AF" w:rsidRPr="00D46E05">
                    <w:rPr>
                      <w:rFonts w:asciiTheme="minorHAnsi" w:hAnsiTheme="minorHAnsi" w:cstheme="minorHAnsi"/>
                      <w:spacing w:val="-2"/>
                      <w:sz w:val="22"/>
                      <w:szCs w:val="22"/>
                    </w:rPr>
                    <w:t xml:space="preserve">eimbursements or </w:t>
                  </w:r>
                  <w:r w:rsidRPr="00D46E05">
                    <w:rPr>
                      <w:rFonts w:asciiTheme="minorHAnsi" w:hAnsiTheme="minorHAnsi" w:cstheme="minorHAnsi"/>
                      <w:spacing w:val="-2"/>
                      <w:sz w:val="22"/>
                      <w:szCs w:val="22"/>
                    </w:rPr>
                    <w:t>payments to research participants</w:t>
                  </w:r>
                </w:p>
              </w:tc>
              <w:tc>
                <w:tcPr>
                  <w:tcW w:w="567" w:type="dxa"/>
                  <w:tcBorders>
                    <w:top w:val="single" w:sz="4" w:space="0" w:color="auto"/>
                    <w:left w:val="single" w:sz="4" w:space="0" w:color="auto"/>
                    <w:bottom w:val="single" w:sz="4" w:space="0" w:color="auto"/>
                    <w:right w:val="single" w:sz="4" w:space="0" w:color="auto"/>
                  </w:tcBorders>
                  <w:shd w:val="clear" w:color="auto" w:fill="CCC0D9"/>
                </w:tcPr>
                <w:p w14:paraId="1FCFFC49" w14:textId="77777777" w:rsidR="00FD3FB8" w:rsidRPr="00D46E05" w:rsidRDefault="00FD3FB8" w:rsidP="005A7B15">
                  <w:pPr>
                    <w:tabs>
                      <w:tab w:val="left" w:pos="86"/>
                      <w:tab w:val="left" w:pos="567"/>
                      <w:tab w:val="left" w:pos="893"/>
                      <w:tab w:val="left" w:pos="1708"/>
                      <w:tab w:val="left" w:pos="1866"/>
                      <w:tab w:val="left" w:pos="5103"/>
                      <w:tab w:val="left" w:pos="7117"/>
                    </w:tabs>
                    <w:suppressAutoHyphens/>
                    <w:jc w:val="both"/>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tc>
              <w:tc>
                <w:tcPr>
                  <w:tcW w:w="425" w:type="dxa"/>
                  <w:tcBorders>
                    <w:top w:val="single" w:sz="4" w:space="0" w:color="auto"/>
                    <w:left w:val="single" w:sz="4" w:space="0" w:color="auto"/>
                    <w:bottom w:val="single" w:sz="4" w:space="0" w:color="auto"/>
                    <w:right w:val="single" w:sz="4" w:space="0" w:color="auto"/>
                  </w:tcBorders>
                  <w:shd w:val="clear" w:color="auto" w:fill="CCC0D9"/>
                </w:tcPr>
                <w:p w14:paraId="090E4A4C" w14:textId="77777777" w:rsidR="00FD3FB8" w:rsidRPr="00D46E05" w:rsidRDefault="00FD3FB8" w:rsidP="005A7B15">
                  <w:pPr>
                    <w:tabs>
                      <w:tab w:val="left" w:pos="86"/>
                      <w:tab w:val="left" w:pos="567"/>
                      <w:tab w:val="left" w:pos="893"/>
                      <w:tab w:val="left" w:pos="1708"/>
                      <w:tab w:val="left" w:pos="1866"/>
                      <w:tab w:val="left" w:pos="5103"/>
                      <w:tab w:val="left" w:pos="7117"/>
                    </w:tabs>
                    <w:suppressAutoHyphens/>
                    <w:jc w:val="both"/>
                    <w:rPr>
                      <w:rFonts w:asciiTheme="minorHAnsi" w:hAnsiTheme="minorHAnsi" w:cstheme="minorHAnsi"/>
                      <w:spacing w:val="-2"/>
                      <w:sz w:val="22"/>
                      <w:szCs w:val="22"/>
                    </w:rPr>
                  </w:pP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04450DEB" w14:textId="77777777" w:rsidR="00FD3FB8" w:rsidRPr="00D46E05" w:rsidRDefault="00FD3FB8" w:rsidP="005A7B15">
                  <w:pPr>
                    <w:tabs>
                      <w:tab w:val="left" w:pos="86"/>
                      <w:tab w:val="left" w:pos="567"/>
                      <w:tab w:val="left" w:pos="893"/>
                      <w:tab w:val="left" w:pos="1708"/>
                      <w:tab w:val="left" w:pos="1866"/>
                      <w:tab w:val="left" w:pos="5103"/>
                      <w:tab w:val="left" w:pos="7117"/>
                    </w:tabs>
                    <w:suppressAutoHyphens/>
                    <w:jc w:val="both"/>
                    <w:rPr>
                      <w:rFonts w:asciiTheme="minorHAnsi" w:hAnsiTheme="minorHAnsi" w:cstheme="minorHAnsi"/>
                      <w:spacing w:val="-2"/>
                      <w:sz w:val="22"/>
                      <w:szCs w:val="22"/>
                    </w:rPr>
                  </w:pPr>
                </w:p>
              </w:tc>
              <w:tc>
                <w:tcPr>
                  <w:tcW w:w="491" w:type="dxa"/>
                  <w:tcBorders>
                    <w:top w:val="single" w:sz="4" w:space="0" w:color="auto"/>
                    <w:left w:val="single" w:sz="4" w:space="0" w:color="auto"/>
                    <w:bottom w:val="single" w:sz="4" w:space="0" w:color="auto"/>
                    <w:right w:val="single" w:sz="4" w:space="0" w:color="auto"/>
                  </w:tcBorders>
                  <w:shd w:val="clear" w:color="auto" w:fill="CCC0D9"/>
                </w:tcPr>
                <w:p w14:paraId="6833AEB6" w14:textId="77777777" w:rsidR="00FD3FB8" w:rsidRPr="00D46E05" w:rsidRDefault="00FD3FB8" w:rsidP="005A7B15">
                  <w:pPr>
                    <w:tabs>
                      <w:tab w:val="left" w:pos="86"/>
                      <w:tab w:val="left" w:pos="567"/>
                      <w:tab w:val="left" w:pos="893"/>
                      <w:tab w:val="left" w:pos="1708"/>
                      <w:tab w:val="left" w:pos="1866"/>
                      <w:tab w:val="left" w:pos="5103"/>
                      <w:tab w:val="left" w:pos="7117"/>
                    </w:tabs>
                    <w:suppressAutoHyphens/>
                    <w:jc w:val="both"/>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tc>
              <w:tc>
                <w:tcPr>
                  <w:tcW w:w="425" w:type="dxa"/>
                  <w:tcBorders>
                    <w:top w:val="single" w:sz="4" w:space="0" w:color="auto"/>
                    <w:left w:val="single" w:sz="4" w:space="0" w:color="auto"/>
                    <w:bottom w:val="single" w:sz="4" w:space="0" w:color="auto"/>
                    <w:right w:val="single" w:sz="4" w:space="0" w:color="auto"/>
                  </w:tcBorders>
                  <w:shd w:val="clear" w:color="auto" w:fill="CCC0D9"/>
                </w:tcPr>
                <w:p w14:paraId="21C25AC1" w14:textId="48176F63" w:rsidR="00FD3FB8" w:rsidRPr="00D46E05" w:rsidRDefault="007436E2" w:rsidP="005A7B15">
                  <w:pPr>
                    <w:tabs>
                      <w:tab w:val="left" w:pos="86"/>
                      <w:tab w:val="left" w:pos="567"/>
                      <w:tab w:val="left" w:pos="893"/>
                      <w:tab w:val="left" w:pos="1708"/>
                      <w:tab w:val="left" w:pos="1866"/>
                      <w:tab w:val="left" w:pos="5103"/>
                      <w:tab w:val="left" w:pos="7117"/>
                    </w:tabs>
                    <w:suppressAutoHyphens/>
                    <w:jc w:val="both"/>
                    <w:rPr>
                      <w:rFonts w:asciiTheme="minorHAnsi" w:hAnsiTheme="minorHAnsi" w:cstheme="minorHAnsi"/>
                      <w:spacing w:val="-2"/>
                      <w:sz w:val="22"/>
                      <w:szCs w:val="22"/>
                    </w:rPr>
                  </w:pPr>
                  <w:r>
                    <w:rPr>
                      <w:rFonts w:asciiTheme="minorHAnsi" w:hAnsiTheme="minorHAnsi" w:cstheme="minorHAnsi"/>
                      <w:spacing w:val="-2"/>
                      <w:sz w:val="22"/>
                      <w:szCs w:val="22"/>
                    </w:rPr>
                    <w:t>X</w:t>
                  </w:r>
                </w:p>
              </w:tc>
            </w:tr>
            <w:tr w:rsidR="00EC363A" w:rsidRPr="00D46E05" w14:paraId="497C4EC5" w14:textId="77777777" w:rsidTr="003E00F9">
              <w:trPr>
                <w:trHeight w:val="346"/>
              </w:trPr>
              <w:tc>
                <w:tcPr>
                  <w:tcW w:w="6935" w:type="dxa"/>
                  <w:tcBorders>
                    <w:top w:val="single" w:sz="4" w:space="0" w:color="auto"/>
                    <w:left w:val="single" w:sz="4" w:space="0" w:color="auto"/>
                    <w:bottom w:val="single" w:sz="4" w:space="0" w:color="auto"/>
                    <w:right w:val="single" w:sz="4" w:space="0" w:color="auto"/>
                  </w:tcBorders>
                </w:tcPr>
                <w:p w14:paraId="4D45643D" w14:textId="77777777" w:rsidR="00EC363A" w:rsidRPr="00D46E05" w:rsidRDefault="00741B21" w:rsidP="005A7B15">
                  <w:pPr>
                    <w:tabs>
                      <w:tab w:val="left" w:pos="86"/>
                      <w:tab w:val="left" w:pos="567"/>
                      <w:tab w:val="left" w:pos="893"/>
                      <w:tab w:val="left" w:pos="1708"/>
                      <w:tab w:val="left" w:pos="1866"/>
                      <w:tab w:val="left" w:pos="5103"/>
                      <w:tab w:val="left" w:pos="7117"/>
                    </w:tabs>
                    <w:suppressAutoHyphens/>
                    <w:jc w:val="both"/>
                    <w:rPr>
                      <w:rFonts w:asciiTheme="minorHAnsi" w:hAnsiTheme="minorHAnsi" w:cstheme="minorHAnsi"/>
                      <w:spacing w:val="-2"/>
                      <w:sz w:val="22"/>
                      <w:szCs w:val="22"/>
                    </w:rPr>
                  </w:pPr>
                  <w:r w:rsidRPr="00D46E05">
                    <w:rPr>
                      <w:rFonts w:asciiTheme="minorHAnsi" w:hAnsiTheme="minorHAnsi" w:cstheme="minorHAnsi"/>
                      <w:spacing w:val="-2"/>
                      <w:sz w:val="22"/>
                      <w:szCs w:val="22"/>
                    </w:rPr>
                    <w:t>Face-to-Face interaction with participants</w:t>
                  </w:r>
                  <w:r w:rsidR="00557BF3" w:rsidRPr="00D46E05">
                    <w:rPr>
                      <w:rFonts w:asciiTheme="minorHAnsi" w:hAnsiTheme="minorHAnsi" w:cstheme="minorHAnsi"/>
                      <w:spacing w:val="-2"/>
                      <w:sz w:val="22"/>
                      <w:szCs w:val="22"/>
                    </w:rPr>
                    <w:t xml:space="preserve"> </w:t>
                  </w:r>
                  <w:r w:rsidR="00F66E53" w:rsidRPr="00D46E05">
                    <w:rPr>
                      <w:rFonts w:asciiTheme="minorHAnsi" w:hAnsiTheme="minorHAnsi" w:cstheme="minorHAnsi"/>
                      <w:spacing w:val="-2"/>
                      <w:sz w:val="22"/>
                      <w:szCs w:val="22"/>
                    </w:rPr>
                    <w:t>e.g.</w:t>
                  </w:r>
                  <w:r w:rsidR="00557BF3" w:rsidRPr="00D46E05">
                    <w:rPr>
                      <w:rFonts w:asciiTheme="minorHAnsi" w:hAnsiTheme="minorHAnsi" w:cstheme="minorHAnsi"/>
                      <w:spacing w:val="-2"/>
                      <w:sz w:val="22"/>
                      <w:szCs w:val="22"/>
                    </w:rPr>
                    <w:t xml:space="preserve"> interviews</w:t>
                  </w:r>
                  <w:r w:rsidRPr="00D46E05">
                    <w:rPr>
                      <w:rFonts w:asciiTheme="minorHAnsi" w:hAnsiTheme="minorHAnsi" w:cstheme="minorHAnsi"/>
                      <w:spacing w:val="-2"/>
                      <w:sz w:val="22"/>
                      <w:szCs w:val="22"/>
                    </w:rPr>
                    <w:t>, procedures</w:t>
                  </w:r>
                </w:p>
              </w:tc>
              <w:tc>
                <w:tcPr>
                  <w:tcW w:w="567" w:type="dxa"/>
                  <w:tcBorders>
                    <w:top w:val="single" w:sz="4" w:space="0" w:color="auto"/>
                    <w:left w:val="single" w:sz="4" w:space="0" w:color="auto"/>
                    <w:bottom w:val="single" w:sz="4" w:space="0" w:color="auto"/>
                    <w:right w:val="single" w:sz="4" w:space="0" w:color="auto"/>
                  </w:tcBorders>
                </w:tcPr>
                <w:p w14:paraId="7A235E5C" w14:textId="77777777" w:rsidR="00EC363A" w:rsidRPr="00D46E05" w:rsidRDefault="00EC363A" w:rsidP="005A7B15">
                  <w:pPr>
                    <w:tabs>
                      <w:tab w:val="left" w:pos="86"/>
                      <w:tab w:val="left" w:pos="567"/>
                      <w:tab w:val="left" w:pos="893"/>
                      <w:tab w:val="left" w:pos="1708"/>
                      <w:tab w:val="left" w:pos="1866"/>
                      <w:tab w:val="left" w:pos="5103"/>
                      <w:tab w:val="left" w:pos="7117"/>
                    </w:tabs>
                    <w:suppressAutoHyphens/>
                    <w:jc w:val="both"/>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tc>
              <w:tc>
                <w:tcPr>
                  <w:tcW w:w="425" w:type="dxa"/>
                  <w:tcBorders>
                    <w:top w:val="single" w:sz="4" w:space="0" w:color="auto"/>
                    <w:left w:val="single" w:sz="4" w:space="0" w:color="auto"/>
                    <w:bottom w:val="single" w:sz="4" w:space="0" w:color="auto"/>
                    <w:right w:val="single" w:sz="4" w:space="0" w:color="auto"/>
                  </w:tcBorders>
                </w:tcPr>
                <w:p w14:paraId="39E7E655" w14:textId="77777777" w:rsidR="00EC363A" w:rsidRPr="00D46E05" w:rsidRDefault="00EC363A" w:rsidP="005A7B15">
                  <w:pPr>
                    <w:tabs>
                      <w:tab w:val="left" w:pos="86"/>
                      <w:tab w:val="left" w:pos="567"/>
                      <w:tab w:val="left" w:pos="893"/>
                      <w:tab w:val="left" w:pos="1708"/>
                      <w:tab w:val="left" w:pos="1866"/>
                      <w:tab w:val="left" w:pos="5103"/>
                      <w:tab w:val="left" w:pos="7117"/>
                    </w:tabs>
                    <w:suppressAutoHyphens/>
                    <w:jc w:val="both"/>
                    <w:rPr>
                      <w:rFonts w:asciiTheme="minorHAnsi" w:hAnsiTheme="minorHAnsi" w:cstheme="minorHAnsi"/>
                      <w:spacing w:val="-2"/>
                      <w:sz w:val="22"/>
                      <w:szCs w:val="22"/>
                    </w:rPr>
                  </w:pPr>
                </w:p>
              </w:tc>
              <w:tc>
                <w:tcPr>
                  <w:tcW w:w="425" w:type="dxa"/>
                  <w:tcBorders>
                    <w:top w:val="single" w:sz="4" w:space="0" w:color="auto"/>
                    <w:left w:val="single" w:sz="4" w:space="0" w:color="auto"/>
                    <w:bottom w:val="single" w:sz="4" w:space="0" w:color="auto"/>
                    <w:right w:val="single" w:sz="4" w:space="0" w:color="auto"/>
                  </w:tcBorders>
                </w:tcPr>
                <w:p w14:paraId="107C2EE9" w14:textId="77777777" w:rsidR="00EC363A" w:rsidRPr="00D46E05" w:rsidRDefault="00EC363A" w:rsidP="005A7B15">
                  <w:pPr>
                    <w:tabs>
                      <w:tab w:val="left" w:pos="86"/>
                      <w:tab w:val="left" w:pos="567"/>
                      <w:tab w:val="left" w:pos="893"/>
                      <w:tab w:val="left" w:pos="1708"/>
                      <w:tab w:val="left" w:pos="1866"/>
                      <w:tab w:val="left" w:pos="5103"/>
                      <w:tab w:val="left" w:pos="7117"/>
                    </w:tabs>
                    <w:suppressAutoHyphens/>
                    <w:jc w:val="both"/>
                    <w:rPr>
                      <w:rFonts w:asciiTheme="minorHAnsi" w:hAnsiTheme="minorHAnsi" w:cstheme="minorHAnsi"/>
                      <w:spacing w:val="-2"/>
                      <w:sz w:val="22"/>
                      <w:szCs w:val="22"/>
                    </w:rPr>
                  </w:pPr>
                </w:p>
              </w:tc>
              <w:tc>
                <w:tcPr>
                  <w:tcW w:w="491" w:type="dxa"/>
                  <w:tcBorders>
                    <w:top w:val="single" w:sz="4" w:space="0" w:color="auto"/>
                    <w:left w:val="single" w:sz="4" w:space="0" w:color="auto"/>
                    <w:bottom w:val="single" w:sz="4" w:space="0" w:color="auto"/>
                    <w:right w:val="single" w:sz="4" w:space="0" w:color="auto"/>
                  </w:tcBorders>
                </w:tcPr>
                <w:p w14:paraId="072066EE" w14:textId="77777777" w:rsidR="00EC363A" w:rsidRPr="00D46E05" w:rsidRDefault="00EC363A" w:rsidP="005A7B15">
                  <w:pPr>
                    <w:tabs>
                      <w:tab w:val="left" w:pos="86"/>
                      <w:tab w:val="left" w:pos="567"/>
                      <w:tab w:val="left" w:pos="893"/>
                      <w:tab w:val="left" w:pos="1708"/>
                      <w:tab w:val="left" w:pos="1866"/>
                      <w:tab w:val="left" w:pos="5103"/>
                      <w:tab w:val="left" w:pos="7117"/>
                    </w:tabs>
                    <w:suppressAutoHyphens/>
                    <w:jc w:val="both"/>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tc>
              <w:tc>
                <w:tcPr>
                  <w:tcW w:w="425" w:type="dxa"/>
                  <w:tcBorders>
                    <w:top w:val="single" w:sz="4" w:space="0" w:color="auto"/>
                    <w:left w:val="single" w:sz="4" w:space="0" w:color="auto"/>
                    <w:bottom w:val="single" w:sz="4" w:space="0" w:color="auto"/>
                    <w:right w:val="single" w:sz="4" w:space="0" w:color="auto"/>
                  </w:tcBorders>
                </w:tcPr>
                <w:p w14:paraId="01197A7A" w14:textId="4618F7B7" w:rsidR="00EC363A" w:rsidRPr="00D46E05" w:rsidRDefault="007436E2" w:rsidP="005A7B15">
                  <w:pPr>
                    <w:tabs>
                      <w:tab w:val="left" w:pos="86"/>
                      <w:tab w:val="left" w:pos="567"/>
                      <w:tab w:val="left" w:pos="893"/>
                      <w:tab w:val="left" w:pos="1708"/>
                      <w:tab w:val="left" w:pos="1866"/>
                      <w:tab w:val="left" w:pos="5103"/>
                      <w:tab w:val="left" w:pos="7117"/>
                    </w:tabs>
                    <w:suppressAutoHyphens/>
                    <w:jc w:val="both"/>
                    <w:rPr>
                      <w:rFonts w:asciiTheme="minorHAnsi" w:hAnsiTheme="minorHAnsi" w:cstheme="minorHAnsi"/>
                      <w:spacing w:val="-2"/>
                      <w:sz w:val="22"/>
                      <w:szCs w:val="22"/>
                    </w:rPr>
                  </w:pPr>
                  <w:r>
                    <w:rPr>
                      <w:rFonts w:asciiTheme="minorHAnsi" w:hAnsiTheme="minorHAnsi" w:cstheme="minorHAnsi"/>
                      <w:spacing w:val="-2"/>
                      <w:sz w:val="22"/>
                      <w:szCs w:val="22"/>
                    </w:rPr>
                    <w:t>X</w:t>
                  </w:r>
                </w:p>
              </w:tc>
            </w:tr>
            <w:tr w:rsidR="00EC363A" w:rsidRPr="00D46E05" w14:paraId="640E47D3" w14:textId="77777777" w:rsidTr="003E00F9">
              <w:trPr>
                <w:trHeight w:val="346"/>
              </w:trPr>
              <w:tc>
                <w:tcPr>
                  <w:tcW w:w="6935" w:type="dxa"/>
                  <w:tcBorders>
                    <w:top w:val="single" w:sz="4" w:space="0" w:color="auto"/>
                    <w:left w:val="single" w:sz="4" w:space="0" w:color="auto"/>
                    <w:bottom w:val="single" w:sz="4" w:space="0" w:color="auto"/>
                    <w:right w:val="single" w:sz="4" w:space="0" w:color="auto"/>
                  </w:tcBorders>
                  <w:shd w:val="clear" w:color="auto" w:fill="CCC0D9"/>
                </w:tcPr>
                <w:p w14:paraId="40E6BB1A" w14:textId="77777777" w:rsidR="00EC363A" w:rsidRPr="00D46E05" w:rsidRDefault="00EC363A" w:rsidP="005A7B15">
                  <w:pPr>
                    <w:tabs>
                      <w:tab w:val="left" w:pos="86"/>
                      <w:tab w:val="left" w:pos="567"/>
                      <w:tab w:val="left" w:pos="893"/>
                      <w:tab w:val="left" w:pos="1708"/>
                      <w:tab w:val="left" w:pos="1866"/>
                      <w:tab w:val="left" w:pos="5103"/>
                      <w:tab w:val="left" w:pos="7117"/>
                    </w:tabs>
                    <w:suppressAutoHyphens/>
                    <w:jc w:val="both"/>
                    <w:rPr>
                      <w:rFonts w:asciiTheme="minorHAnsi" w:hAnsiTheme="minorHAnsi" w:cstheme="minorHAnsi"/>
                      <w:spacing w:val="-2"/>
                      <w:sz w:val="22"/>
                      <w:szCs w:val="22"/>
                    </w:rPr>
                  </w:pPr>
                  <w:r w:rsidRPr="00D46E05">
                    <w:rPr>
                      <w:rFonts w:asciiTheme="minorHAnsi" w:hAnsiTheme="minorHAnsi" w:cstheme="minorHAnsi"/>
                      <w:spacing w:val="-2"/>
                      <w:sz w:val="22"/>
                      <w:szCs w:val="22"/>
                    </w:rPr>
                    <w:t>Recombinant DNA</w:t>
                  </w:r>
                </w:p>
              </w:tc>
              <w:tc>
                <w:tcPr>
                  <w:tcW w:w="567" w:type="dxa"/>
                  <w:tcBorders>
                    <w:top w:val="single" w:sz="4" w:space="0" w:color="auto"/>
                    <w:left w:val="single" w:sz="4" w:space="0" w:color="auto"/>
                    <w:bottom w:val="single" w:sz="4" w:space="0" w:color="auto"/>
                    <w:right w:val="single" w:sz="4" w:space="0" w:color="auto"/>
                  </w:tcBorders>
                  <w:shd w:val="clear" w:color="auto" w:fill="CCC0D9"/>
                </w:tcPr>
                <w:p w14:paraId="6EA4AA16" w14:textId="77777777" w:rsidR="00EC363A" w:rsidRPr="00D46E05" w:rsidRDefault="00EC363A" w:rsidP="005A7B15">
                  <w:pPr>
                    <w:tabs>
                      <w:tab w:val="left" w:pos="86"/>
                      <w:tab w:val="left" w:pos="567"/>
                      <w:tab w:val="left" w:pos="893"/>
                      <w:tab w:val="left" w:pos="1708"/>
                      <w:tab w:val="left" w:pos="1866"/>
                      <w:tab w:val="left" w:pos="5103"/>
                      <w:tab w:val="left" w:pos="7117"/>
                    </w:tabs>
                    <w:suppressAutoHyphens/>
                    <w:jc w:val="both"/>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tc>
              <w:tc>
                <w:tcPr>
                  <w:tcW w:w="425" w:type="dxa"/>
                  <w:tcBorders>
                    <w:top w:val="single" w:sz="4" w:space="0" w:color="auto"/>
                    <w:left w:val="single" w:sz="4" w:space="0" w:color="auto"/>
                    <w:bottom w:val="single" w:sz="4" w:space="0" w:color="auto"/>
                    <w:right w:val="single" w:sz="4" w:space="0" w:color="auto"/>
                  </w:tcBorders>
                  <w:shd w:val="clear" w:color="auto" w:fill="CCC0D9"/>
                </w:tcPr>
                <w:p w14:paraId="3E1DFF6F" w14:textId="77777777" w:rsidR="00EC363A" w:rsidRPr="00D46E05" w:rsidRDefault="00EC363A" w:rsidP="005A7B15">
                  <w:pPr>
                    <w:tabs>
                      <w:tab w:val="left" w:pos="86"/>
                      <w:tab w:val="left" w:pos="567"/>
                      <w:tab w:val="left" w:pos="893"/>
                      <w:tab w:val="left" w:pos="1708"/>
                      <w:tab w:val="left" w:pos="1866"/>
                      <w:tab w:val="left" w:pos="5103"/>
                      <w:tab w:val="left" w:pos="7117"/>
                    </w:tabs>
                    <w:suppressAutoHyphens/>
                    <w:jc w:val="both"/>
                    <w:rPr>
                      <w:rFonts w:asciiTheme="minorHAnsi" w:hAnsiTheme="minorHAnsi" w:cstheme="minorHAnsi"/>
                      <w:spacing w:val="-2"/>
                      <w:sz w:val="22"/>
                      <w:szCs w:val="22"/>
                    </w:rPr>
                  </w:pP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1FDD1F51" w14:textId="77777777" w:rsidR="00EC363A" w:rsidRPr="00D46E05" w:rsidRDefault="00EC363A" w:rsidP="005A7B15">
                  <w:pPr>
                    <w:tabs>
                      <w:tab w:val="left" w:pos="86"/>
                      <w:tab w:val="left" w:pos="567"/>
                      <w:tab w:val="left" w:pos="893"/>
                      <w:tab w:val="left" w:pos="1708"/>
                      <w:tab w:val="left" w:pos="1866"/>
                      <w:tab w:val="left" w:pos="5103"/>
                      <w:tab w:val="left" w:pos="7117"/>
                    </w:tabs>
                    <w:suppressAutoHyphens/>
                    <w:jc w:val="both"/>
                    <w:rPr>
                      <w:rFonts w:asciiTheme="minorHAnsi" w:hAnsiTheme="minorHAnsi" w:cstheme="minorHAnsi"/>
                      <w:spacing w:val="-2"/>
                      <w:sz w:val="22"/>
                      <w:szCs w:val="22"/>
                    </w:rPr>
                  </w:pPr>
                </w:p>
              </w:tc>
              <w:tc>
                <w:tcPr>
                  <w:tcW w:w="491" w:type="dxa"/>
                  <w:tcBorders>
                    <w:top w:val="single" w:sz="4" w:space="0" w:color="auto"/>
                    <w:left w:val="single" w:sz="4" w:space="0" w:color="auto"/>
                    <w:bottom w:val="single" w:sz="4" w:space="0" w:color="auto"/>
                    <w:right w:val="single" w:sz="4" w:space="0" w:color="auto"/>
                  </w:tcBorders>
                  <w:shd w:val="clear" w:color="auto" w:fill="CCC0D9"/>
                </w:tcPr>
                <w:p w14:paraId="01071FAD" w14:textId="77777777" w:rsidR="00EC363A" w:rsidRPr="00D46E05" w:rsidRDefault="00EC363A" w:rsidP="005A7B15">
                  <w:pPr>
                    <w:tabs>
                      <w:tab w:val="left" w:pos="86"/>
                      <w:tab w:val="left" w:pos="567"/>
                      <w:tab w:val="left" w:pos="893"/>
                      <w:tab w:val="left" w:pos="1708"/>
                      <w:tab w:val="left" w:pos="1866"/>
                      <w:tab w:val="left" w:pos="5103"/>
                      <w:tab w:val="left" w:pos="7117"/>
                    </w:tabs>
                    <w:suppressAutoHyphens/>
                    <w:jc w:val="both"/>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tc>
              <w:tc>
                <w:tcPr>
                  <w:tcW w:w="425" w:type="dxa"/>
                  <w:tcBorders>
                    <w:top w:val="single" w:sz="4" w:space="0" w:color="auto"/>
                    <w:left w:val="single" w:sz="4" w:space="0" w:color="auto"/>
                    <w:bottom w:val="single" w:sz="4" w:space="0" w:color="auto"/>
                    <w:right w:val="single" w:sz="4" w:space="0" w:color="auto"/>
                  </w:tcBorders>
                  <w:shd w:val="clear" w:color="auto" w:fill="CCC0D9"/>
                </w:tcPr>
                <w:p w14:paraId="0956DAA3" w14:textId="46E3FDA6" w:rsidR="00EC363A" w:rsidRPr="00D46E05" w:rsidRDefault="007436E2" w:rsidP="005A7B15">
                  <w:pPr>
                    <w:tabs>
                      <w:tab w:val="left" w:pos="86"/>
                      <w:tab w:val="left" w:pos="567"/>
                      <w:tab w:val="left" w:pos="893"/>
                      <w:tab w:val="left" w:pos="1708"/>
                      <w:tab w:val="left" w:pos="1866"/>
                      <w:tab w:val="left" w:pos="5103"/>
                      <w:tab w:val="left" w:pos="7117"/>
                    </w:tabs>
                    <w:suppressAutoHyphens/>
                    <w:jc w:val="both"/>
                    <w:rPr>
                      <w:rFonts w:asciiTheme="minorHAnsi" w:hAnsiTheme="minorHAnsi" w:cstheme="minorHAnsi"/>
                      <w:spacing w:val="-2"/>
                      <w:sz w:val="22"/>
                      <w:szCs w:val="22"/>
                    </w:rPr>
                  </w:pPr>
                  <w:r>
                    <w:rPr>
                      <w:rFonts w:asciiTheme="minorHAnsi" w:hAnsiTheme="minorHAnsi" w:cstheme="minorHAnsi"/>
                      <w:spacing w:val="-2"/>
                      <w:sz w:val="22"/>
                      <w:szCs w:val="22"/>
                    </w:rPr>
                    <w:t>X</w:t>
                  </w:r>
                </w:p>
              </w:tc>
            </w:tr>
            <w:tr w:rsidR="00AF65D2" w:rsidRPr="00D46E05" w14:paraId="1964FC3E" w14:textId="77777777" w:rsidTr="003E00F9">
              <w:trPr>
                <w:trHeight w:val="346"/>
              </w:trPr>
              <w:tc>
                <w:tcPr>
                  <w:tcW w:w="6935" w:type="dxa"/>
                  <w:tcBorders>
                    <w:top w:val="single" w:sz="4" w:space="0" w:color="auto"/>
                    <w:left w:val="single" w:sz="4" w:space="0" w:color="auto"/>
                    <w:bottom w:val="single" w:sz="4" w:space="0" w:color="auto"/>
                    <w:right w:val="single" w:sz="4" w:space="0" w:color="auto"/>
                  </w:tcBorders>
                </w:tcPr>
                <w:p w14:paraId="12E6603B" w14:textId="77777777" w:rsidR="00AF65D2" w:rsidRPr="00D46E05" w:rsidRDefault="00AF65D2" w:rsidP="005A7B15">
                  <w:pPr>
                    <w:tabs>
                      <w:tab w:val="left" w:pos="86"/>
                      <w:tab w:val="left" w:pos="567"/>
                      <w:tab w:val="left" w:pos="893"/>
                      <w:tab w:val="left" w:pos="1708"/>
                      <w:tab w:val="left" w:pos="1866"/>
                      <w:tab w:val="left" w:pos="5103"/>
                      <w:tab w:val="left" w:pos="7117"/>
                    </w:tabs>
                    <w:suppressAutoHyphens/>
                    <w:jc w:val="both"/>
                    <w:rPr>
                      <w:rFonts w:asciiTheme="minorHAnsi" w:hAnsiTheme="minorHAnsi" w:cstheme="minorHAnsi"/>
                      <w:spacing w:val="-2"/>
                      <w:sz w:val="22"/>
                      <w:szCs w:val="22"/>
                    </w:rPr>
                  </w:pPr>
                  <w:r w:rsidRPr="00D46E05">
                    <w:rPr>
                      <w:rFonts w:asciiTheme="minorHAnsi" w:hAnsiTheme="minorHAnsi" w:cstheme="minorHAnsi"/>
                      <w:spacing w:val="-2"/>
                      <w:sz w:val="22"/>
                      <w:szCs w:val="22"/>
                    </w:rPr>
                    <w:t>Genetically modified organisms</w:t>
                  </w:r>
                </w:p>
              </w:tc>
              <w:tc>
                <w:tcPr>
                  <w:tcW w:w="567" w:type="dxa"/>
                  <w:tcBorders>
                    <w:top w:val="single" w:sz="4" w:space="0" w:color="auto"/>
                    <w:left w:val="single" w:sz="4" w:space="0" w:color="auto"/>
                    <w:bottom w:val="single" w:sz="4" w:space="0" w:color="auto"/>
                    <w:right w:val="single" w:sz="4" w:space="0" w:color="auto"/>
                  </w:tcBorders>
                </w:tcPr>
                <w:p w14:paraId="2B0668E3" w14:textId="77777777" w:rsidR="00AF65D2" w:rsidRPr="00D46E05" w:rsidRDefault="00AF65D2" w:rsidP="005A7B15">
                  <w:pPr>
                    <w:tabs>
                      <w:tab w:val="left" w:pos="86"/>
                      <w:tab w:val="left" w:pos="567"/>
                      <w:tab w:val="left" w:pos="893"/>
                      <w:tab w:val="left" w:pos="1708"/>
                      <w:tab w:val="left" w:pos="1866"/>
                      <w:tab w:val="left" w:pos="5103"/>
                      <w:tab w:val="left" w:pos="7117"/>
                    </w:tabs>
                    <w:suppressAutoHyphens/>
                    <w:jc w:val="both"/>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tc>
              <w:tc>
                <w:tcPr>
                  <w:tcW w:w="425" w:type="dxa"/>
                  <w:tcBorders>
                    <w:top w:val="single" w:sz="4" w:space="0" w:color="auto"/>
                    <w:left w:val="single" w:sz="4" w:space="0" w:color="auto"/>
                    <w:bottom w:val="single" w:sz="4" w:space="0" w:color="auto"/>
                    <w:right w:val="single" w:sz="4" w:space="0" w:color="auto"/>
                  </w:tcBorders>
                </w:tcPr>
                <w:p w14:paraId="2FF2A1CF" w14:textId="77777777" w:rsidR="00AF65D2" w:rsidRPr="00D46E05" w:rsidRDefault="00AF65D2" w:rsidP="005A7B15">
                  <w:pPr>
                    <w:tabs>
                      <w:tab w:val="left" w:pos="86"/>
                      <w:tab w:val="left" w:pos="567"/>
                      <w:tab w:val="left" w:pos="893"/>
                      <w:tab w:val="left" w:pos="1708"/>
                      <w:tab w:val="left" w:pos="1866"/>
                      <w:tab w:val="left" w:pos="5103"/>
                      <w:tab w:val="left" w:pos="7117"/>
                    </w:tabs>
                    <w:suppressAutoHyphens/>
                    <w:jc w:val="both"/>
                    <w:rPr>
                      <w:rFonts w:asciiTheme="minorHAnsi" w:hAnsiTheme="minorHAnsi" w:cstheme="minorHAnsi"/>
                      <w:spacing w:val="-2"/>
                      <w:sz w:val="22"/>
                      <w:szCs w:val="22"/>
                    </w:rPr>
                  </w:pPr>
                </w:p>
              </w:tc>
              <w:tc>
                <w:tcPr>
                  <w:tcW w:w="425" w:type="dxa"/>
                  <w:tcBorders>
                    <w:top w:val="single" w:sz="4" w:space="0" w:color="auto"/>
                    <w:left w:val="single" w:sz="4" w:space="0" w:color="auto"/>
                    <w:bottom w:val="single" w:sz="4" w:space="0" w:color="auto"/>
                    <w:right w:val="single" w:sz="4" w:space="0" w:color="auto"/>
                  </w:tcBorders>
                </w:tcPr>
                <w:p w14:paraId="0A3657C5" w14:textId="77777777" w:rsidR="00AF65D2" w:rsidRPr="00D46E05" w:rsidRDefault="00AF65D2" w:rsidP="005A7B15">
                  <w:pPr>
                    <w:tabs>
                      <w:tab w:val="left" w:pos="86"/>
                      <w:tab w:val="left" w:pos="567"/>
                      <w:tab w:val="left" w:pos="893"/>
                      <w:tab w:val="left" w:pos="1708"/>
                      <w:tab w:val="left" w:pos="1866"/>
                      <w:tab w:val="left" w:pos="5103"/>
                      <w:tab w:val="left" w:pos="7117"/>
                    </w:tabs>
                    <w:suppressAutoHyphens/>
                    <w:jc w:val="both"/>
                    <w:rPr>
                      <w:rFonts w:asciiTheme="minorHAnsi" w:hAnsiTheme="minorHAnsi" w:cstheme="minorHAnsi"/>
                      <w:spacing w:val="-2"/>
                      <w:sz w:val="22"/>
                      <w:szCs w:val="22"/>
                    </w:rPr>
                  </w:pPr>
                </w:p>
              </w:tc>
              <w:tc>
                <w:tcPr>
                  <w:tcW w:w="491" w:type="dxa"/>
                  <w:tcBorders>
                    <w:top w:val="single" w:sz="4" w:space="0" w:color="auto"/>
                    <w:left w:val="single" w:sz="4" w:space="0" w:color="auto"/>
                    <w:bottom w:val="single" w:sz="4" w:space="0" w:color="auto"/>
                    <w:right w:val="single" w:sz="4" w:space="0" w:color="auto"/>
                  </w:tcBorders>
                </w:tcPr>
                <w:p w14:paraId="61D1E4AD" w14:textId="77777777" w:rsidR="00AF65D2" w:rsidRPr="00D46E05" w:rsidRDefault="00AF65D2" w:rsidP="005A7B15">
                  <w:pPr>
                    <w:tabs>
                      <w:tab w:val="left" w:pos="86"/>
                      <w:tab w:val="left" w:pos="567"/>
                      <w:tab w:val="left" w:pos="893"/>
                      <w:tab w:val="left" w:pos="1708"/>
                      <w:tab w:val="left" w:pos="1866"/>
                      <w:tab w:val="left" w:pos="5103"/>
                      <w:tab w:val="left" w:pos="7117"/>
                    </w:tabs>
                    <w:suppressAutoHyphens/>
                    <w:jc w:val="both"/>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tc>
              <w:tc>
                <w:tcPr>
                  <w:tcW w:w="425" w:type="dxa"/>
                  <w:tcBorders>
                    <w:top w:val="single" w:sz="4" w:space="0" w:color="auto"/>
                    <w:left w:val="single" w:sz="4" w:space="0" w:color="auto"/>
                    <w:bottom w:val="single" w:sz="4" w:space="0" w:color="auto"/>
                    <w:right w:val="single" w:sz="4" w:space="0" w:color="auto"/>
                  </w:tcBorders>
                </w:tcPr>
                <w:p w14:paraId="4C3E9EF5" w14:textId="33869ECD" w:rsidR="00AF65D2" w:rsidRPr="00D46E05" w:rsidRDefault="007436E2" w:rsidP="005A7B15">
                  <w:pPr>
                    <w:tabs>
                      <w:tab w:val="left" w:pos="86"/>
                      <w:tab w:val="left" w:pos="567"/>
                      <w:tab w:val="left" w:pos="893"/>
                      <w:tab w:val="left" w:pos="1708"/>
                      <w:tab w:val="left" w:pos="1866"/>
                      <w:tab w:val="left" w:pos="5103"/>
                      <w:tab w:val="left" w:pos="7117"/>
                    </w:tabs>
                    <w:suppressAutoHyphens/>
                    <w:jc w:val="both"/>
                    <w:rPr>
                      <w:rFonts w:asciiTheme="minorHAnsi" w:hAnsiTheme="minorHAnsi" w:cstheme="minorHAnsi"/>
                      <w:spacing w:val="-2"/>
                      <w:sz w:val="22"/>
                      <w:szCs w:val="22"/>
                    </w:rPr>
                  </w:pPr>
                  <w:r>
                    <w:rPr>
                      <w:rFonts w:asciiTheme="minorHAnsi" w:hAnsiTheme="minorHAnsi" w:cstheme="minorHAnsi"/>
                      <w:spacing w:val="-2"/>
                      <w:sz w:val="22"/>
                      <w:szCs w:val="22"/>
                    </w:rPr>
                    <w:t>X</w:t>
                  </w:r>
                </w:p>
              </w:tc>
            </w:tr>
            <w:tr w:rsidR="00AF65D2" w:rsidRPr="00D46E05" w14:paraId="37CDB797" w14:textId="77777777" w:rsidTr="003E00F9">
              <w:trPr>
                <w:trHeight w:val="346"/>
              </w:trPr>
              <w:tc>
                <w:tcPr>
                  <w:tcW w:w="6935" w:type="dxa"/>
                  <w:tcBorders>
                    <w:top w:val="single" w:sz="4" w:space="0" w:color="auto"/>
                    <w:left w:val="single" w:sz="4" w:space="0" w:color="auto"/>
                    <w:bottom w:val="single" w:sz="4" w:space="0" w:color="auto"/>
                    <w:right w:val="single" w:sz="4" w:space="0" w:color="auto"/>
                  </w:tcBorders>
                  <w:shd w:val="clear" w:color="auto" w:fill="CCC0D9"/>
                </w:tcPr>
                <w:p w14:paraId="522D84D4" w14:textId="77777777" w:rsidR="00AF65D2" w:rsidRPr="00D46E05" w:rsidRDefault="00AF65D2" w:rsidP="005A7B15">
                  <w:pPr>
                    <w:tabs>
                      <w:tab w:val="left" w:pos="86"/>
                      <w:tab w:val="left" w:pos="567"/>
                      <w:tab w:val="left" w:pos="893"/>
                      <w:tab w:val="left" w:pos="1708"/>
                      <w:tab w:val="left" w:pos="1866"/>
                      <w:tab w:val="left" w:pos="5103"/>
                      <w:tab w:val="left" w:pos="7117"/>
                    </w:tabs>
                    <w:suppressAutoHyphens/>
                    <w:jc w:val="both"/>
                    <w:rPr>
                      <w:rFonts w:asciiTheme="minorHAnsi" w:hAnsiTheme="minorHAnsi" w:cstheme="minorHAnsi"/>
                      <w:spacing w:val="-2"/>
                      <w:sz w:val="22"/>
                      <w:szCs w:val="22"/>
                    </w:rPr>
                  </w:pPr>
                  <w:r w:rsidRPr="00D46E05">
                    <w:rPr>
                      <w:rFonts w:asciiTheme="minorHAnsi" w:hAnsiTheme="minorHAnsi" w:cstheme="minorHAnsi"/>
                      <w:spacing w:val="-2"/>
                      <w:sz w:val="22"/>
                      <w:szCs w:val="22"/>
                    </w:rPr>
                    <w:t xml:space="preserve">Biologically hazardous </w:t>
                  </w:r>
                  <w:r w:rsidR="00EC363A" w:rsidRPr="00D46E05">
                    <w:rPr>
                      <w:rFonts w:asciiTheme="minorHAnsi" w:hAnsiTheme="minorHAnsi" w:cstheme="minorHAnsi"/>
                      <w:spacing w:val="-2"/>
                      <w:sz w:val="22"/>
                      <w:szCs w:val="22"/>
                    </w:rPr>
                    <w:t>micro-organisms</w:t>
                  </w:r>
                </w:p>
              </w:tc>
              <w:tc>
                <w:tcPr>
                  <w:tcW w:w="567" w:type="dxa"/>
                  <w:tcBorders>
                    <w:top w:val="single" w:sz="4" w:space="0" w:color="auto"/>
                    <w:left w:val="single" w:sz="4" w:space="0" w:color="auto"/>
                    <w:bottom w:val="single" w:sz="4" w:space="0" w:color="auto"/>
                    <w:right w:val="single" w:sz="4" w:space="0" w:color="auto"/>
                  </w:tcBorders>
                  <w:shd w:val="clear" w:color="auto" w:fill="CCC0D9"/>
                </w:tcPr>
                <w:p w14:paraId="374D9C99" w14:textId="77777777" w:rsidR="00AF65D2" w:rsidRPr="00D46E05" w:rsidRDefault="00AF65D2" w:rsidP="005A7B15">
                  <w:pPr>
                    <w:tabs>
                      <w:tab w:val="left" w:pos="86"/>
                      <w:tab w:val="left" w:pos="567"/>
                      <w:tab w:val="left" w:pos="893"/>
                      <w:tab w:val="left" w:pos="1708"/>
                      <w:tab w:val="left" w:pos="1866"/>
                      <w:tab w:val="left" w:pos="5103"/>
                      <w:tab w:val="left" w:pos="7117"/>
                    </w:tabs>
                    <w:suppressAutoHyphens/>
                    <w:jc w:val="both"/>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tc>
              <w:tc>
                <w:tcPr>
                  <w:tcW w:w="425" w:type="dxa"/>
                  <w:tcBorders>
                    <w:top w:val="single" w:sz="4" w:space="0" w:color="auto"/>
                    <w:left w:val="single" w:sz="4" w:space="0" w:color="auto"/>
                    <w:bottom w:val="single" w:sz="4" w:space="0" w:color="auto"/>
                    <w:right w:val="single" w:sz="4" w:space="0" w:color="auto"/>
                  </w:tcBorders>
                  <w:shd w:val="clear" w:color="auto" w:fill="CCC0D9"/>
                </w:tcPr>
                <w:p w14:paraId="377D5C6B" w14:textId="77777777" w:rsidR="00AF65D2" w:rsidRPr="00D46E05" w:rsidRDefault="00AF65D2" w:rsidP="005A7B15">
                  <w:pPr>
                    <w:tabs>
                      <w:tab w:val="left" w:pos="86"/>
                      <w:tab w:val="left" w:pos="567"/>
                      <w:tab w:val="left" w:pos="893"/>
                      <w:tab w:val="left" w:pos="1708"/>
                      <w:tab w:val="left" w:pos="1866"/>
                      <w:tab w:val="left" w:pos="5103"/>
                      <w:tab w:val="left" w:pos="7117"/>
                    </w:tabs>
                    <w:suppressAutoHyphens/>
                    <w:jc w:val="both"/>
                    <w:rPr>
                      <w:rFonts w:asciiTheme="minorHAnsi" w:hAnsiTheme="minorHAnsi" w:cstheme="minorHAnsi"/>
                      <w:spacing w:val="-2"/>
                      <w:sz w:val="22"/>
                      <w:szCs w:val="22"/>
                    </w:rPr>
                  </w:pP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5F4F4F9C" w14:textId="77777777" w:rsidR="00AF65D2" w:rsidRPr="00D46E05" w:rsidRDefault="00AF65D2" w:rsidP="005A7B15">
                  <w:pPr>
                    <w:tabs>
                      <w:tab w:val="left" w:pos="86"/>
                      <w:tab w:val="left" w:pos="567"/>
                      <w:tab w:val="left" w:pos="893"/>
                      <w:tab w:val="left" w:pos="1708"/>
                      <w:tab w:val="left" w:pos="1866"/>
                      <w:tab w:val="left" w:pos="5103"/>
                      <w:tab w:val="left" w:pos="7117"/>
                    </w:tabs>
                    <w:suppressAutoHyphens/>
                    <w:jc w:val="both"/>
                    <w:rPr>
                      <w:rFonts w:asciiTheme="minorHAnsi" w:hAnsiTheme="minorHAnsi" w:cstheme="minorHAnsi"/>
                      <w:spacing w:val="-2"/>
                      <w:sz w:val="22"/>
                      <w:szCs w:val="22"/>
                    </w:rPr>
                  </w:pPr>
                </w:p>
              </w:tc>
              <w:tc>
                <w:tcPr>
                  <w:tcW w:w="491" w:type="dxa"/>
                  <w:tcBorders>
                    <w:top w:val="single" w:sz="4" w:space="0" w:color="auto"/>
                    <w:left w:val="single" w:sz="4" w:space="0" w:color="auto"/>
                    <w:bottom w:val="single" w:sz="4" w:space="0" w:color="auto"/>
                    <w:right w:val="single" w:sz="4" w:space="0" w:color="auto"/>
                  </w:tcBorders>
                  <w:shd w:val="clear" w:color="auto" w:fill="CCC0D9"/>
                </w:tcPr>
                <w:p w14:paraId="00ADEC3E" w14:textId="77777777" w:rsidR="00AF65D2" w:rsidRPr="00D46E05" w:rsidRDefault="00AF65D2" w:rsidP="005A7B15">
                  <w:pPr>
                    <w:tabs>
                      <w:tab w:val="left" w:pos="86"/>
                      <w:tab w:val="left" w:pos="567"/>
                      <w:tab w:val="left" w:pos="893"/>
                      <w:tab w:val="left" w:pos="1708"/>
                      <w:tab w:val="left" w:pos="1866"/>
                      <w:tab w:val="left" w:pos="5103"/>
                      <w:tab w:val="left" w:pos="7117"/>
                    </w:tabs>
                    <w:suppressAutoHyphens/>
                    <w:jc w:val="both"/>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tc>
              <w:tc>
                <w:tcPr>
                  <w:tcW w:w="425" w:type="dxa"/>
                  <w:tcBorders>
                    <w:top w:val="single" w:sz="4" w:space="0" w:color="auto"/>
                    <w:left w:val="single" w:sz="4" w:space="0" w:color="auto"/>
                    <w:bottom w:val="single" w:sz="4" w:space="0" w:color="auto"/>
                    <w:right w:val="single" w:sz="4" w:space="0" w:color="auto"/>
                  </w:tcBorders>
                  <w:shd w:val="clear" w:color="auto" w:fill="CCC0D9"/>
                </w:tcPr>
                <w:p w14:paraId="2B4CAE76" w14:textId="4E86DB9D" w:rsidR="00AF65D2" w:rsidRPr="00D46E05" w:rsidRDefault="007436E2" w:rsidP="005A7B15">
                  <w:pPr>
                    <w:tabs>
                      <w:tab w:val="left" w:pos="86"/>
                      <w:tab w:val="left" w:pos="567"/>
                      <w:tab w:val="left" w:pos="893"/>
                      <w:tab w:val="left" w:pos="1708"/>
                      <w:tab w:val="left" w:pos="1866"/>
                      <w:tab w:val="left" w:pos="5103"/>
                      <w:tab w:val="left" w:pos="7117"/>
                    </w:tabs>
                    <w:suppressAutoHyphens/>
                    <w:jc w:val="both"/>
                    <w:rPr>
                      <w:rFonts w:asciiTheme="minorHAnsi" w:hAnsiTheme="minorHAnsi" w:cstheme="minorHAnsi"/>
                      <w:spacing w:val="-2"/>
                      <w:sz w:val="22"/>
                      <w:szCs w:val="22"/>
                    </w:rPr>
                  </w:pPr>
                  <w:r>
                    <w:rPr>
                      <w:rFonts w:asciiTheme="minorHAnsi" w:hAnsiTheme="minorHAnsi" w:cstheme="minorHAnsi"/>
                      <w:spacing w:val="-2"/>
                      <w:sz w:val="22"/>
                      <w:szCs w:val="22"/>
                    </w:rPr>
                    <w:t>X</w:t>
                  </w:r>
                </w:p>
              </w:tc>
            </w:tr>
            <w:tr w:rsidR="00AF65D2" w:rsidRPr="00D46E05" w14:paraId="5CCA2AEC" w14:textId="77777777" w:rsidTr="003E00F9">
              <w:trPr>
                <w:trHeight w:val="346"/>
              </w:trPr>
              <w:tc>
                <w:tcPr>
                  <w:tcW w:w="6935" w:type="dxa"/>
                  <w:tcBorders>
                    <w:top w:val="single" w:sz="4" w:space="0" w:color="auto"/>
                    <w:left w:val="single" w:sz="4" w:space="0" w:color="auto"/>
                    <w:bottom w:val="single" w:sz="4" w:space="0" w:color="auto"/>
                    <w:right w:val="single" w:sz="4" w:space="0" w:color="auto"/>
                  </w:tcBorders>
                </w:tcPr>
                <w:p w14:paraId="6A08EF36" w14:textId="77777777" w:rsidR="00AF65D2" w:rsidRPr="00D46E05" w:rsidRDefault="00AF65D2" w:rsidP="005A7B15">
                  <w:pPr>
                    <w:tabs>
                      <w:tab w:val="left" w:pos="86"/>
                      <w:tab w:val="left" w:pos="567"/>
                      <w:tab w:val="left" w:pos="893"/>
                      <w:tab w:val="left" w:pos="1708"/>
                      <w:tab w:val="left" w:pos="1866"/>
                      <w:tab w:val="left" w:pos="5103"/>
                      <w:tab w:val="left" w:pos="7117"/>
                    </w:tabs>
                    <w:suppressAutoHyphens/>
                    <w:jc w:val="both"/>
                    <w:rPr>
                      <w:rFonts w:asciiTheme="minorHAnsi" w:hAnsiTheme="minorHAnsi" w:cstheme="minorHAnsi"/>
                      <w:spacing w:val="-2"/>
                      <w:sz w:val="22"/>
                      <w:szCs w:val="22"/>
                    </w:rPr>
                  </w:pPr>
                  <w:r w:rsidRPr="00D46E05">
                    <w:rPr>
                      <w:rFonts w:asciiTheme="minorHAnsi" w:hAnsiTheme="minorHAnsi" w:cstheme="minorHAnsi"/>
                      <w:spacing w:val="-2"/>
                      <w:sz w:val="22"/>
                      <w:szCs w:val="22"/>
                    </w:rPr>
                    <w:t>Chemically hazardous materials</w:t>
                  </w:r>
                </w:p>
              </w:tc>
              <w:tc>
                <w:tcPr>
                  <w:tcW w:w="567" w:type="dxa"/>
                  <w:tcBorders>
                    <w:top w:val="single" w:sz="4" w:space="0" w:color="auto"/>
                    <w:left w:val="single" w:sz="4" w:space="0" w:color="auto"/>
                    <w:bottom w:val="single" w:sz="4" w:space="0" w:color="auto"/>
                    <w:right w:val="single" w:sz="4" w:space="0" w:color="auto"/>
                  </w:tcBorders>
                </w:tcPr>
                <w:p w14:paraId="73CDDA8F" w14:textId="77777777" w:rsidR="00AF65D2" w:rsidRPr="00D46E05" w:rsidRDefault="00AF65D2" w:rsidP="005A7B15">
                  <w:pPr>
                    <w:tabs>
                      <w:tab w:val="left" w:pos="86"/>
                      <w:tab w:val="left" w:pos="567"/>
                      <w:tab w:val="left" w:pos="893"/>
                      <w:tab w:val="left" w:pos="1708"/>
                      <w:tab w:val="left" w:pos="1866"/>
                      <w:tab w:val="left" w:pos="5103"/>
                      <w:tab w:val="left" w:pos="7117"/>
                    </w:tabs>
                    <w:suppressAutoHyphens/>
                    <w:jc w:val="both"/>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tc>
              <w:tc>
                <w:tcPr>
                  <w:tcW w:w="425" w:type="dxa"/>
                  <w:tcBorders>
                    <w:top w:val="single" w:sz="4" w:space="0" w:color="auto"/>
                    <w:left w:val="single" w:sz="4" w:space="0" w:color="auto"/>
                    <w:bottom w:val="single" w:sz="4" w:space="0" w:color="auto"/>
                    <w:right w:val="single" w:sz="4" w:space="0" w:color="auto"/>
                  </w:tcBorders>
                </w:tcPr>
                <w:p w14:paraId="3B468806" w14:textId="77777777" w:rsidR="00AF65D2" w:rsidRPr="00D46E05" w:rsidRDefault="00AF65D2" w:rsidP="005A7B15">
                  <w:pPr>
                    <w:tabs>
                      <w:tab w:val="left" w:pos="86"/>
                      <w:tab w:val="left" w:pos="567"/>
                      <w:tab w:val="left" w:pos="893"/>
                      <w:tab w:val="left" w:pos="1708"/>
                      <w:tab w:val="left" w:pos="1866"/>
                      <w:tab w:val="left" w:pos="5103"/>
                      <w:tab w:val="left" w:pos="7117"/>
                    </w:tabs>
                    <w:suppressAutoHyphens/>
                    <w:jc w:val="both"/>
                    <w:rPr>
                      <w:rFonts w:asciiTheme="minorHAnsi" w:hAnsiTheme="minorHAnsi" w:cstheme="minorHAnsi"/>
                      <w:spacing w:val="-2"/>
                      <w:sz w:val="22"/>
                      <w:szCs w:val="22"/>
                    </w:rPr>
                  </w:pPr>
                </w:p>
              </w:tc>
              <w:tc>
                <w:tcPr>
                  <w:tcW w:w="425" w:type="dxa"/>
                  <w:tcBorders>
                    <w:top w:val="single" w:sz="4" w:space="0" w:color="auto"/>
                    <w:left w:val="single" w:sz="4" w:space="0" w:color="auto"/>
                    <w:bottom w:val="single" w:sz="4" w:space="0" w:color="auto"/>
                    <w:right w:val="single" w:sz="4" w:space="0" w:color="auto"/>
                  </w:tcBorders>
                </w:tcPr>
                <w:p w14:paraId="1BDD338F" w14:textId="77777777" w:rsidR="00AF65D2" w:rsidRPr="00D46E05" w:rsidRDefault="00AF65D2" w:rsidP="005A7B15">
                  <w:pPr>
                    <w:tabs>
                      <w:tab w:val="left" w:pos="86"/>
                      <w:tab w:val="left" w:pos="567"/>
                      <w:tab w:val="left" w:pos="893"/>
                      <w:tab w:val="left" w:pos="1708"/>
                      <w:tab w:val="left" w:pos="1866"/>
                      <w:tab w:val="left" w:pos="5103"/>
                      <w:tab w:val="left" w:pos="7117"/>
                    </w:tabs>
                    <w:suppressAutoHyphens/>
                    <w:jc w:val="both"/>
                    <w:rPr>
                      <w:rFonts w:asciiTheme="minorHAnsi" w:hAnsiTheme="minorHAnsi" w:cstheme="minorHAnsi"/>
                      <w:spacing w:val="-2"/>
                      <w:sz w:val="22"/>
                      <w:szCs w:val="22"/>
                    </w:rPr>
                  </w:pPr>
                </w:p>
              </w:tc>
              <w:tc>
                <w:tcPr>
                  <w:tcW w:w="491" w:type="dxa"/>
                  <w:tcBorders>
                    <w:top w:val="single" w:sz="4" w:space="0" w:color="auto"/>
                    <w:left w:val="single" w:sz="4" w:space="0" w:color="auto"/>
                    <w:bottom w:val="single" w:sz="4" w:space="0" w:color="auto"/>
                    <w:right w:val="single" w:sz="4" w:space="0" w:color="auto"/>
                  </w:tcBorders>
                </w:tcPr>
                <w:p w14:paraId="100FC593" w14:textId="77777777" w:rsidR="00AF65D2" w:rsidRPr="00D46E05" w:rsidRDefault="00AF65D2" w:rsidP="005A7B15">
                  <w:pPr>
                    <w:tabs>
                      <w:tab w:val="left" w:pos="86"/>
                      <w:tab w:val="left" w:pos="567"/>
                      <w:tab w:val="left" w:pos="893"/>
                      <w:tab w:val="left" w:pos="1708"/>
                      <w:tab w:val="left" w:pos="1866"/>
                      <w:tab w:val="left" w:pos="5103"/>
                      <w:tab w:val="left" w:pos="7117"/>
                    </w:tabs>
                    <w:suppressAutoHyphens/>
                    <w:jc w:val="both"/>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tc>
              <w:tc>
                <w:tcPr>
                  <w:tcW w:w="425" w:type="dxa"/>
                  <w:tcBorders>
                    <w:top w:val="single" w:sz="4" w:space="0" w:color="auto"/>
                    <w:left w:val="single" w:sz="4" w:space="0" w:color="auto"/>
                    <w:bottom w:val="single" w:sz="4" w:space="0" w:color="auto"/>
                    <w:right w:val="single" w:sz="4" w:space="0" w:color="auto"/>
                  </w:tcBorders>
                </w:tcPr>
                <w:p w14:paraId="481B5CF6" w14:textId="26A3F845" w:rsidR="00AF65D2" w:rsidRPr="00D46E05" w:rsidRDefault="007436E2" w:rsidP="005A7B15">
                  <w:pPr>
                    <w:tabs>
                      <w:tab w:val="left" w:pos="86"/>
                      <w:tab w:val="left" w:pos="567"/>
                      <w:tab w:val="left" w:pos="893"/>
                      <w:tab w:val="left" w:pos="1708"/>
                      <w:tab w:val="left" w:pos="1866"/>
                      <w:tab w:val="left" w:pos="5103"/>
                      <w:tab w:val="left" w:pos="7117"/>
                    </w:tabs>
                    <w:suppressAutoHyphens/>
                    <w:jc w:val="both"/>
                    <w:rPr>
                      <w:rFonts w:asciiTheme="minorHAnsi" w:hAnsiTheme="minorHAnsi" w:cstheme="minorHAnsi"/>
                      <w:spacing w:val="-2"/>
                      <w:sz w:val="22"/>
                      <w:szCs w:val="22"/>
                    </w:rPr>
                  </w:pPr>
                  <w:r>
                    <w:rPr>
                      <w:rFonts w:asciiTheme="minorHAnsi" w:hAnsiTheme="minorHAnsi" w:cstheme="minorHAnsi"/>
                      <w:spacing w:val="-2"/>
                      <w:sz w:val="22"/>
                      <w:szCs w:val="22"/>
                    </w:rPr>
                    <w:t>X</w:t>
                  </w:r>
                </w:p>
              </w:tc>
            </w:tr>
            <w:tr w:rsidR="00AF65D2" w:rsidRPr="00D46E05" w14:paraId="2230FED6" w14:textId="77777777" w:rsidTr="003E00F9">
              <w:trPr>
                <w:trHeight w:val="346"/>
              </w:trPr>
              <w:tc>
                <w:tcPr>
                  <w:tcW w:w="6935" w:type="dxa"/>
                  <w:tcBorders>
                    <w:top w:val="single" w:sz="4" w:space="0" w:color="auto"/>
                    <w:left w:val="single" w:sz="4" w:space="0" w:color="auto"/>
                    <w:bottom w:val="single" w:sz="4" w:space="0" w:color="auto"/>
                    <w:right w:val="single" w:sz="4" w:space="0" w:color="auto"/>
                  </w:tcBorders>
                  <w:shd w:val="clear" w:color="auto" w:fill="CCC0D9"/>
                </w:tcPr>
                <w:p w14:paraId="52DD8C9B" w14:textId="77777777" w:rsidR="00AF65D2" w:rsidRPr="00D46E05" w:rsidRDefault="00EC363A" w:rsidP="005A7B15">
                  <w:pPr>
                    <w:tabs>
                      <w:tab w:val="left" w:pos="86"/>
                      <w:tab w:val="left" w:pos="567"/>
                      <w:tab w:val="left" w:pos="893"/>
                      <w:tab w:val="left" w:pos="1708"/>
                      <w:tab w:val="left" w:pos="1866"/>
                      <w:tab w:val="left" w:pos="5103"/>
                      <w:tab w:val="left" w:pos="7117"/>
                    </w:tabs>
                    <w:suppressAutoHyphens/>
                    <w:jc w:val="both"/>
                    <w:rPr>
                      <w:rFonts w:asciiTheme="minorHAnsi" w:hAnsiTheme="minorHAnsi" w:cstheme="minorHAnsi"/>
                      <w:spacing w:val="-2"/>
                      <w:sz w:val="22"/>
                      <w:szCs w:val="22"/>
                    </w:rPr>
                  </w:pPr>
                  <w:r w:rsidRPr="00D46E05">
                    <w:rPr>
                      <w:rFonts w:asciiTheme="minorHAnsi" w:hAnsiTheme="minorHAnsi" w:cstheme="minorHAnsi"/>
                      <w:spacing w:val="-2"/>
                      <w:sz w:val="22"/>
                      <w:szCs w:val="22"/>
                    </w:rPr>
                    <w:t>Human body fluids or tissue</w:t>
                  </w:r>
                </w:p>
              </w:tc>
              <w:tc>
                <w:tcPr>
                  <w:tcW w:w="567" w:type="dxa"/>
                  <w:tcBorders>
                    <w:top w:val="single" w:sz="4" w:space="0" w:color="auto"/>
                    <w:left w:val="single" w:sz="4" w:space="0" w:color="auto"/>
                    <w:bottom w:val="single" w:sz="4" w:space="0" w:color="auto"/>
                    <w:right w:val="single" w:sz="4" w:space="0" w:color="auto"/>
                  </w:tcBorders>
                  <w:shd w:val="clear" w:color="auto" w:fill="CCC0D9"/>
                </w:tcPr>
                <w:p w14:paraId="1867ED3A" w14:textId="77777777" w:rsidR="00AF65D2" w:rsidRPr="00D46E05" w:rsidRDefault="00AF65D2" w:rsidP="005A7B15">
                  <w:pPr>
                    <w:tabs>
                      <w:tab w:val="left" w:pos="86"/>
                      <w:tab w:val="left" w:pos="567"/>
                      <w:tab w:val="left" w:pos="893"/>
                      <w:tab w:val="left" w:pos="1708"/>
                      <w:tab w:val="left" w:pos="1866"/>
                      <w:tab w:val="left" w:pos="5103"/>
                      <w:tab w:val="left" w:pos="7117"/>
                    </w:tabs>
                    <w:suppressAutoHyphens/>
                    <w:jc w:val="both"/>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tc>
              <w:tc>
                <w:tcPr>
                  <w:tcW w:w="425" w:type="dxa"/>
                  <w:tcBorders>
                    <w:top w:val="single" w:sz="4" w:space="0" w:color="auto"/>
                    <w:left w:val="single" w:sz="4" w:space="0" w:color="auto"/>
                    <w:bottom w:val="single" w:sz="4" w:space="0" w:color="auto"/>
                    <w:right w:val="single" w:sz="4" w:space="0" w:color="auto"/>
                  </w:tcBorders>
                  <w:shd w:val="clear" w:color="auto" w:fill="CCC0D9"/>
                </w:tcPr>
                <w:p w14:paraId="66049885" w14:textId="77777777" w:rsidR="00AF65D2" w:rsidRPr="00D46E05" w:rsidRDefault="00AF65D2" w:rsidP="005A7B15">
                  <w:pPr>
                    <w:tabs>
                      <w:tab w:val="left" w:pos="86"/>
                      <w:tab w:val="left" w:pos="567"/>
                      <w:tab w:val="left" w:pos="893"/>
                      <w:tab w:val="left" w:pos="1708"/>
                      <w:tab w:val="left" w:pos="1866"/>
                      <w:tab w:val="left" w:pos="5103"/>
                      <w:tab w:val="left" w:pos="7117"/>
                    </w:tabs>
                    <w:suppressAutoHyphens/>
                    <w:jc w:val="both"/>
                    <w:rPr>
                      <w:rFonts w:asciiTheme="minorHAnsi" w:hAnsiTheme="minorHAnsi" w:cstheme="minorHAnsi"/>
                      <w:spacing w:val="-2"/>
                      <w:sz w:val="22"/>
                      <w:szCs w:val="22"/>
                    </w:rPr>
                  </w:pP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595C06F9" w14:textId="77777777" w:rsidR="00AF65D2" w:rsidRPr="00D46E05" w:rsidRDefault="00AF65D2" w:rsidP="005A7B15">
                  <w:pPr>
                    <w:tabs>
                      <w:tab w:val="left" w:pos="86"/>
                      <w:tab w:val="left" w:pos="567"/>
                      <w:tab w:val="left" w:pos="893"/>
                      <w:tab w:val="left" w:pos="1708"/>
                      <w:tab w:val="left" w:pos="1866"/>
                      <w:tab w:val="left" w:pos="5103"/>
                      <w:tab w:val="left" w:pos="7117"/>
                    </w:tabs>
                    <w:suppressAutoHyphens/>
                    <w:jc w:val="both"/>
                    <w:rPr>
                      <w:rFonts w:asciiTheme="minorHAnsi" w:hAnsiTheme="minorHAnsi" w:cstheme="minorHAnsi"/>
                      <w:spacing w:val="-2"/>
                      <w:sz w:val="22"/>
                      <w:szCs w:val="22"/>
                    </w:rPr>
                  </w:pPr>
                </w:p>
              </w:tc>
              <w:tc>
                <w:tcPr>
                  <w:tcW w:w="491" w:type="dxa"/>
                  <w:tcBorders>
                    <w:top w:val="single" w:sz="4" w:space="0" w:color="auto"/>
                    <w:left w:val="single" w:sz="4" w:space="0" w:color="auto"/>
                    <w:bottom w:val="single" w:sz="4" w:space="0" w:color="auto"/>
                    <w:right w:val="single" w:sz="4" w:space="0" w:color="auto"/>
                  </w:tcBorders>
                  <w:shd w:val="clear" w:color="auto" w:fill="CCC0D9"/>
                </w:tcPr>
                <w:p w14:paraId="3A84646F" w14:textId="77777777" w:rsidR="00AF65D2" w:rsidRPr="00D46E05" w:rsidRDefault="00AF65D2" w:rsidP="005A7B15">
                  <w:pPr>
                    <w:tabs>
                      <w:tab w:val="left" w:pos="86"/>
                      <w:tab w:val="left" w:pos="567"/>
                      <w:tab w:val="left" w:pos="893"/>
                      <w:tab w:val="left" w:pos="1708"/>
                      <w:tab w:val="left" w:pos="1866"/>
                      <w:tab w:val="left" w:pos="5103"/>
                      <w:tab w:val="left" w:pos="7117"/>
                    </w:tabs>
                    <w:suppressAutoHyphens/>
                    <w:jc w:val="both"/>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tc>
              <w:tc>
                <w:tcPr>
                  <w:tcW w:w="425" w:type="dxa"/>
                  <w:tcBorders>
                    <w:top w:val="single" w:sz="4" w:space="0" w:color="auto"/>
                    <w:left w:val="single" w:sz="4" w:space="0" w:color="auto"/>
                    <w:bottom w:val="single" w:sz="4" w:space="0" w:color="auto"/>
                    <w:right w:val="single" w:sz="4" w:space="0" w:color="auto"/>
                  </w:tcBorders>
                  <w:shd w:val="clear" w:color="auto" w:fill="CCC0D9"/>
                </w:tcPr>
                <w:p w14:paraId="040DD856" w14:textId="7B78278F" w:rsidR="00AF65D2" w:rsidRPr="00D46E05" w:rsidRDefault="007436E2" w:rsidP="005A7B15">
                  <w:pPr>
                    <w:tabs>
                      <w:tab w:val="left" w:pos="86"/>
                      <w:tab w:val="left" w:pos="567"/>
                      <w:tab w:val="left" w:pos="893"/>
                      <w:tab w:val="left" w:pos="1708"/>
                      <w:tab w:val="left" w:pos="1866"/>
                      <w:tab w:val="left" w:pos="5103"/>
                      <w:tab w:val="left" w:pos="7117"/>
                    </w:tabs>
                    <w:suppressAutoHyphens/>
                    <w:jc w:val="both"/>
                    <w:rPr>
                      <w:rFonts w:asciiTheme="minorHAnsi" w:hAnsiTheme="minorHAnsi" w:cstheme="minorHAnsi"/>
                      <w:spacing w:val="-2"/>
                      <w:sz w:val="22"/>
                      <w:szCs w:val="22"/>
                    </w:rPr>
                  </w:pPr>
                  <w:r>
                    <w:rPr>
                      <w:rFonts w:asciiTheme="minorHAnsi" w:hAnsiTheme="minorHAnsi" w:cstheme="minorHAnsi"/>
                      <w:spacing w:val="-2"/>
                      <w:sz w:val="22"/>
                      <w:szCs w:val="22"/>
                    </w:rPr>
                    <w:t>X</w:t>
                  </w:r>
                </w:p>
              </w:tc>
            </w:tr>
            <w:tr w:rsidR="00AF65D2" w:rsidRPr="00D46E05" w14:paraId="7685F6CC" w14:textId="77777777" w:rsidTr="003E00F9">
              <w:trPr>
                <w:trHeight w:val="346"/>
              </w:trPr>
              <w:tc>
                <w:tcPr>
                  <w:tcW w:w="6935" w:type="dxa"/>
                  <w:tcBorders>
                    <w:top w:val="single" w:sz="4" w:space="0" w:color="auto"/>
                    <w:left w:val="single" w:sz="4" w:space="0" w:color="auto"/>
                    <w:bottom w:val="single" w:sz="4" w:space="0" w:color="auto"/>
                    <w:right w:val="single" w:sz="4" w:space="0" w:color="auto"/>
                  </w:tcBorders>
                </w:tcPr>
                <w:p w14:paraId="4CAD15EF" w14:textId="77777777" w:rsidR="00AF65D2" w:rsidRPr="00D46E05" w:rsidRDefault="00AF65D2" w:rsidP="005A7B15">
                  <w:pPr>
                    <w:tabs>
                      <w:tab w:val="left" w:pos="86"/>
                      <w:tab w:val="left" w:pos="567"/>
                      <w:tab w:val="left" w:pos="893"/>
                      <w:tab w:val="left" w:pos="1708"/>
                      <w:tab w:val="left" w:pos="1866"/>
                      <w:tab w:val="left" w:pos="5103"/>
                      <w:tab w:val="left" w:pos="7117"/>
                    </w:tabs>
                    <w:suppressAutoHyphens/>
                    <w:jc w:val="both"/>
                    <w:rPr>
                      <w:rFonts w:asciiTheme="minorHAnsi" w:hAnsiTheme="minorHAnsi" w:cstheme="minorHAnsi"/>
                      <w:spacing w:val="-2"/>
                      <w:sz w:val="22"/>
                      <w:szCs w:val="22"/>
                    </w:rPr>
                  </w:pPr>
                  <w:r w:rsidRPr="00D46E05">
                    <w:rPr>
                      <w:rFonts w:asciiTheme="minorHAnsi" w:hAnsiTheme="minorHAnsi" w:cstheme="minorHAnsi"/>
                      <w:spacing w:val="-2"/>
                      <w:sz w:val="22"/>
                      <w:szCs w:val="22"/>
                    </w:rPr>
                    <w:lastRenderedPageBreak/>
                    <w:t>Radioisotopes</w:t>
                  </w:r>
                  <w:r w:rsidR="00DB2195" w:rsidRPr="00D46E05">
                    <w:rPr>
                      <w:rFonts w:asciiTheme="minorHAnsi" w:hAnsiTheme="minorHAnsi" w:cstheme="minorHAnsi"/>
                      <w:spacing w:val="-2"/>
                      <w:sz w:val="22"/>
                      <w:szCs w:val="22"/>
                    </w:rPr>
                    <w:t xml:space="preserve"> </w:t>
                  </w:r>
                  <w:r w:rsidR="007C15AF" w:rsidRPr="00D46E05">
                    <w:rPr>
                      <w:rFonts w:asciiTheme="minorHAnsi" w:hAnsiTheme="minorHAnsi" w:cstheme="minorHAnsi"/>
                      <w:spacing w:val="-2"/>
                      <w:sz w:val="22"/>
                      <w:szCs w:val="22"/>
                    </w:rPr>
                    <w:t>or</w:t>
                  </w:r>
                  <w:r w:rsidR="00DB2195" w:rsidRPr="00D46E05">
                    <w:rPr>
                      <w:rFonts w:asciiTheme="minorHAnsi" w:hAnsiTheme="minorHAnsi" w:cstheme="minorHAnsi"/>
                      <w:spacing w:val="-2"/>
                      <w:sz w:val="22"/>
                      <w:szCs w:val="22"/>
                    </w:rPr>
                    <w:t xml:space="preserve"> unsealed sources</w:t>
                  </w:r>
                </w:p>
              </w:tc>
              <w:tc>
                <w:tcPr>
                  <w:tcW w:w="567" w:type="dxa"/>
                  <w:tcBorders>
                    <w:top w:val="single" w:sz="4" w:space="0" w:color="auto"/>
                    <w:left w:val="single" w:sz="4" w:space="0" w:color="auto"/>
                    <w:bottom w:val="single" w:sz="4" w:space="0" w:color="auto"/>
                    <w:right w:val="single" w:sz="4" w:space="0" w:color="auto"/>
                  </w:tcBorders>
                </w:tcPr>
                <w:p w14:paraId="272F4286" w14:textId="77777777" w:rsidR="00AF65D2" w:rsidRPr="00D46E05" w:rsidRDefault="00AF65D2" w:rsidP="005A7B15">
                  <w:pPr>
                    <w:tabs>
                      <w:tab w:val="left" w:pos="86"/>
                      <w:tab w:val="left" w:pos="567"/>
                      <w:tab w:val="left" w:pos="893"/>
                      <w:tab w:val="left" w:pos="1708"/>
                      <w:tab w:val="left" w:pos="1866"/>
                      <w:tab w:val="left" w:pos="5103"/>
                      <w:tab w:val="left" w:pos="7117"/>
                    </w:tabs>
                    <w:suppressAutoHyphens/>
                    <w:jc w:val="both"/>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tc>
              <w:tc>
                <w:tcPr>
                  <w:tcW w:w="425" w:type="dxa"/>
                  <w:tcBorders>
                    <w:top w:val="single" w:sz="4" w:space="0" w:color="auto"/>
                    <w:left w:val="single" w:sz="4" w:space="0" w:color="auto"/>
                    <w:bottom w:val="single" w:sz="4" w:space="0" w:color="auto"/>
                    <w:right w:val="single" w:sz="4" w:space="0" w:color="auto"/>
                  </w:tcBorders>
                </w:tcPr>
                <w:p w14:paraId="5B17DA35" w14:textId="77777777" w:rsidR="00AF65D2" w:rsidRPr="00D46E05" w:rsidRDefault="00AF65D2" w:rsidP="005A7B15">
                  <w:pPr>
                    <w:tabs>
                      <w:tab w:val="left" w:pos="86"/>
                      <w:tab w:val="left" w:pos="567"/>
                      <w:tab w:val="left" w:pos="893"/>
                      <w:tab w:val="left" w:pos="1708"/>
                      <w:tab w:val="left" w:pos="1866"/>
                      <w:tab w:val="left" w:pos="5103"/>
                      <w:tab w:val="left" w:pos="7117"/>
                    </w:tabs>
                    <w:suppressAutoHyphens/>
                    <w:jc w:val="both"/>
                    <w:rPr>
                      <w:rFonts w:asciiTheme="minorHAnsi" w:hAnsiTheme="minorHAnsi" w:cstheme="minorHAnsi"/>
                      <w:spacing w:val="-2"/>
                      <w:sz w:val="22"/>
                      <w:szCs w:val="22"/>
                    </w:rPr>
                  </w:pPr>
                </w:p>
              </w:tc>
              <w:tc>
                <w:tcPr>
                  <w:tcW w:w="425" w:type="dxa"/>
                  <w:tcBorders>
                    <w:top w:val="single" w:sz="4" w:space="0" w:color="auto"/>
                    <w:left w:val="single" w:sz="4" w:space="0" w:color="auto"/>
                    <w:bottom w:val="single" w:sz="4" w:space="0" w:color="auto"/>
                    <w:right w:val="single" w:sz="4" w:space="0" w:color="auto"/>
                  </w:tcBorders>
                </w:tcPr>
                <w:p w14:paraId="3D1B00B1" w14:textId="77777777" w:rsidR="00AF65D2" w:rsidRPr="00D46E05" w:rsidRDefault="00AF65D2" w:rsidP="005A7B15">
                  <w:pPr>
                    <w:tabs>
                      <w:tab w:val="left" w:pos="86"/>
                      <w:tab w:val="left" w:pos="567"/>
                      <w:tab w:val="left" w:pos="893"/>
                      <w:tab w:val="left" w:pos="1708"/>
                      <w:tab w:val="left" w:pos="1866"/>
                      <w:tab w:val="left" w:pos="5103"/>
                      <w:tab w:val="left" w:pos="7117"/>
                    </w:tabs>
                    <w:suppressAutoHyphens/>
                    <w:jc w:val="both"/>
                    <w:rPr>
                      <w:rFonts w:asciiTheme="minorHAnsi" w:hAnsiTheme="minorHAnsi" w:cstheme="minorHAnsi"/>
                      <w:spacing w:val="-2"/>
                      <w:sz w:val="22"/>
                      <w:szCs w:val="22"/>
                    </w:rPr>
                  </w:pPr>
                </w:p>
              </w:tc>
              <w:tc>
                <w:tcPr>
                  <w:tcW w:w="491" w:type="dxa"/>
                  <w:tcBorders>
                    <w:top w:val="single" w:sz="4" w:space="0" w:color="auto"/>
                    <w:left w:val="single" w:sz="4" w:space="0" w:color="auto"/>
                    <w:bottom w:val="single" w:sz="4" w:space="0" w:color="auto"/>
                    <w:right w:val="single" w:sz="4" w:space="0" w:color="auto"/>
                  </w:tcBorders>
                </w:tcPr>
                <w:p w14:paraId="4FF64D2F" w14:textId="77777777" w:rsidR="00AF65D2" w:rsidRPr="00D46E05" w:rsidRDefault="00AF65D2" w:rsidP="005A7B15">
                  <w:pPr>
                    <w:tabs>
                      <w:tab w:val="left" w:pos="86"/>
                      <w:tab w:val="left" w:pos="567"/>
                      <w:tab w:val="left" w:pos="893"/>
                      <w:tab w:val="left" w:pos="1708"/>
                      <w:tab w:val="left" w:pos="1866"/>
                      <w:tab w:val="left" w:pos="5103"/>
                      <w:tab w:val="left" w:pos="7117"/>
                    </w:tabs>
                    <w:suppressAutoHyphens/>
                    <w:jc w:val="both"/>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tc>
              <w:tc>
                <w:tcPr>
                  <w:tcW w:w="425" w:type="dxa"/>
                  <w:tcBorders>
                    <w:top w:val="single" w:sz="4" w:space="0" w:color="auto"/>
                    <w:left w:val="single" w:sz="4" w:space="0" w:color="auto"/>
                    <w:bottom w:val="single" w:sz="4" w:space="0" w:color="auto"/>
                    <w:right w:val="single" w:sz="4" w:space="0" w:color="auto"/>
                  </w:tcBorders>
                </w:tcPr>
                <w:p w14:paraId="36FBD778" w14:textId="4B929781" w:rsidR="00AF65D2" w:rsidRPr="00D46E05" w:rsidRDefault="007436E2" w:rsidP="005A7B15">
                  <w:pPr>
                    <w:tabs>
                      <w:tab w:val="left" w:pos="86"/>
                      <w:tab w:val="left" w:pos="567"/>
                      <w:tab w:val="left" w:pos="893"/>
                      <w:tab w:val="left" w:pos="1708"/>
                      <w:tab w:val="left" w:pos="1866"/>
                      <w:tab w:val="left" w:pos="5103"/>
                      <w:tab w:val="left" w:pos="7117"/>
                    </w:tabs>
                    <w:suppressAutoHyphens/>
                    <w:jc w:val="both"/>
                    <w:rPr>
                      <w:rFonts w:asciiTheme="minorHAnsi" w:hAnsiTheme="minorHAnsi" w:cstheme="minorHAnsi"/>
                      <w:spacing w:val="-2"/>
                      <w:sz w:val="22"/>
                      <w:szCs w:val="22"/>
                    </w:rPr>
                  </w:pPr>
                  <w:r>
                    <w:rPr>
                      <w:rFonts w:asciiTheme="minorHAnsi" w:hAnsiTheme="minorHAnsi" w:cstheme="minorHAnsi"/>
                      <w:spacing w:val="-2"/>
                      <w:sz w:val="22"/>
                      <w:szCs w:val="22"/>
                    </w:rPr>
                    <w:t>X</w:t>
                  </w:r>
                </w:p>
              </w:tc>
            </w:tr>
            <w:tr w:rsidR="00F16EA1" w:rsidRPr="00D46E05" w14:paraId="1B39D4E2" w14:textId="77777777" w:rsidTr="003E00F9">
              <w:trPr>
                <w:trHeight w:val="346"/>
              </w:trPr>
              <w:tc>
                <w:tcPr>
                  <w:tcW w:w="6935" w:type="dxa"/>
                  <w:tcBorders>
                    <w:top w:val="single" w:sz="4" w:space="0" w:color="auto"/>
                    <w:left w:val="single" w:sz="4" w:space="0" w:color="auto"/>
                    <w:bottom w:val="single" w:sz="4" w:space="0" w:color="auto"/>
                    <w:right w:val="single" w:sz="4" w:space="0" w:color="auto"/>
                  </w:tcBorders>
                  <w:shd w:val="clear" w:color="auto" w:fill="CCC0D9"/>
                </w:tcPr>
                <w:p w14:paraId="0C59F902" w14:textId="77777777" w:rsidR="00F16EA1" w:rsidRPr="00D46E05" w:rsidRDefault="00F16EA1" w:rsidP="005A7B15">
                  <w:pPr>
                    <w:tabs>
                      <w:tab w:val="left" w:pos="86"/>
                      <w:tab w:val="left" w:pos="567"/>
                      <w:tab w:val="left" w:pos="893"/>
                      <w:tab w:val="left" w:pos="1708"/>
                      <w:tab w:val="left" w:pos="1866"/>
                      <w:tab w:val="left" w:pos="5103"/>
                      <w:tab w:val="left" w:pos="7117"/>
                    </w:tabs>
                    <w:suppressAutoHyphens/>
                    <w:jc w:val="both"/>
                    <w:rPr>
                      <w:rFonts w:asciiTheme="minorHAnsi" w:hAnsiTheme="minorHAnsi" w:cstheme="minorHAnsi"/>
                      <w:spacing w:val="-2"/>
                      <w:sz w:val="22"/>
                      <w:szCs w:val="22"/>
                    </w:rPr>
                  </w:pPr>
                  <w:r w:rsidRPr="00D46E05">
                    <w:rPr>
                      <w:rFonts w:asciiTheme="minorHAnsi" w:hAnsiTheme="minorHAnsi" w:cstheme="minorHAnsi"/>
                      <w:spacing w:val="-2"/>
                      <w:sz w:val="22"/>
                      <w:szCs w:val="22"/>
                    </w:rPr>
                    <w:t>Ionising radiation</w:t>
                  </w:r>
                </w:p>
              </w:tc>
              <w:tc>
                <w:tcPr>
                  <w:tcW w:w="567" w:type="dxa"/>
                  <w:tcBorders>
                    <w:top w:val="single" w:sz="4" w:space="0" w:color="auto"/>
                    <w:left w:val="single" w:sz="4" w:space="0" w:color="auto"/>
                    <w:bottom w:val="single" w:sz="4" w:space="0" w:color="auto"/>
                    <w:right w:val="single" w:sz="4" w:space="0" w:color="auto"/>
                  </w:tcBorders>
                  <w:shd w:val="clear" w:color="auto" w:fill="CCC0D9"/>
                </w:tcPr>
                <w:p w14:paraId="72B26FCE" w14:textId="77777777" w:rsidR="00F16EA1" w:rsidRPr="00D46E05" w:rsidRDefault="00F16EA1" w:rsidP="005A7B15">
                  <w:pPr>
                    <w:tabs>
                      <w:tab w:val="left" w:pos="86"/>
                      <w:tab w:val="left" w:pos="567"/>
                      <w:tab w:val="left" w:pos="893"/>
                      <w:tab w:val="left" w:pos="1708"/>
                      <w:tab w:val="left" w:pos="1866"/>
                      <w:tab w:val="left" w:pos="5103"/>
                      <w:tab w:val="left" w:pos="7117"/>
                    </w:tabs>
                    <w:suppressAutoHyphens/>
                    <w:jc w:val="both"/>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tc>
              <w:tc>
                <w:tcPr>
                  <w:tcW w:w="425" w:type="dxa"/>
                  <w:tcBorders>
                    <w:top w:val="single" w:sz="4" w:space="0" w:color="auto"/>
                    <w:left w:val="single" w:sz="4" w:space="0" w:color="auto"/>
                    <w:bottom w:val="single" w:sz="4" w:space="0" w:color="auto"/>
                    <w:right w:val="single" w:sz="4" w:space="0" w:color="auto"/>
                  </w:tcBorders>
                  <w:shd w:val="clear" w:color="auto" w:fill="CCC0D9"/>
                </w:tcPr>
                <w:p w14:paraId="427826E0" w14:textId="77777777" w:rsidR="00F16EA1" w:rsidRPr="00D46E05" w:rsidRDefault="00F16EA1" w:rsidP="005A7B15">
                  <w:pPr>
                    <w:tabs>
                      <w:tab w:val="left" w:pos="86"/>
                      <w:tab w:val="left" w:pos="567"/>
                      <w:tab w:val="left" w:pos="893"/>
                      <w:tab w:val="left" w:pos="1708"/>
                      <w:tab w:val="left" w:pos="1866"/>
                      <w:tab w:val="left" w:pos="5103"/>
                      <w:tab w:val="left" w:pos="7117"/>
                    </w:tabs>
                    <w:suppressAutoHyphens/>
                    <w:jc w:val="both"/>
                    <w:rPr>
                      <w:rFonts w:asciiTheme="minorHAnsi" w:hAnsiTheme="minorHAnsi" w:cstheme="minorHAnsi"/>
                      <w:spacing w:val="-2"/>
                      <w:sz w:val="22"/>
                      <w:szCs w:val="22"/>
                    </w:rPr>
                  </w:pP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16782E94" w14:textId="77777777" w:rsidR="00F16EA1" w:rsidRPr="00D46E05" w:rsidRDefault="00F16EA1" w:rsidP="005A7B15">
                  <w:pPr>
                    <w:tabs>
                      <w:tab w:val="left" w:pos="86"/>
                      <w:tab w:val="left" w:pos="567"/>
                      <w:tab w:val="left" w:pos="893"/>
                      <w:tab w:val="left" w:pos="1708"/>
                      <w:tab w:val="left" w:pos="1866"/>
                      <w:tab w:val="left" w:pos="5103"/>
                      <w:tab w:val="left" w:pos="7117"/>
                    </w:tabs>
                    <w:suppressAutoHyphens/>
                    <w:jc w:val="both"/>
                    <w:rPr>
                      <w:rFonts w:asciiTheme="minorHAnsi" w:hAnsiTheme="minorHAnsi" w:cstheme="minorHAnsi"/>
                      <w:spacing w:val="-2"/>
                      <w:sz w:val="22"/>
                      <w:szCs w:val="22"/>
                    </w:rPr>
                  </w:pPr>
                </w:p>
              </w:tc>
              <w:tc>
                <w:tcPr>
                  <w:tcW w:w="491" w:type="dxa"/>
                  <w:tcBorders>
                    <w:top w:val="single" w:sz="4" w:space="0" w:color="auto"/>
                    <w:left w:val="single" w:sz="4" w:space="0" w:color="auto"/>
                    <w:bottom w:val="single" w:sz="4" w:space="0" w:color="auto"/>
                    <w:right w:val="single" w:sz="4" w:space="0" w:color="auto"/>
                  </w:tcBorders>
                  <w:shd w:val="clear" w:color="auto" w:fill="CCC0D9"/>
                </w:tcPr>
                <w:p w14:paraId="1B9F9705" w14:textId="77777777" w:rsidR="00F16EA1" w:rsidRPr="00D46E05" w:rsidRDefault="00F16EA1" w:rsidP="005A7B15">
                  <w:pPr>
                    <w:tabs>
                      <w:tab w:val="left" w:pos="86"/>
                      <w:tab w:val="left" w:pos="567"/>
                      <w:tab w:val="left" w:pos="893"/>
                      <w:tab w:val="left" w:pos="1708"/>
                      <w:tab w:val="left" w:pos="1866"/>
                      <w:tab w:val="left" w:pos="5103"/>
                      <w:tab w:val="left" w:pos="7117"/>
                    </w:tabs>
                    <w:suppressAutoHyphens/>
                    <w:jc w:val="both"/>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tc>
              <w:tc>
                <w:tcPr>
                  <w:tcW w:w="425" w:type="dxa"/>
                  <w:tcBorders>
                    <w:top w:val="single" w:sz="4" w:space="0" w:color="auto"/>
                    <w:left w:val="single" w:sz="4" w:space="0" w:color="auto"/>
                    <w:bottom w:val="single" w:sz="4" w:space="0" w:color="auto"/>
                    <w:right w:val="single" w:sz="4" w:space="0" w:color="auto"/>
                  </w:tcBorders>
                  <w:shd w:val="clear" w:color="auto" w:fill="CCC0D9"/>
                </w:tcPr>
                <w:p w14:paraId="54715795" w14:textId="51CB01C2" w:rsidR="00F16EA1" w:rsidRPr="00D46E05" w:rsidRDefault="007436E2" w:rsidP="005A7B15">
                  <w:pPr>
                    <w:tabs>
                      <w:tab w:val="left" w:pos="86"/>
                      <w:tab w:val="left" w:pos="567"/>
                      <w:tab w:val="left" w:pos="893"/>
                      <w:tab w:val="left" w:pos="1708"/>
                      <w:tab w:val="left" w:pos="1866"/>
                      <w:tab w:val="left" w:pos="5103"/>
                      <w:tab w:val="left" w:pos="7117"/>
                    </w:tabs>
                    <w:suppressAutoHyphens/>
                    <w:jc w:val="both"/>
                    <w:rPr>
                      <w:rFonts w:asciiTheme="minorHAnsi" w:hAnsiTheme="minorHAnsi" w:cstheme="minorHAnsi"/>
                      <w:spacing w:val="-2"/>
                      <w:sz w:val="22"/>
                      <w:szCs w:val="22"/>
                    </w:rPr>
                  </w:pPr>
                  <w:r>
                    <w:rPr>
                      <w:rFonts w:asciiTheme="minorHAnsi" w:hAnsiTheme="minorHAnsi" w:cstheme="minorHAnsi"/>
                      <w:spacing w:val="-2"/>
                      <w:sz w:val="22"/>
                      <w:szCs w:val="22"/>
                    </w:rPr>
                    <w:t>X</w:t>
                  </w:r>
                </w:p>
              </w:tc>
            </w:tr>
            <w:tr w:rsidR="00AF65D2" w:rsidRPr="00D46E05" w14:paraId="3D6E9886" w14:textId="77777777" w:rsidTr="003E00F9">
              <w:trPr>
                <w:trHeight w:val="346"/>
              </w:trPr>
              <w:tc>
                <w:tcPr>
                  <w:tcW w:w="6935" w:type="dxa"/>
                  <w:tcBorders>
                    <w:top w:val="single" w:sz="4" w:space="0" w:color="auto"/>
                    <w:left w:val="single" w:sz="4" w:space="0" w:color="auto"/>
                    <w:bottom w:val="single" w:sz="4" w:space="0" w:color="auto"/>
                    <w:right w:val="single" w:sz="4" w:space="0" w:color="auto"/>
                  </w:tcBorders>
                </w:tcPr>
                <w:p w14:paraId="14A8AF35" w14:textId="77777777" w:rsidR="00AF65D2" w:rsidRPr="00D46E05" w:rsidRDefault="00AF65D2" w:rsidP="005A7B15">
                  <w:pPr>
                    <w:tabs>
                      <w:tab w:val="left" w:pos="86"/>
                      <w:tab w:val="left" w:pos="567"/>
                      <w:tab w:val="left" w:pos="893"/>
                      <w:tab w:val="left" w:pos="1708"/>
                      <w:tab w:val="left" w:pos="1866"/>
                      <w:tab w:val="left" w:pos="5103"/>
                      <w:tab w:val="left" w:pos="7117"/>
                    </w:tabs>
                    <w:suppressAutoHyphens/>
                    <w:jc w:val="both"/>
                    <w:rPr>
                      <w:rFonts w:asciiTheme="minorHAnsi" w:hAnsiTheme="minorHAnsi" w:cstheme="minorHAnsi"/>
                      <w:spacing w:val="-2"/>
                      <w:sz w:val="22"/>
                      <w:szCs w:val="22"/>
                    </w:rPr>
                  </w:pPr>
                  <w:r w:rsidRPr="00D46E05">
                    <w:rPr>
                      <w:rFonts w:asciiTheme="minorHAnsi" w:hAnsiTheme="minorHAnsi" w:cstheme="minorHAnsi"/>
                      <w:spacing w:val="-2"/>
                      <w:sz w:val="22"/>
                      <w:szCs w:val="22"/>
                    </w:rPr>
                    <w:t>Non-ionising radiation</w:t>
                  </w:r>
                </w:p>
              </w:tc>
              <w:tc>
                <w:tcPr>
                  <w:tcW w:w="567" w:type="dxa"/>
                  <w:tcBorders>
                    <w:top w:val="single" w:sz="4" w:space="0" w:color="auto"/>
                    <w:left w:val="single" w:sz="4" w:space="0" w:color="auto"/>
                    <w:bottom w:val="single" w:sz="4" w:space="0" w:color="auto"/>
                    <w:right w:val="single" w:sz="4" w:space="0" w:color="auto"/>
                  </w:tcBorders>
                </w:tcPr>
                <w:p w14:paraId="26563436" w14:textId="77777777" w:rsidR="00AF65D2" w:rsidRPr="00D46E05" w:rsidRDefault="00AF65D2" w:rsidP="005A7B15">
                  <w:pPr>
                    <w:tabs>
                      <w:tab w:val="left" w:pos="86"/>
                      <w:tab w:val="left" w:pos="567"/>
                      <w:tab w:val="left" w:pos="893"/>
                      <w:tab w:val="left" w:pos="1708"/>
                      <w:tab w:val="left" w:pos="1866"/>
                      <w:tab w:val="left" w:pos="5103"/>
                      <w:tab w:val="left" w:pos="7117"/>
                    </w:tabs>
                    <w:suppressAutoHyphens/>
                    <w:jc w:val="both"/>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tc>
              <w:tc>
                <w:tcPr>
                  <w:tcW w:w="425" w:type="dxa"/>
                  <w:tcBorders>
                    <w:top w:val="single" w:sz="4" w:space="0" w:color="auto"/>
                    <w:left w:val="single" w:sz="4" w:space="0" w:color="auto"/>
                    <w:bottom w:val="single" w:sz="4" w:space="0" w:color="auto"/>
                    <w:right w:val="single" w:sz="4" w:space="0" w:color="auto"/>
                  </w:tcBorders>
                </w:tcPr>
                <w:p w14:paraId="541DB8AF" w14:textId="77777777" w:rsidR="00AF65D2" w:rsidRPr="00D46E05" w:rsidRDefault="00AF65D2" w:rsidP="005A7B15">
                  <w:pPr>
                    <w:tabs>
                      <w:tab w:val="left" w:pos="86"/>
                      <w:tab w:val="left" w:pos="567"/>
                      <w:tab w:val="left" w:pos="893"/>
                      <w:tab w:val="left" w:pos="1708"/>
                      <w:tab w:val="left" w:pos="1866"/>
                      <w:tab w:val="left" w:pos="5103"/>
                      <w:tab w:val="left" w:pos="7117"/>
                    </w:tabs>
                    <w:suppressAutoHyphens/>
                    <w:jc w:val="both"/>
                    <w:rPr>
                      <w:rFonts w:asciiTheme="minorHAnsi" w:hAnsiTheme="minorHAnsi" w:cstheme="minorHAnsi"/>
                      <w:spacing w:val="-2"/>
                      <w:sz w:val="22"/>
                      <w:szCs w:val="22"/>
                    </w:rPr>
                  </w:pPr>
                </w:p>
              </w:tc>
              <w:tc>
                <w:tcPr>
                  <w:tcW w:w="425" w:type="dxa"/>
                  <w:tcBorders>
                    <w:top w:val="single" w:sz="4" w:space="0" w:color="auto"/>
                    <w:left w:val="single" w:sz="4" w:space="0" w:color="auto"/>
                    <w:bottom w:val="single" w:sz="4" w:space="0" w:color="auto"/>
                    <w:right w:val="single" w:sz="4" w:space="0" w:color="auto"/>
                  </w:tcBorders>
                </w:tcPr>
                <w:p w14:paraId="1342ECD7" w14:textId="77777777" w:rsidR="00AF65D2" w:rsidRPr="00D46E05" w:rsidRDefault="00AF65D2" w:rsidP="005A7B15">
                  <w:pPr>
                    <w:tabs>
                      <w:tab w:val="left" w:pos="86"/>
                      <w:tab w:val="left" w:pos="567"/>
                      <w:tab w:val="left" w:pos="893"/>
                      <w:tab w:val="left" w:pos="1708"/>
                      <w:tab w:val="left" w:pos="1866"/>
                      <w:tab w:val="left" w:pos="5103"/>
                      <w:tab w:val="left" w:pos="7117"/>
                    </w:tabs>
                    <w:suppressAutoHyphens/>
                    <w:jc w:val="both"/>
                    <w:rPr>
                      <w:rFonts w:asciiTheme="minorHAnsi" w:hAnsiTheme="minorHAnsi" w:cstheme="minorHAnsi"/>
                      <w:spacing w:val="-2"/>
                      <w:sz w:val="22"/>
                      <w:szCs w:val="22"/>
                    </w:rPr>
                  </w:pPr>
                </w:p>
              </w:tc>
              <w:tc>
                <w:tcPr>
                  <w:tcW w:w="491" w:type="dxa"/>
                  <w:tcBorders>
                    <w:top w:val="single" w:sz="4" w:space="0" w:color="auto"/>
                    <w:left w:val="single" w:sz="4" w:space="0" w:color="auto"/>
                    <w:bottom w:val="single" w:sz="4" w:space="0" w:color="auto"/>
                    <w:right w:val="single" w:sz="4" w:space="0" w:color="auto"/>
                  </w:tcBorders>
                </w:tcPr>
                <w:p w14:paraId="0984B0BA" w14:textId="77777777" w:rsidR="00AF65D2" w:rsidRPr="00D46E05" w:rsidRDefault="00AF65D2" w:rsidP="005A7B15">
                  <w:pPr>
                    <w:tabs>
                      <w:tab w:val="left" w:pos="86"/>
                      <w:tab w:val="left" w:pos="567"/>
                      <w:tab w:val="left" w:pos="893"/>
                      <w:tab w:val="left" w:pos="1708"/>
                      <w:tab w:val="left" w:pos="1866"/>
                      <w:tab w:val="left" w:pos="5103"/>
                      <w:tab w:val="left" w:pos="7117"/>
                    </w:tabs>
                    <w:suppressAutoHyphens/>
                    <w:jc w:val="both"/>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tc>
              <w:tc>
                <w:tcPr>
                  <w:tcW w:w="425" w:type="dxa"/>
                  <w:tcBorders>
                    <w:top w:val="single" w:sz="4" w:space="0" w:color="auto"/>
                    <w:left w:val="single" w:sz="4" w:space="0" w:color="auto"/>
                    <w:bottom w:val="single" w:sz="4" w:space="0" w:color="auto"/>
                    <w:right w:val="single" w:sz="4" w:space="0" w:color="auto"/>
                  </w:tcBorders>
                </w:tcPr>
                <w:p w14:paraId="427C8106" w14:textId="740F5DC5" w:rsidR="00AF65D2" w:rsidRPr="00D46E05" w:rsidRDefault="007436E2" w:rsidP="005A7B15">
                  <w:pPr>
                    <w:tabs>
                      <w:tab w:val="left" w:pos="86"/>
                      <w:tab w:val="left" w:pos="567"/>
                      <w:tab w:val="left" w:pos="893"/>
                      <w:tab w:val="left" w:pos="1708"/>
                      <w:tab w:val="left" w:pos="1866"/>
                      <w:tab w:val="left" w:pos="5103"/>
                      <w:tab w:val="left" w:pos="7117"/>
                    </w:tabs>
                    <w:suppressAutoHyphens/>
                    <w:jc w:val="both"/>
                    <w:rPr>
                      <w:rFonts w:asciiTheme="minorHAnsi" w:hAnsiTheme="minorHAnsi" w:cstheme="minorHAnsi"/>
                      <w:spacing w:val="-2"/>
                      <w:sz w:val="22"/>
                      <w:szCs w:val="22"/>
                    </w:rPr>
                  </w:pPr>
                  <w:r>
                    <w:rPr>
                      <w:rFonts w:asciiTheme="minorHAnsi" w:hAnsiTheme="minorHAnsi" w:cstheme="minorHAnsi"/>
                      <w:spacing w:val="-2"/>
                      <w:sz w:val="22"/>
                      <w:szCs w:val="22"/>
                    </w:rPr>
                    <w:t>X</w:t>
                  </w:r>
                </w:p>
              </w:tc>
            </w:tr>
            <w:tr w:rsidR="00AF65D2" w:rsidRPr="00D46E05" w14:paraId="3E4B1281" w14:textId="77777777" w:rsidTr="003E00F9">
              <w:trPr>
                <w:trHeight w:val="346"/>
              </w:trPr>
              <w:tc>
                <w:tcPr>
                  <w:tcW w:w="6935" w:type="dxa"/>
                  <w:tcBorders>
                    <w:top w:val="single" w:sz="4" w:space="0" w:color="auto"/>
                    <w:left w:val="single" w:sz="4" w:space="0" w:color="auto"/>
                    <w:bottom w:val="single" w:sz="4" w:space="0" w:color="auto"/>
                    <w:right w:val="single" w:sz="4" w:space="0" w:color="auto"/>
                  </w:tcBorders>
                  <w:shd w:val="clear" w:color="auto" w:fill="CCC0D9"/>
                </w:tcPr>
                <w:p w14:paraId="56DE223F" w14:textId="77777777" w:rsidR="00AF65D2" w:rsidRPr="00D46E05" w:rsidRDefault="00AF65D2" w:rsidP="003E00F9">
                  <w:pPr>
                    <w:tabs>
                      <w:tab w:val="left" w:pos="86"/>
                      <w:tab w:val="left" w:pos="567"/>
                      <w:tab w:val="left" w:pos="893"/>
                      <w:tab w:val="left" w:pos="1708"/>
                      <w:tab w:val="left" w:pos="1866"/>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Any other potential safety hazard for either participants or researchers?</w:t>
                  </w:r>
                </w:p>
              </w:tc>
              <w:tc>
                <w:tcPr>
                  <w:tcW w:w="567" w:type="dxa"/>
                  <w:tcBorders>
                    <w:top w:val="single" w:sz="4" w:space="0" w:color="auto"/>
                    <w:left w:val="single" w:sz="4" w:space="0" w:color="auto"/>
                    <w:bottom w:val="single" w:sz="4" w:space="0" w:color="auto"/>
                    <w:right w:val="single" w:sz="4" w:space="0" w:color="auto"/>
                  </w:tcBorders>
                  <w:shd w:val="clear" w:color="auto" w:fill="CCC0D9"/>
                </w:tcPr>
                <w:p w14:paraId="22D4B55D" w14:textId="77777777" w:rsidR="00AF65D2" w:rsidRPr="00D46E05" w:rsidRDefault="00AF65D2" w:rsidP="005A7B15">
                  <w:pPr>
                    <w:tabs>
                      <w:tab w:val="left" w:pos="86"/>
                      <w:tab w:val="left" w:pos="567"/>
                      <w:tab w:val="left" w:pos="893"/>
                      <w:tab w:val="left" w:pos="1708"/>
                      <w:tab w:val="left" w:pos="1866"/>
                      <w:tab w:val="left" w:pos="5103"/>
                      <w:tab w:val="left" w:pos="7117"/>
                    </w:tabs>
                    <w:suppressAutoHyphens/>
                    <w:jc w:val="both"/>
                    <w:rPr>
                      <w:rFonts w:asciiTheme="minorHAnsi" w:hAnsiTheme="minorHAnsi" w:cstheme="minorHAnsi"/>
                      <w:spacing w:val="-2"/>
                      <w:sz w:val="22"/>
                      <w:szCs w:val="22"/>
                    </w:rPr>
                  </w:pPr>
                  <w:r w:rsidRPr="00D46E05">
                    <w:rPr>
                      <w:rFonts w:asciiTheme="minorHAnsi" w:hAnsiTheme="minorHAnsi" w:cstheme="minorHAnsi"/>
                      <w:spacing w:val="-2"/>
                      <w:sz w:val="22"/>
                      <w:szCs w:val="22"/>
                    </w:rPr>
                    <w:t>Yes</w:t>
                  </w:r>
                </w:p>
              </w:tc>
              <w:tc>
                <w:tcPr>
                  <w:tcW w:w="425" w:type="dxa"/>
                  <w:tcBorders>
                    <w:top w:val="single" w:sz="4" w:space="0" w:color="auto"/>
                    <w:left w:val="single" w:sz="4" w:space="0" w:color="auto"/>
                    <w:bottom w:val="single" w:sz="4" w:space="0" w:color="auto"/>
                    <w:right w:val="single" w:sz="4" w:space="0" w:color="auto"/>
                  </w:tcBorders>
                  <w:shd w:val="clear" w:color="auto" w:fill="CCC0D9"/>
                </w:tcPr>
                <w:p w14:paraId="553E6888" w14:textId="77777777" w:rsidR="00AF65D2" w:rsidRPr="00D46E05" w:rsidRDefault="00AF65D2" w:rsidP="005A7B15">
                  <w:pPr>
                    <w:tabs>
                      <w:tab w:val="left" w:pos="86"/>
                      <w:tab w:val="left" w:pos="567"/>
                      <w:tab w:val="left" w:pos="893"/>
                      <w:tab w:val="left" w:pos="1708"/>
                      <w:tab w:val="left" w:pos="1866"/>
                      <w:tab w:val="left" w:pos="5103"/>
                      <w:tab w:val="left" w:pos="7117"/>
                    </w:tabs>
                    <w:suppressAutoHyphens/>
                    <w:jc w:val="both"/>
                    <w:rPr>
                      <w:rFonts w:asciiTheme="minorHAnsi" w:hAnsiTheme="minorHAnsi" w:cstheme="minorHAnsi"/>
                      <w:spacing w:val="-2"/>
                      <w:sz w:val="22"/>
                      <w:szCs w:val="22"/>
                    </w:rPr>
                  </w:pP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563D08A4" w14:textId="77777777" w:rsidR="00AF65D2" w:rsidRPr="00D46E05" w:rsidRDefault="00AF65D2" w:rsidP="005A7B15">
                  <w:pPr>
                    <w:tabs>
                      <w:tab w:val="left" w:pos="86"/>
                      <w:tab w:val="left" w:pos="567"/>
                      <w:tab w:val="left" w:pos="893"/>
                      <w:tab w:val="left" w:pos="1708"/>
                      <w:tab w:val="left" w:pos="1866"/>
                      <w:tab w:val="left" w:pos="5103"/>
                      <w:tab w:val="left" w:pos="7117"/>
                    </w:tabs>
                    <w:suppressAutoHyphens/>
                    <w:jc w:val="both"/>
                    <w:rPr>
                      <w:rFonts w:asciiTheme="minorHAnsi" w:hAnsiTheme="minorHAnsi" w:cstheme="minorHAnsi"/>
                      <w:spacing w:val="-2"/>
                      <w:sz w:val="22"/>
                      <w:szCs w:val="22"/>
                    </w:rPr>
                  </w:pPr>
                </w:p>
              </w:tc>
              <w:tc>
                <w:tcPr>
                  <w:tcW w:w="491" w:type="dxa"/>
                  <w:tcBorders>
                    <w:top w:val="single" w:sz="4" w:space="0" w:color="auto"/>
                    <w:left w:val="single" w:sz="4" w:space="0" w:color="auto"/>
                    <w:bottom w:val="single" w:sz="4" w:space="0" w:color="auto"/>
                    <w:right w:val="single" w:sz="4" w:space="0" w:color="auto"/>
                  </w:tcBorders>
                  <w:shd w:val="clear" w:color="auto" w:fill="CCC0D9"/>
                </w:tcPr>
                <w:p w14:paraId="7E81503E" w14:textId="77777777" w:rsidR="00AF65D2" w:rsidRPr="00D46E05" w:rsidRDefault="00AF65D2" w:rsidP="005A7B15">
                  <w:pPr>
                    <w:tabs>
                      <w:tab w:val="left" w:pos="86"/>
                      <w:tab w:val="left" w:pos="567"/>
                      <w:tab w:val="left" w:pos="893"/>
                      <w:tab w:val="left" w:pos="1708"/>
                      <w:tab w:val="left" w:pos="1866"/>
                      <w:tab w:val="left" w:pos="5103"/>
                      <w:tab w:val="left" w:pos="7117"/>
                    </w:tabs>
                    <w:suppressAutoHyphens/>
                    <w:jc w:val="both"/>
                    <w:rPr>
                      <w:rFonts w:asciiTheme="minorHAnsi" w:hAnsiTheme="minorHAnsi" w:cstheme="minorHAnsi"/>
                      <w:spacing w:val="-2"/>
                      <w:sz w:val="22"/>
                      <w:szCs w:val="22"/>
                    </w:rPr>
                  </w:pPr>
                  <w:r w:rsidRPr="00D46E05">
                    <w:rPr>
                      <w:rFonts w:asciiTheme="minorHAnsi" w:hAnsiTheme="minorHAnsi" w:cstheme="minorHAnsi"/>
                      <w:spacing w:val="-2"/>
                      <w:sz w:val="22"/>
                      <w:szCs w:val="22"/>
                    </w:rPr>
                    <w:t>No</w:t>
                  </w:r>
                </w:p>
              </w:tc>
              <w:tc>
                <w:tcPr>
                  <w:tcW w:w="425" w:type="dxa"/>
                  <w:tcBorders>
                    <w:top w:val="single" w:sz="4" w:space="0" w:color="auto"/>
                    <w:left w:val="single" w:sz="4" w:space="0" w:color="auto"/>
                    <w:bottom w:val="single" w:sz="4" w:space="0" w:color="auto"/>
                    <w:right w:val="single" w:sz="4" w:space="0" w:color="auto"/>
                  </w:tcBorders>
                  <w:shd w:val="clear" w:color="auto" w:fill="CCC0D9"/>
                </w:tcPr>
                <w:p w14:paraId="41F06477" w14:textId="0C8D36CC" w:rsidR="00AF65D2" w:rsidRPr="00D46E05" w:rsidRDefault="007436E2" w:rsidP="005A7B15">
                  <w:pPr>
                    <w:tabs>
                      <w:tab w:val="left" w:pos="86"/>
                      <w:tab w:val="left" w:pos="567"/>
                      <w:tab w:val="left" w:pos="893"/>
                      <w:tab w:val="left" w:pos="1708"/>
                      <w:tab w:val="left" w:pos="1866"/>
                      <w:tab w:val="left" w:pos="5103"/>
                      <w:tab w:val="left" w:pos="7117"/>
                    </w:tabs>
                    <w:suppressAutoHyphens/>
                    <w:jc w:val="both"/>
                    <w:rPr>
                      <w:rFonts w:asciiTheme="minorHAnsi" w:hAnsiTheme="minorHAnsi" w:cstheme="minorHAnsi"/>
                      <w:spacing w:val="-2"/>
                      <w:sz w:val="22"/>
                      <w:szCs w:val="22"/>
                    </w:rPr>
                  </w:pPr>
                  <w:r>
                    <w:rPr>
                      <w:rFonts w:asciiTheme="minorHAnsi" w:hAnsiTheme="minorHAnsi" w:cstheme="minorHAnsi"/>
                      <w:spacing w:val="-2"/>
                      <w:sz w:val="22"/>
                      <w:szCs w:val="22"/>
                    </w:rPr>
                    <w:t>X</w:t>
                  </w:r>
                </w:p>
              </w:tc>
            </w:tr>
          </w:tbl>
          <w:p w14:paraId="6111C091" w14:textId="77777777" w:rsidR="00B539F6" w:rsidRPr="00D46E05" w:rsidRDefault="00DB2195" w:rsidP="00AD2BB1">
            <w:pPr>
              <w:spacing w:before="120" w:after="120"/>
              <w:rPr>
                <w:rFonts w:asciiTheme="minorHAnsi" w:hAnsiTheme="minorHAnsi" w:cstheme="minorHAnsi"/>
                <w:bCs/>
                <w:sz w:val="22"/>
                <w:szCs w:val="22"/>
              </w:rPr>
            </w:pPr>
            <w:r w:rsidRPr="00D46E05">
              <w:rPr>
                <w:rFonts w:asciiTheme="minorHAnsi" w:hAnsiTheme="minorHAnsi" w:cstheme="minorHAnsi"/>
                <w:bCs/>
                <w:sz w:val="22"/>
                <w:szCs w:val="22"/>
              </w:rPr>
              <w:t xml:space="preserve">If </w:t>
            </w:r>
            <w:r w:rsidRPr="00D46E05">
              <w:rPr>
                <w:rFonts w:asciiTheme="minorHAnsi" w:hAnsiTheme="minorHAnsi" w:cstheme="minorHAnsi"/>
                <w:b/>
                <w:bCs/>
                <w:sz w:val="22"/>
                <w:szCs w:val="22"/>
              </w:rPr>
              <w:t>‘Yes’</w:t>
            </w:r>
            <w:r w:rsidRPr="00D46E05">
              <w:rPr>
                <w:rFonts w:asciiTheme="minorHAnsi" w:hAnsiTheme="minorHAnsi" w:cstheme="minorHAnsi"/>
                <w:bCs/>
                <w:sz w:val="22"/>
                <w:szCs w:val="22"/>
              </w:rPr>
              <w:t xml:space="preserve"> </w:t>
            </w:r>
            <w:r w:rsidR="00AD2BB1" w:rsidRPr="00D46E05">
              <w:rPr>
                <w:rFonts w:asciiTheme="minorHAnsi" w:hAnsiTheme="minorHAnsi" w:cstheme="minorHAnsi"/>
                <w:bCs/>
                <w:sz w:val="22"/>
                <w:szCs w:val="22"/>
              </w:rPr>
              <w:t xml:space="preserve">explain </w:t>
            </w:r>
            <w:r w:rsidR="007C15AF" w:rsidRPr="00D46E05">
              <w:rPr>
                <w:rFonts w:asciiTheme="minorHAnsi" w:hAnsiTheme="minorHAnsi" w:cstheme="minorHAnsi"/>
                <w:bCs/>
                <w:sz w:val="22"/>
                <w:szCs w:val="22"/>
              </w:rPr>
              <w:t xml:space="preserve">what </w:t>
            </w:r>
            <w:r w:rsidR="00AD2BB1" w:rsidRPr="00D46E05">
              <w:rPr>
                <w:rFonts w:asciiTheme="minorHAnsi" w:hAnsiTheme="minorHAnsi" w:cstheme="minorHAnsi"/>
                <w:bCs/>
                <w:sz w:val="22"/>
                <w:szCs w:val="22"/>
              </w:rPr>
              <w:t xml:space="preserve">safety </w:t>
            </w:r>
            <w:r w:rsidR="007C15AF" w:rsidRPr="00D46E05">
              <w:rPr>
                <w:rFonts w:asciiTheme="minorHAnsi" w:hAnsiTheme="minorHAnsi" w:cstheme="minorHAnsi"/>
                <w:bCs/>
                <w:sz w:val="22"/>
                <w:szCs w:val="22"/>
              </w:rPr>
              <w:t xml:space="preserve">precautions the researchers </w:t>
            </w:r>
            <w:r w:rsidR="00AD2BB1" w:rsidRPr="00D46E05">
              <w:rPr>
                <w:rFonts w:asciiTheme="minorHAnsi" w:hAnsiTheme="minorHAnsi" w:cstheme="minorHAnsi"/>
                <w:bCs/>
                <w:sz w:val="22"/>
                <w:szCs w:val="22"/>
              </w:rPr>
              <w:t xml:space="preserve">will </w:t>
            </w:r>
            <w:r w:rsidR="007C15AF" w:rsidRPr="00D46E05">
              <w:rPr>
                <w:rFonts w:asciiTheme="minorHAnsi" w:hAnsiTheme="minorHAnsi" w:cstheme="minorHAnsi"/>
                <w:bCs/>
                <w:sz w:val="22"/>
                <w:szCs w:val="22"/>
              </w:rPr>
              <w:t xml:space="preserve">take </w:t>
            </w:r>
            <w:r w:rsidR="00AD2BB1" w:rsidRPr="00D46E05">
              <w:rPr>
                <w:rFonts w:asciiTheme="minorHAnsi" w:hAnsiTheme="minorHAnsi" w:cstheme="minorHAnsi"/>
                <w:bCs/>
                <w:sz w:val="22"/>
                <w:szCs w:val="22"/>
              </w:rPr>
              <w:t xml:space="preserve">to keep </w:t>
            </w:r>
            <w:r w:rsidR="00AD2BB1" w:rsidRPr="00D46E05">
              <w:rPr>
                <w:rFonts w:asciiTheme="minorHAnsi" w:hAnsiTheme="minorHAnsi" w:cstheme="minorHAnsi"/>
                <w:bCs/>
                <w:sz w:val="22"/>
                <w:szCs w:val="22"/>
                <w:u w:val="single"/>
              </w:rPr>
              <w:t>themselves</w:t>
            </w:r>
            <w:r w:rsidR="00AD2BB1" w:rsidRPr="00D46E05">
              <w:rPr>
                <w:rFonts w:asciiTheme="minorHAnsi" w:hAnsiTheme="minorHAnsi" w:cstheme="minorHAnsi"/>
                <w:bCs/>
                <w:sz w:val="22"/>
                <w:szCs w:val="22"/>
              </w:rPr>
              <w:t xml:space="preserve"> and their </w:t>
            </w:r>
            <w:r w:rsidR="00AD2BB1" w:rsidRPr="00D46E05">
              <w:rPr>
                <w:rFonts w:asciiTheme="minorHAnsi" w:hAnsiTheme="minorHAnsi" w:cstheme="minorHAnsi"/>
                <w:bCs/>
                <w:sz w:val="22"/>
                <w:szCs w:val="22"/>
                <w:u w:val="single"/>
              </w:rPr>
              <w:t>participants</w:t>
            </w:r>
            <w:r w:rsidR="00AD2BB1" w:rsidRPr="00D46E05">
              <w:rPr>
                <w:rFonts w:asciiTheme="minorHAnsi" w:hAnsiTheme="minorHAnsi" w:cstheme="minorHAnsi"/>
                <w:bCs/>
                <w:sz w:val="22"/>
                <w:szCs w:val="22"/>
              </w:rPr>
              <w:t xml:space="preserve"> safe during this research</w:t>
            </w:r>
            <w:r w:rsidR="007C15AF" w:rsidRPr="00D46E05">
              <w:rPr>
                <w:rFonts w:asciiTheme="minorHAnsi" w:hAnsiTheme="minorHAnsi" w:cstheme="minorHAnsi"/>
                <w:bCs/>
                <w:sz w:val="22"/>
                <w:szCs w:val="22"/>
              </w:rPr>
              <w:t>?</w:t>
            </w:r>
          </w:p>
          <w:p w14:paraId="44EBBCA8" w14:textId="7C1945DE" w:rsidR="00235D4E" w:rsidRPr="00C96398" w:rsidRDefault="00C96398" w:rsidP="00C96398">
            <w:pPr>
              <w:spacing w:before="120" w:after="120"/>
              <w:rPr>
                <w:rFonts w:asciiTheme="minorHAnsi" w:hAnsiTheme="minorHAnsi" w:cstheme="minorHAnsi"/>
                <w:bCs/>
                <w:sz w:val="22"/>
                <w:szCs w:val="22"/>
              </w:rPr>
            </w:pPr>
            <w:r>
              <w:rPr>
                <w:rFonts w:asciiTheme="minorHAnsi" w:hAnsiTheme="minorHAnsi" w:cstheme="minorHAnsi"/>
                <w:bCs/>
                <w:sz w:val="22"/>
                <w:szCs w:val="22"/>
              </w:rPr>
              <w:t>N/A</w:t>
            </w:r>
          </w:p>
        </w:tc>
      </w:tr>
    </w:tbl>
    <w:p w14:paraId="7733446B" w14:textId="77777777" w:rsidR="00582B8F" w:rsidRPr="00D46E05" w:rsidRDefault="00D201D7" w:rsidP="00870088">
      <w:pPr>
        <w:pStyle w:val="Heading4"/>
        <w:rPr>
          <w:rFonts w:asciiTheme="minorHAnsi" w:hAnsiTheme="minorHAnsi" w:cstheme="minorHAnsi"/>
          <w:sz w:val="22"/>
          <w:szCs w:val="22"/>
        </w:rPr>
      </w:pPr>
      <w:bookmarkStart w:id="51" w:name="_PART_G1_–"/>
      <w:bookmarkStart w:id="52" w:name="PartG1"/>
      <w:bookmarkEnd w:id="51"/>
      <w:bookmarkEnd w:id="52"/>
      <w:r w:rsidRPr="00D46E05">
        <w:rPr>
          <w:rFonts w:asciiTheme="minorHAnsi" w:hAnsiTheme="minorHAnsi" w:cstheme="minorHAnsi"/>
          <w:sz w:val="22"/>
          <w:szCs w:val="22"/>
        </w:rPr>
        <w:lastRenderedPageBreak/>
        <w:br w:type="page"/>
      </w:r>
      <w:r w:rsidR="00EF7308" w:rsidRPr="00D46E05">
        <w:rPr>
          <w:rFonts w:asciiTheme="minorHAnsi" w:hAnsiTheme="minorHAnsi" w:cstheme="minorHAnsi"/>
          <w:sz w:val="22"/>
          <w:szCs w:val="22"/>
        </w:rPr>
        <w:lastRenderedPageBreak/>
        <w:t>PART F</w:t>
      </w:r>
      <w:r w:rsidR="00E46597" w:rsidRPr="00D46E05">
        <w:rPr>
          <w:rFonts w:asciiTheme="minorHAnsi" w:hAnsiTheme="minorHAnsi" w:cstheme="minorHAnsi"/>
          <w:sz w:val="22"/>
          <w:szCs w:val="22"/>
        </w:rPr>
        <w:t>1</w:t>
      </w:r>
      <w:r w:rsidR="00582B8F" w:rsidRPr="00D46E05">
        <w:rPr>
          <w:rFonts w:asciiTheme="minorHAnsi" w:hAnsiTheme="minorHAnsi" w:cstheme="minorHAnsi"/>
          <w:sz w:val="22"/>
          <w:szCs w:val="22"/>
        </w:rPr>
        <w:t xml:space="preserve"> – </w:t>
      </w:r>
      <w:r w:rsidR="00E46597" w:rsidRPr="00D46E05">
        <w:rPr>
          <w:rFonts w:asciiTheme="minorHAnsi" w:hAnsiTheme="minorHAnsi" w:cstheme="minorHAnsi"/>
          <w:sz w:val="22"/>
          <w:szCs w:val="22"/>
        </w:rPr>
        <w:t>DECLARATION BY APPLICANTS</w:t>
      </w:r>
    </w:p>
    <w:p w14:paraId="04D4BCED" w14:textId="77777777" w:rsidR="00EF5B23" w:rsidRPr="00D46E05" w:rsidRDefault="00EF5B23" w:rsidP="00635E96">
      <w:pPr>
        <w:rPr>
          <w:rFonts w:asciiTheme="minorHAnsi" w:hAnsiTheme="minorHAnsi" w:cstheme="minorHAnsi"/>
          <w:sz w:val="22"/>
          <w:szCs w:val="22"/>
        </w:rPr>
      </w:pPr>
    </w:p>
    <w:p w14:paraId="706093E8" w14:textId="77777777" w:rsidR="00635E96" w:rsidRPr="00D46E05" w:rsidRDefault="00635E96" w:rsidP="00635E96">
      <w:pPr>
        <w:rPr>
          <w:rFonts w:asciiTheme="minorHAnsi" w:hAnsiTheme="minorHAnsi" w:cstheme="minorHAnsi"/>
          <w:vanish/>
          <w:color w:val="0000FF"/>
          <w:sz w:val="22"/>
          <w:szCs w:val="22"/>
        </w:rPr>
      </w:pPr>
      <w:r w:rsidRPr="00D46E05">
        <w:rPr>
          <w:rFonts w:asciiTheme="minorHAnsi" w:hAnsiTheme="minorHAnsi" w:cstheme="minorHAnsi"/>
          <w:sz w:val="22"/>
          <w:szCs w:val="22"/>
        </w:rPr>
        <w:t>All of the required signatures in this part must be provided before this application can be processe</w:t>
      </w:r>
      <w:r w:rsidR="00815E42" w:rsidRPr="00D46E05">
        <w:rPr>
          <w:rFonts w:asciiTheme="minorHAnsi" w:hAnsiTheme="minorHAnsi" w:cstheme="minorHAnsi"/>
          <w:sz w:val="22"/>
          <w:szCs w:val="22"/>
        </w:rPr>
        <w:t xml:space="preserve">d.  (Refer to </w:t>
      </w:r>
      <w:r w:rsidR="00815E42" w:rsidRPr="00D46E05">
        <w:rPr>
          <w:rFonts w:asciiTheme="minorHAnsi" w:hAnsiTheme="minorHAnsi" w:cstheme="minorHAnsi"/>
          <w:i/>
          <w:sz w:val="22"/>
          <w:szCs w:val="22"/>
        </w:rPr>
        <w:t>Special Circumstances</w:t>
      </w:r>
      <w:r w:rsidR="00815E42" w:rsidRPr="00D46E05">
        <w:rPr>
          <w:rFonts w:asciiTheme="minorHAnsi" w:hAnsiTheme="minorHAnsi" w:cstheme="minorHAnsi"/>
          <w:sz w:val="22"/>
          <w:szCs w:val="22"/>
        </w:rPr>
        <w:t xml:space="preserve"> in the </w:t>
      </w:r>
      <w:r w:rsidR="00815E42" w:rsidRPr="00D46E05">
        <w:rPr>
          <w:rFonts w:asciiTheme="minorHAnsi" w:hAnsiTheme="minorHAnsi" w:cstheme="minorHAnsi"/>
          <w:i/>
          <w:sz w:val="22"/>
          <w:szCs w:val="22"/>
        </w:rPr>
        <w:t xml:space="preserve">Appendix </w:t>
      </w:r>
      <w:r w:rsidR="00E60E42" w:rsidRPr="00D46E05">
        <w:rPr>
          <w:rFonts w:asciiTheme="minorHAnsi" w:hAnsiTheme="minorHAnsi" w:cstheme="minorHAnsi"/>
          <w:i/>
          <w:sz w:val="22"/>
          <w:szCs w:val="22"/>
        </w:rPr>
        <w:t>–</w:t>
      </w:r>
      <w:r w:rsidR="00815E42" w:rsidRPr="00D46E05">
        <w:rPr>
          <w:rFonts w:asciiTheme="minorHAnsi" w:hAnsiTheme="minorHAnsi" w:cstheme="minorHAnsi"/>
          <w:i/>
          <w:sz w:val="22"/>
          <w:szCs w:val="22"/>
        </w:rPr>
        <w:t xml:space="preserve"> </w:t>
      </w:r>
      <w:r w:rsidR="00E60E42" w:rsidRPr="00D46E05">
        <w:rPr>
          <w:rFonts w:asciiTheme="minorHAnsi" w:hAnsiTheme="minorHAnsi" w:cstheme="minorHAnsi"/>
          <w:i/>
          <w:sz w:val="22"/>
          <w:szCs w:val="22"/>
        </w:rPr>
        <w:t>How to submit your application</w:t>
      </w:r>
      <w:r w:rsidR="00E60E42" w:rsidRPr="00D46E05">
        <w:rPr>
          <w:rFonts w:asciiTheme="minorHAnsi" w:hAnsiTheme="minorHAnsi" w:cstheme="minorHAnsi"/>
          <w:sz w:val="22"/>
          <w:szCs w:val="22"/>
        </w:rPr>
        <w:t>.)</w:t>
      </w:r>
      <w:r w:rsidRPr="00D46E05">
        <w:rPr>
          <w:rFonts w:asciiTheme="minorHAnsi" w:hAnsiTheme="minorHAnsi" w:cstheme="minorHAnsi"/>
          <w:vanish/>
          <w:color w:val="0000FF"/>
          <w:sz w:val="22"/>
          <w:szCs w:val="22"/>
        </w:rPr>
        <w:t xml:space="preserve">  </w:t>
      </w:r>
    </w:p>
    <w:p w14:paraId="441713E2" w14:textId="77777777" w:rsidR="007915B9" w:rsidRPr="00D46E05" w:rsidRDefault="007915B9" w:rsidP="00167ECD">
      <w:pPr>
        <w:numPr>
          <w:ilvl w:val="0"/>
          <w:numId w:val="8"/>
        </w:numPr>
        <w:tabs>
          <w:tab w:val="left" w:pos="567"/>
        </w:tabs>
        <w:spacing w:before="120"/>
        <w:ind w:left="714" w:hanging="357"/>
        <w:rPr>
          <w:rFonts w:asciiTheme="minorHAnsi" w:hAnsiTheme="minorHAnsi" w:cstheme="minorHAnsi"/>
          <w:sz w:val="22"/>
          <w:szCs w:val="22"/>
        </w:rPr>
      </w:pPr>
      <w:r w:rsidRPr="00D46E05">
        <w:rPr>
          <w:rFonts w:asciiTheme="minorHAnsi" w:hAnsiTheme="minorHAnsi" w:cstheme="minorHAnsi"/>
          <w:sz w:val="22"/>
          <w:szCs w:val="22"/>
        </w:rPr>
        <w:t xml:space="preserve">I declare that the information provided in this application is truthful and as complete as possible. </w:t>
      </w:r>
    </w:p>
    <w:p w14:paraId="44628E75" w14:textId="77777777" w:rsidR="005C34B2" w:rsidRPr="00D46E05" w:rsidRDefault="005C34B2" w:rsidP="00891CE5">
      <w:pPr>
        <w:numPr>
          <w:ilvl w:val="0"/>
          <w:numId w:val="8"/>
        </w:numPr>
        <w:spacing w:before="120"/>
        <w:ind w:left="714" w:hanging="357"/>
        <w:rPr>
          <w:rFonts w:asciiTheme="minorHAnsi" w:hAnsiTheme="minorHAnsi" w:cstheme="minorHAnsi"/>
          <w:sz w:val="22"/>
          <w:szCs w:val="22"/>
        </w:rPr>
      </w:pPr>
      <w:r w:rsidRPr="00D46E05">
        <w:rPr>
          <w:rFonts w:asciiTheme="minorHAnsi" w:hAnsiTheme="minorHAnsi" w:cstheme="minorHAnsi"/>
          <w:sz w:val="22"/>
          <w:szCs w:val="22"/>
        </w:rPr>
        <w:t xml:space="preserve">In signing this application, I declare that the research protocol conforms to the </w:t>
      </w:r>
      <w:r w:rsidRPr="00D46E05">
        <w:rPr>
          <w:rFonts w:asciiTheme="minorHAnsi" w:hAnsiTheme="minorHAnsi" w:cstheme="minorHAnsi"/>
          <w:i/>
          <w:sz w:val="22"/>
          <w:szCs w:val="22"/>
        </w:rPr>
        <w:t xml:space="preserve">National Statement on Ethical Conduct in </w:t>
      </w:r>
      <w:r w:rsidR="00E24B86" w:rsidRPr="00D46E05">
        <w:rPr>
          <w:rFonts w:asciiTheme="minorHAnsi" w:hAnsiTheme="minorHAnsi" w:cstheme="minorHAnsi"/>
          <w:i/>
          <w:sz w:val="22"/>
          <w:szCs w:val="22"/>
        </w:rPr>
        <w:t>Human Research, 2007</w:t>
      </w:r>
      <w:r w:rsidRPr="00D46E05">
        <w:rPr>
          <w:rFonts w:asciiTheme="minorHAnsi" w:hAnsiTheme="minorHAnsi" w:cstheme="minorHAnsi"/>
          <w:i/>
          <w:sz w:val="22"/>
          <w:szCs w:val="22"/>
        </w:rPr>
        <w:t xml:space="preserve">, </w:t>
      </w:r>
      <w:r w:rsidRPr="00D46E05">
        <w:rPr>
          <w:rFonts w:asciiTheme="minorHAnsi" w:hAnsiTheme="minorHAnsi" w:cstheme="minorHAnsi"/>
          <w:sz w:val="22"/>
          <w:szCs w:val="22"/>
        </w:rPr>
        <w:t>which I have read.</w:t>
      </w:r>
    </w:p>
    <w:p w14:paraId="13FFF1AD" w14:textId="77777777" w:rsidR="00AF7A0B" w:rsidRPr="00D46E05" w:rsidRDefault="007915B9" w:rsidP="00891CE5">
      <w:pPr>
        <w:numPr>
          <w:ilvl w:val="0"/>
          <w:numId w:val="8"/>
        </w:numPr>
        <w:spacing w:before="120"/>
        <w:ind w:left="714" w:hanging="357"/>
        <w:rPr>
          <w:rFonts w:asciiTheme="minorHAnsi" w:hAnsiTheme="minorHAnsi" w:cstheme="minorHAnsi"/>
          <w:sz w:val="22"/>
          <w:szCs w:val="22"/>
        </w:rPr>
      </w:pPr>
      <w:r w:rsidRPr="00D46E05">
        <w:rPr>
          <w:rFonts w:asciiTheme="minorHAnsi" w:hAnsiTheme="minorHAnsi" w:cstheme="minorHAnsi"/>
          <w:sz w:val="22"/>
          <w:szCs w:val="22"/>
        </w:rPr>
        <w:t xml:space="preserve">I undertake to conduct the research in accordance with the </w:t>
      </w:r>
      <w:r w:rsidR="00EC0245" w:rsidRPr="00D46E05">
        <w:rPr>
          <w:rFonts w:asciiTheme="minorHAnsi" w:hAnsiTheme="minorHAnsi" w:cstheme="minorHAnsi"/>
          <w:sz w:val="22"/>
          <w:szCs w:val="22"/>
        </w:rPr>
        <w:t xml:space="preserve">approved protocol, the </w:t>
      </w:r>
      <w:r w:rsidRPr="00D46E05">
        <w:rPr>
          <w:rFonts w:asciiTheme="minorHAnsi" w:hAnsiTheme="minorHAnsi" w:cstheme="minorHAnsi"/>
          <w:i/>
          <w:sz w:val="22"/>
          <w:szCs w:val="22"/>
        </w:rPr>
        <w:t>National Statement</w:t>
      </w:r>
      <w:r w:rsidR="00AF7A0B" w:rsidRPr="00D46E05">
        <w:rPr>
          <w:rFonts w:asciiTheme="minorHAnsi" w:hAnsiTheme="minorHAnsi" w:cstheme="minorHAnsi"/>
          <w:sz w:val="22"/>
          <w:szCs w:val="22"/>
        </w:rPr>
        <w:t xml:space="preserve">, relevant legislation and the policies and procedures of the University of </w:t>
      </w:r>
      <w:r w:rsidR="002F7ADF" w:rsidRPr="00D46E05">
        <w:rPr>
          <w:rFonts w:asciiTheme="minorHAnsi" w:hAnsiTheme="minorHAnsi" w:cstheme="minorHAnsi"/>
          <w:sz w:val="22"/>
          <w:szCs w:val="22"/>
        </w:rPr>
        <w:t>New England</w:t>
      </w:r>
      <w:r w:rsidR="00AF7A0B" w:rsidRPr="00D46E05">
        <w:rPr>
          <w:rFonts w:asciiTheme="minorHAnsi" w:hAnsiTheme="minorHAnsi" w:cstheme="minorHAnsi"/>
          <w:sz w:val="22"/>
          <w:szCs w:val="22"/>
        </w:rPr>
        <w:t>.</w:t>
      </w:r>
    </w:p>
    <w:p w14:paraId="5CE74526" w14:textId="77777777" w:rsidR="00DB7D18" w:rsidRPr="00D46E05" w:rsidRDefault="00DB7D18" w:rsidP="00891CE5">
      <w:pPr>
        <w:pStyle w:val="ListParagraph"/>
        <w:numPr>
          <w:ilvl w:val="0"/>
          <w:numId w:val="8"/>
        </w:numPr>
        <w:spacing w:before="120" w:after="120"/>
        <w:ind w:left="714" w:hanging="357"/>
        <w:contextualSpacing w:val="0"/>
        <w:rPr>
          <w:rFonts w:asciiTheme="minorHAnsi" w:hAnsiTheme="minorHAnsi" w:cstheme="minorHAnsi"/>
          <w:sz w:val="22"/>
          <w:szCs w:val="22"/>
        </w:rPr>
      </w:pPr>
      <w:r w:rsidRPr="00D46E05">
        <w:rPr>
          <w:rFonts w:asciiTheme="minorHAnsi" w:hAnsiTheme="minorHAnsi" w:cstheme="minorHAnsi"/>
          <w:sz w:val="22"/>
          <w:szCs w:val="22"/>
        </w:rPr>
        <w:t xml:space="preserve">I have read and agree to comply with the University of New </w:t>
      </w:r>
      <w:r w:rsidR="003D0CDE" w:rsidRPr="00D46E05">
        <w:rPr>
          <w:rFonts w:asciiTheme="minorHAnsi" w:hAnsiTheme="minorHAnsi" w:cstheme="minorHAnsi"/>
          <w:sz w:val="22"/>
          <w:szCs w:val="22"/>
        </w:rPr>
        <w:t>England’s</w:t>
      </w:r>
      <w:r w:rsidRPr="00D46E05">
        <w:rPr>
          <w:rFonts w:asciiTheme="minorHAnsi" w:hAnsiTheme="minorHAnsi" w:cstheme="minorHAnsi"/>
          <w:sz w:val="22"/>
          <w:szCs w:val="22"/>
        </w:rPr>
        <w:t xml:space="preserve"> Research Data Management Policy and pursuant policies and procedures and have a plan for managing and/or sharing Research Data securely.</w:t>
      </w:r>
    </w:p>
    <w:p w14:paraId="2F54B1B3" w14:textId="77777777" w:rsidR="00DB7D18" w:rsidRPr="00D46E05" w:rsidRDefault="00DB7D18" w:rsidP="00891CE5">
      <w:pPr>
        <w:pStyle w:val="ListParagraph"/>
        <w:numPr>
          <w:ilvl w:val="0"/>
          <w:numId w:val="8"/>
        </w:numPr>
        <w:rPr>
          <w:rFonts w:asciiTheme="minorHAnsi" w:hAnsiTheme="minorHAnsi" w:cstheme="minorHAnsi"/>
          <w:sz w:val="22"/>
          <w:szCs w:val="22"/>
        </w:rPr>
      </w:pPr>
      <w:r w:rsidRPr="00D46E05">
        <w:rPr>
          <w:rFonts w:asciiTheme="minorHAnsi" w:hAnsiTheme="minorHAnsi" w:cstheme="minorHAnsi"/>
          <w:sz w:val="22"/>
          <w:szCs w:val="22"/>
        </w:rPr>
        <w:t xml:space="preserve">I understand and agree that project files, documents, research records, and data may be subject to inspection by the University of New England’s, HREC, </w:t>
      </w:r>
      <w:r w:rsidR="00D201D7" w:rsidRPr="00D46E05">
        <w:rPr>
          <w:rFonts w:asciiTheme="minorHAnsi" w:hAnsiTheme="minorHAnsi" w:cstheme="minorHAnsi"/>
          <w:sz w:val="22"/>
          <w:szCs w:val="22"/>
        </w:rPr>
        <w:t>the</w:t>
      </w:r>
      <w:r w:rsidRPr="00D46E05">
        <w:rPr>
          <w:rFonts w:asciiTheme="minorHAnsi" w:hAnsiTheme="minorHAnsi" w:cstheme="minorHAnsi"/>
          <w:sz w:val="22"/>
          <w:szCs w:val="22"/>
        </w:rPr>
        <w:t xml:space="preserve"> </w:t>
      </w:r>
      <w:r w:rsidR="003D0CDE" w:rsidRPr="00D46E05">
        <w:rPr>
          <w:rFonts w:asciiTheme="minorHAnsi" w:hAnsiTheme="minorHAnsi" w:cstheme="minorHAnsi"/>
          <w:sz w:val="22"/>
          <w:szCs w:val="22"/>
        </w:rPr>
        <w:t>R</w:t>
      </w:r>
      <w:r w:rsidRPr="00D46E05">
        <w:rPr>
          <w:rFonts w:asciiTheme="minorHAnsi" w:hAnsiTheme="minorHAnsi" w:cstheme="minorHAnsi"/>
          <w:sz w:val="22"/>
          <w:szCs w:val="22"/>
        </w:rPr>
        <w:t xml:space="preserve">esearch </w:t>
      </w:r>
      <w:r w:rsidR="003D0CDE" w:rsidRPr="00D46E05">
        <w:rPr>
          <w:rFonts w:asciiTheme="minorHAnsi" w:hAnsiTheme="minorHAnsi" w:cstheme="minorHAnsi"/>
          <w:sz w:val="22"/>
          <w:szCs w:val="22"/>
        </w:rPr>
        <w:t>Ethics O</w:t>
      </w:r>
      <w:r w:rsidRPr="00D46E05">
        <w:rPr>
          <w:rFonts w:asciiTheme="minorHAnsi" w:hAnsiTheme="minorHAnsi" w:cstheme="minorHAnsi"/>
          <w:sz w:val="22"/>
          <w:szCs w:val="22"/>
        </w:rPr>
        <w:t>fficer, the sponsor or an independent body for auditing and monitoring purposes</w:t>
      </w:r>
    </w:p>
    <w:p w14:paraId="5F31F345" w14:textId="77777777" w:rsidR="005C34B2" w:rsidRPr="00D46E05" w:rsidRDefault="005C34B2" w:rsidP="00891CE5">
      <w:pPr>
        <w:numPr>
          <w:ilvl w:val="0"/>
          <w:numId w:val="8"/>
        </w:numPr>
        <w:spacing w:before="120"/>
        <w:ind w:left="714" w:hanging="357"/>
        <w:rPr>
          <w:rFonts w:asciiTheme="minorHAnsi" w:hAnsiTheme="minorHAnsi" w:cstheme="minorHAnsi"/>
          <w:sz w:val="22"/>
          <w:szCs w:val="22"/>
        </w:rPr>
      </w:pPr>
      <w:r w:rsidRPr="00D46E05">
        <w:rPr>
          <w:rFonts w:asciiTheme="minorHAnsi" w:hAnsiTheme="minorHAnsi" w:cstheme="minorHAnsi"/>
          <w:sz w:val="22"/>
          <w:szCs w:val="22"/>
        </w:rPr>
        <w:t xml:space="preserve">Where I am the project supervisor for the research described herein which will be conducted by a student of the University of </w:t>
      </w:r>
      <w:r w:rsidR="002F7ADF" w:rsidRPr="00D46E05">
        <w:rPr>
          <w:rFonts w:asciiTheme="minorHAnsi" w:hAnsiTheme="minorHAnsi" w:cstheme="minorHAnsi"/>
          <w:sz w:val="22"/>
          <w:szCs w:val="22"/>
        </w:rPr>
        <w:t>New England</w:t>
      </w:r>
      <w:r w:rsidRPr="00D46E05">
        <w:rPr>
          <w:rFonts w:asciiTheme="minorHAnsi" w:hAnsiTheme="minorHAnsi" w:cstheme="minorHAnsi"/>
          <w:sz w:val="22"/>
          <w:szCs w:val="22"/>
        </w:rPr>
        <w:t>, I declare that I have provided guidance to the student in the design, methodology and consideration of ethical issues of the proposed research.</w:t>
      </w:r>
    </w:p>
    <w:p w14:paraId="1A4E96B4" w14:textId="77777777" w:rsidR="005C34B2" w:rsidRPr="00D46E05" w:rsidRDefault="005C34B2" w:rsidP="00891CE5">
      <w:pPr>
        <w:numPr>
          <w:ilvl w:val="0"/>
          <w:numId w:val="8"/>
        </w:numPr>
        <w:spacing w:before="120"/>
        <w:ind w:left="714" w:hanging="357"/>
        <w:rPr>
          <w:rFonts w:asciiTheme="minorHAnsi" w:hAnsiTheme="minorHAnsi" w:cstheme="minorHAnsi"/>
          <w:sz w:val="22"/>
          <w:szCs w:val="22"/>
        </w:rPr>
      </w:pPr>
      <w:r w:rsidRPr="00D46E05">
        <w:rPr>
          <w:rFonts w:asciiTheme="minorHAnsi" w:hAnsiTheme="minorHAnsi" w:cstheme="minorHAnsi"/>
          <w:sz w:val="22"/>
          <w:szCs w:val="22"/>
        </w:rPr>
        <w:t xml:space="preserve">I make this application on the basis that the information it contains is confidential and will be used by the University of </w:t>
      </w:r>
      <w:r w:rsidR="002F7ADF" w:rsidRPr="00D46E05">
        <w:rPr>
          <w:rFonts w:asciiTheme="minorHAnsi" w:hAnsiTheme="minorHAnsi" w:cstheme="minorHAnsi"/>
          <w:sz w:val="22"/>
          <w:szCs w:val="22"/>
        </w:rPr>
        <w:t>New England</w:t>
      </w:r>
      <w:r w:rsidRPr="00D46E05">
        <w:rPr>
          <w:rFonts w:asciiTheme="minorHAnsi" w:hAnsiTheme="minorHAnsi" w:cstheme="minorHAnsi"/>
          <w:sz w:val="22"/>
          <w:szCs w:val="22"/>
        </w:rPr>
        <w:t xml:space="preserve"> for the purposes of ethical review and monitoring of the research project described herein, and to satisfy reporting requirements to regulatory bodies.  The information will not be used for any other purpose without my prior consent.</w:t>
      </w:r>
    </w:p>
    <w:p w14:paraId="53F83BCD" w14:textId="77777777" w:rsidR="005C34B2" w:rsidRPr="00D46E05" w:rsidRDefault="005C34B2" w:rsidP="004B0525">
      <w:pPr>
        <w:tabs>
          <w:tab w:val="left" w:pos="567"/>
        </w:tabs>
        <w:outlineLvl w:val="0"/>
        <w:rPr>
          <w:rFonts w:asciiTheme="minorHAnsi" w:hAnsiTheme="minorHAnsi" w:cstheme="minorHAnsi"/>
          <w:sz w:val="22"/>
          <w:szCs w:val="22"/>
        </w:rPr>
      </w:pPr>
    </w:p>
    <w:p w14:paraId="751AFB17" w14:textId="77777777" w:rsidR="005C34B2" w:rsidRPr="00D46E05" w:rsidRDefault="005C34B2" w:rsidP="005C34B2">
      <w:pPr>
        <w:tabs>
          <w:tab w:val="left" w:pos="567"/>
        </w:tabs>
        <w:ind w:left="567" w:hanging="567"/>
        <w:outlineLvl w:val="0"/>
        <w:rPr>
          <w:rFonts w:asciiTheme="minorHAnsi" w:hAnsiTheme="minorHAnsi" w:cstheme="minorHAnsi"/>
          <w:sz w:val="22"/>
          <w:szCs w:val="22"/>
        </w:rPr>
      </w:pPr>
      <w:r w:rsidRPr="00D46E05">
        <w:rPr>
          <w:rFonts w:asciiTheme="minorHAnsi" w:hAnsiTheme="minorHAnsi" w:cstheme="minorHAnsi"/>
          <w:sz w:val="22"/>
          <w:szCs w:val="22"/>
        </w:rPr>
        <w:tab/>
      </w:r>
      <w:r w:rsidRPr="00D46E05">
        <w:rPr>
          <w:rFonts w:asciiTheme="minorHAnsi" w:hAnsiTheme="minorHAnsi" w:cstheme="minorHAnsi"/>
          <w:b/>
          <w:sz w:val="22"/>
          <w:szCs w:val="22"/>
        </w:rPr>
        <w:t xml:space="preserve">All investigators named at </w:t>
      </w:r>
      <w:hyperlink w:anchor="B2" w:history="1">
        <w:r w:rsidR="00427BF8" w:rsidRPr="00D46E05">
          <w:rPr>
            <w:rStyle w:val="Hyperlink"/>
            <w:rFonts w:asciiTheme="minorHAnsi" w:hAnsiTheme="minorHAnsi" w:cstheme="minorHAnsi"/>
            <w:b/>
            <w:sz w:val="22"/>
            <w:szCs w:val="22"/>
            <w:u w:val="none"/>
          </w:rPr>
          <w:t>B2</w:t>
        </w:r>
      </w:hyperlink>
      <w:r w:rsidR="00481060" w:rsidRPr="00D46E05">
        <w:rPr>
          <w:rFonts w:asciiTheme="minorHAnsi" w:hAnsiTheme="minorHAnsi" w:cstheme="minorHAnsi"/>
          <w:b/>
          <w:sz w:val="22"/>
          <w:szCs w:val="22"/>
        </w:rPr>
        <w:t xml:space="preserve"> , </w:t>
      </w:r>
      <w:hyperlink w:anchor="_PART_B3_–" w:history="1">
        <w:r w:rsidR="00EF7308" w:rsidRPr="00D46E05">
          <w:rPr>
            <w:rStyle w:val="Hyperlink"/>
            <w:rFonts w:asciiTheme="minorHAnsi" w:hAnsiTheme="minorHAnsi" w:cstheme="minorHAnsi"/>
            <w:b/>
            <w:sz w:val="22"/>
            <w:szCs w:val="22"/>
            <w:u w:val="none"/>
          </w:rPr>
          <w:t>B3</w:t>
        </w:r>
      </w:hyperlink>
      <w:r w:rsidR="00481060" w:rsidRPr="00D46E05">
        <w:rPr>
          <w:rFonts w:asciiTheme="minorHAnsi" w:hAnsiTheme="minorHAnsi" w:cstheme="minorHAnsi"/>
          <w:b/>
          <w:sz w:val="22"/>
          <w:szCs w:val="22"/>
        </w:rPr>
        <w:t xml:space="preserve"> and </w:t>
      </w:r>
      <w:hyperlink w:anchor="_PART_B4_–" w:history="1">
        <w:r w:rsidR="00EF7308" w:rsidRPr="00D46E05">
          <w:rPr>
            <w:rStyle w:val="Hyperlink"/>
            <w:rFonts w:asciiTheme="minorHAnsi" w:hAnsiTheme="minorHAnsi" w:cstheme="minorHAnsi"/>
            <w:b/>
            <w:sz w:val="22"/>
            <w:szCs w:val="22"/>
            <w:u w:val="none"/>
          </w:rPr>
          <w:t>B4</w:t>
        </w:r>
      </w:hyperlink>
      <w:r w:rsidR="00481060" w:rsidRPr="00D46E05">
        <w:rPr>
          <w:rFonts w:asciiTheme="minorHAnsi" w:hAnsiTheme="minorHAnsi" w:cstheme="minorHAnsi"/>
          <w:b/>
          <w:sz w:val="22"/>
          <w:szCs w:val="22"/>
        </w:rPr>
        <w:t xml:space="preserve"> </w:t>
      </w:r>
      <w:r w:rsidRPr="00D46E05">
        <w:rPr>
          <w:rFonts w:asciiTheme="minorHAnsi" w:hAnsiTheme="minorHAnsi" w:cstheme="minorHAnsi"/>
          <w:b/>
          <w:sz w:val="22"/>
          <w:szCs w:val="22"/>
        </w:rPr>
        <w:t>are to sign this declaration.</w:t>
      </w:r>
    </w:p>
    <w:p w14:paraId="271F9678" w14:textId="77777777" w:rsidR="005C34B2" w:rsidRPr="00D46E05" w:rsidRDefault="005C34B2" w:rsidP="005C34B2">
      <w:pPr>
        <w:tabs>
          <w:tab w:val="left" w:pos="567"/>
        </w:tabs>
        <w:rPr>
          <w:rFonts w:asciiTheme="minorHAnsi" w:hAnsiTheme="minorHAnsi" w:cstheme="minorHAnsi"/>
          <w:sz w:val="22"/>
          <w:szCs w:val="22"/>
        </w:rPr>
      </w:pP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6"/>
        <w:gridCol w:w="2552"/>
        <w:gridCol w:w="3260"/>
        <w:gridCol w:w="1500"/>
      </w:tblGrid>
      <w:tr w:rsidR="005C34B2" w:rsidRPr="00D46E05" w14:paraId="1D702BE8" w14:textId="77777777" w:rsidTr="00DB2173">
        <w:tc>
          <w:tcPr>
            <w:tcW w:w="2126" w:type="dxa"/>
            <w:tcBorders>
              <w:top w:val="single" w:sz="4" w:space="0" w:color="auto"/>
              <w:left w:val="single" w:sz="4" w:space="0" w:color="auto"/>
              <w:bottom w:val="single" w:sz="4" w:space="0" w:color="auto"/>
              <w:right w:val="single" w:sz="4" w:space="0" w:color="auto"/>
            </w:tcBorders>
            <w:shd w:val="clear" w:color="auto" w:fill="C6D9F1"/>
          </w:tcPr>
          <w:p w14:paraId="01DC4FD7" w14:textId="77777777" w:rsidR="005C34B2" w:rsidRPr="00D46E05" w:rsidRDefault="005C34B2" w:rsidP="005F2DCB">
            <w:pPr>
              <w:tabs>
                <w:tab w:val="left" w:pos="567"/>
              </w:tabs>
              <w:rPr>
                <w:rFonts w:asciiTheme="minorHAnsi" w:hAnsiTheme="minorHAnsi" w:cstheme="minorHAnsi"/>
                <w:sz w:val="22"/>
                <w:szCs w:val="22"/>
              </w:rPr>
            </w:pPr>
          </w:p>
        </w:tc>
        <w:tc>
          <w:tcPr>
            <w:tcW w:w="2552" w:type="dxa"/>
            <w:tcBorders>
              <w:top w:val="single" w:sz="4" w:space="0" w:color="auto"/>
              <w:left w:val="single" w:sz="4" w:space="0" w:color="auto"/>
              <w:bottom w:val="single" w:sz="4" w:space="0" w:color="auto"/>
              <w:right w:val="single" w:sz="4" w:space="0" w:color="auto"/>
            </w:tcBorders>
            <w:shd w:val="clear" w:color="auto" w:fill="C6D9F1"/>
          </w:tcPr>
          <w:p w14:paraId="7BEFA133" w14:textId="77777777" w:rsidR="005C34B2" w:rsidRPr="00D46E05" w:rsidRDefault="005C34B2" w:rsidP="005F2DCB">
            <w:pPr>
              <w:tabs>
                <w:tab w:val="left" w:pos="567"/>
              </w:tabs>
              <w:rPr>
                <w:rFonts w:asciiTheme="minorHAnsi" w:hAnsiTheme="minorHAnsi" w:cstheme="minorHAnsi"/>
                <w:i/>
                <w:sz w:val="22"/>
                <w:szCs w:val="22"/>
              </w:rPr>
            </w:pPr>
            <w:r w:rsidRPr="00D46E05">
              <w:rPr>
                <w:rFonts w:asciiTheme="minorHAnsi" w:hAnsiTheme="minorHAnsi" w:cstheme="minorHAnsi"/>
                <w:i/>
                <w:sz w:val="22"/>
                <w:szCs w:val="22"/>
              </w:rPr>
              <w:t>Name</w:t>
            </w:r>
          </w:p>
        </w:tc>
        <w:tc>
          <w:tcPr>
            <w:tcW w:w="3260" w:type="dxa"/>
            <w:tcBorders>
              <w:top w:val="single" w:sz="4" w:space="0" w:color="auto"/>
              <w:left w:val="single" w:sz="4" w:space="0" w:color="auto"/>
              <w:bottom w:val="single" w:sz="4" w:space="0" w:color="auto"/>
              <w:right w:val="single" w:sz="4" w:space="0" w:color="auto"/>
            </w:tcBorders>
            <w:shd w:val="clear" w:color="auto" w:fill="C6D9F1"/>
          </w:tcPr>
          <w:p w14:paraId="33082747" w14:textId="77777777" w:rsidR="005C34B2" w:rsidRPr="00D46E05" w:rsidRDefault="005C34B2" w:rsidP="005F2DCB">
            <w:pPr>
              <w:tabs>
                <w:tab w:val="left" w:pos="567"/>
              </w:tabs>
              <w:rPr>
                <w:rFonts w:asciiTheme="minorHAnsi" w:hAnsiTheme="minorHAnsi" w:cstheme="minorHAnsi"/>
                <w:i/>
                <w:sz w:val="22"/>
                <w:szCs w:val="22"/>
              </w:rPr>
            </w:pPr>
            <w:r w:rsidRPr="00D46E05">
              <w:rPr>
                <w:rFonts w:asciiTheme="minorHAnsi" w:hAnsiTheme="minorHAnsi" w:cstheme="minorHAnsi"/>
                <w:i/>
                <w:sz w:val="22"/>
                <w:szCs w:val="22"/>
              </w:rPr>
              <w:t>Signature</w:t>
            </w:r>
          </w:p>
        </w:tc>
        <w:tc>
          <w:tcPr>
            <w:tcW w:w="1500" w:type="dxa"/>
            <w:tcBorders>
              <w:top w:val="single" w:sz="4" w:space="0" w:color="auto"/>
              <w:left w:val="single" w:sz="4" w:space="0" w:color="auto"/>
              <w:bottom w:val="single" w:sz="4" w:space="0" w:color="auto"/>
              <w:right w:val="single" w:sz="4" w:space="0" w:color="auto"/>
            </w:tcBorders>
            <w:shd w:val="clear" w:color="auto" w:fill="C6D9F1"/>
          </w:tcPr>
          <w:p w14:paraId="5AD7A209" w14:textId="77777777" w:rsidR="005C34B2" w:rsidRPr="00D46E05" w:rsidRDefault="005C34B2" w:rsidP="005F2DCB">
            <w:pPr>
              <w:tabs>
                <w:tab w:val="left" w:pos="567"/>
              </w:tabs>
              <w:rPr>
                <w:rFonts w:asciiTheme="minorHAnsi" w:hAnsiTheme="minorHAnsi" w:cstheme="minorHAnsi"/>
                <w:i/>
                <w:sz w:val="22"/>
                <w:szCs w:val="22"/>
              </w:rPr>
            </w:pPr>
            <w:r w:rsidRPr="00D46E05">
              <w:rPr>
                <w:rFonts w:asciiTheme="minorHAnsi" w:hAnsiTheme="minorHAnsi" w:cstheme="minorHAnsi"/>
                <w:i/>
                <w:sz w:val="22"/>
                <w:szCs w:val="22"/>
              </w:rPr>
              <w:t>Date</w:t>
            </w:r>
          </w:p>
        </w:tc>
      </w:tr>
      <w:tr w:rsidR="005C34B2" w:rsidRPr="00D46E05" w14:paraId="28EE127A" w14:textId="77777777" w:rsidTr="00ED384C">
        <w:tc>
          <w:tcPr>
            <w:tcW w:w="2126" w:type="dxa"/>
            <w:tcBorders>
              <w:top w:val="single" w:sz="4" w:space="0" w:color="auto"/>
              <w:left w:val="single" w:sz="4" w:space="0" w:color="auto"/>
              <w:bottom w:val="single" w:sz="4" w:space="0" w:color="auto"/>
              <w:right w:val="single" w:sz="4" w:space="0" w:color="auto"/>
            </w:tcBorders>
            <w:shd w:val="clear" w:color="auto" w:fill="CCC0D9"/>
          </w:tcPr>
          <w:p w14:paraId="735127B0" w14:textId="77777777" w:rsidR="005C34B2" w:rsidRPr="00D46E05" w:rsidRDefault="005C34B2" w:rsidP="005F2DCB">
            <w:pPr>
              <w:tabs>
                <w:tab w:val="left" w:pos="567"/>
              </w:tabs>
              <w:rPr>
                <w:rFonts w:asciiTheme="minorHAnsi" w:hAnsiTheme="minorHAnsi" w:cstheme="minorHAnsi"/>
                <w:sz w:val="22"/>
                <w:szCs w:val="22"/>
              </w:rPr>
            </w:pPr>
            <w:r w:rsidRPr="00D46E05">
              <w:rPr>
                <w:rFonts w:asciiTheme="minorHAnsi" w:hAnsiTheme="minorHAnsi" w:cstheme="minorHAnsi"/>
                <w:sz w:val="22"/>
                <w:szCs w:val="22"/>
              </w:rPr>
              <w:t>Chief investigator</w:t>
            </w:r>
            <w:r w:rsidR="00511D5D" w:rsidRPr="00D46E05">
              <w:rPr>
                <w:rFonts w:asciiTheme="minorHAnsi" w:hAnsiTheme="minorHAnsi" w:cstheme="minorHAnsi"/>
                <w:sz w:val="22"/>
                <w:szCs w:val="22"/>
              </w:rPr>
              <w:t xml:space="preserve"> or </w:t>
            </w:r>
            <w:r w:rsidRPr="00D46E05">
              <w:rPr>
                <w:rFonts w:asciiTheme="minorHAnsi" w:hAnsiTheme="minorHAnsi" w:cstheme="minorHAnsi"/>
                <w:sz w:val="22"/>
                <w:szCs w:val="22"/>
              </w:rPr>
              <w:t>project supervisor</w:t>
            </w:r>
          </w:p>
        </w:tc>
        <w:tc>
          <w:tcPr>
            <w:tcW w:w="2552" w:type="dxa"/>
            <w:tcBorders>
              <w:top w:val="single" w:sz="4" w:space="0" w:color="auto"/>
              <w:left w:val="single" w:sz="4" w:space="0" w:color="auto"/>
              <w:bottom w:val="single" w:sz="4" w:space="0" w:color="auto"/>
              <w:right w:val="single" w:sz="4" w:space="0" w:color="auto"/>
            </w:tcBorders>
          </w:tcPr>
          <w:p w14:paraId="0B6C84ED" w14:textId="7402B74A" w:rsidR="005C34B2" w:rsidRPr="00D46E05" w:rsidRDefault="001A02AE" w:rsidP="005F2DCB">
            <w:pPr>
              <w:tabs>
                <w:tab w:val="left" w:pos="567"/>
              </w:tabs>
              <w:rPr>
                <w:rFonts w:asciiTheme="minorHAnsi" w:hAnsiTheme="minorHAnsi" w:cstheme="minorHAnsi"/>
                <w:sz w:val="22"/>
                <w:szCs w:val="22"/>
              </w:rPr>
            </w:pPr>
            <w:r>
              <w:rPr>
                <w:rFonts w:asciiTheme="minorHAnsi" w:hAnsiTheme="minorHAnsi" w:cstheme="minorHAnsi"/>
                <w:sz w:val="22"/>
                <w:szCs w:val="22"/>
              </w:rPr>
              <w:t>A/Prof Amy Lykins</w:t>
            </w:r>
          </w:p>
        </w:tc>
        <w:tc>
          <w:tcPr>
            <w:tcW w:w="3260" w:type="dxa"/>
            <w:tcBorders>
              <w:top w:val="single" w:sz="4" w:space="0" w:color="auto"/>
              <w:left w:val="single" w:sz="4" w:space="0" w:color="auto"/>
              <w:bottom w:val="single" w:sz="4" w:space="0" w:color="auto"/>
              <w:right w:val="single" w:sz="4" w:space="0" w:color="auto"/>
            </w:tcBorders>
          </w:tcPr>
          <w:p w14:paraId="5D34207C" w14:textId="505D7DB5" w:rsidR="005C34B2" w:rsidRPr="00D46E05" w:rsidRDefault="00487901" w:rsidP="005F2DCB">
            <w:pPr>
              <w:tabs>
                <w:tab w:val="left" w:pos="567"/>
              </w:tabs>
              <w:rPr>
                <w:rFonts w:asciiTheme="minorHAnsi" w:hAnsiTheme="minorHAnsi" w:cstheme="minorHAnsi"/>
                <w:sz w:val="22"/>
                <w:szCs w:val="22"/>
              </w:rPr>
            </w:pPr>
            <w:r>
              <w:rPr>
                <w:noProof/>
              </w:rPr>
              <w:drawing>
                <wp:inline distT="0" distB="0" distL="0" distR="0" wp14:anchorId="6B46BE0C" wp14:editId="211B7E63">
                  <wp:extent cx="1604963" cy="6653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614590" cy="669386"/>
                          </a:xfrm>
                          <a:prstGeom prst="rect">
                            <a:avLst/>
                          </a:prstGeom>
                          <a:noFill/>
                          <a:ln>
                            <a:noFill/>
                          </a:ln>
                        </pic:spPr>
                      </pic:pic>
                    </a:graphicData>
                  </a:graphic>
                </wp:inline>
              </w:drawing>
            </w:r>
          </w:p>
        </w:tc>
        <w:tc>
          <w:tcPr>
            <w:tcW w:w="1500" w:type="dxa"/>
            <w:tcBorders>
              <w:top w:val="single" w:sz="4" w:space="0" w:color="auto"/>
              <w:left w:val="single" w:sz="4" w:space="0" w:color="auto"/>
              <w:bottom w:val="single" w:sz="4" w:space="0" w:color="auto"/>
              <w:right w:val="single" w:sz="4" w:space="0" w:color="auto"/>
            </w:tcBorders>
          </w:tcPr>
          <w:p w14:paraId="33CF0B37" w14:textId="2E42B045" w:rsidR="005C34B2" w:rsidRPr="00D46E05" w:rsidRDefault="00487901" w:rsidP="005F2DCB">
            <w:pPr>
              <w:tabs>
                <w:tab w:val="left" w:pos="567"/>
              </w:tabs>
              <w:rPr>
                <w:rFonts w:asciiTheme="minorHAnsi" w:hAnsiTheme="minorHAnsi" w:cstheme="minorHAnsi"/>
                <w:sz w:val="22"/>
                <w:szCs w:val="22"/>
              </w:rPr>
            </w:pPr>
            <w:r>
              <w:rPr>
                <w:rFonts w:asciiTheme="minorHAnsi" w:hAnsiTheme="minorHAnsi" w:cstheme="minorHAnsi"/>
                <w:sz w:val="22"/>
                <w:szCs w:val="22"/>
              </w:rPr>
              <w:t>16</w:t>
            </w:r>
            <w:r w:rsidR="00BB093D">
              <w:rPr>
                <w:rFonts w:asciiTheme="minorHAnsi" w:hAnsiTheme="minorHAnsi" w:cstheme="minorHAnsi"/>
                <w:sz w:val="22"/>
                <w:szCs w:val="22"/>
              </w:rPr>
              <w:t>/02/2023</w:t>
            </w:r>
          </w:p>
        </w:tc>
      </w:tr>
      <w:tr w:rsidR="005C34B2" w:rsidRPr="00D46E05" w14:paraId="081A24D9" w14:textId="77777777" w:rsidTr="00ED384C">
        <w:tc>
          <w:tcPr>
            <w:tcW w:w="2126" w:type="dxa"/>
            <w:tcBorders>
              <w:top w:val="single" w:sz="4" w:space="0" w:color="auto"/>
              <w:left w:val="single" w:sz="4" w:space="0" w:color="auto"/>
              <w:bottom w:val="single" w:sz="4" w:space="0" w:color="auto"/>
              <w:right w:val="single" w:sz="4" w:space="0" w:color="auto"/>
            </w:tcBorders>
            <w:shd w:val="clear" w:color="auto" w:fill="CCC0D9"/>
          </w:tcPr>
          <w:p w14:paraId="50478F76" w14:textId="77777777" w:rsidR="005C34B2" w:rsidRPr="00D46E05" w:rsidRDefault="002319E5" w:rsidP="005F2DCB">
            <w:pPr>
              <w:tabs>
                <w:tab w:val="left" w:pos="567"/>
              </w:tabs>
              <w:rPr>
                <w:rFonts w:asciiTheme="minorHAnsi" w:hAnsiTheme="minorHAnsi" w:cstheme="minorHAnsi"/>
                <w:sz w:val="22"/>
                <w:szCs w:val="22"/>
              </w:rPr>
            </w:pPr>
            <w:r w:rsidRPr="00D46E05">
              <w:rPr>
                <w:rFonts w:asciiTheme="minorHAnsi" w:hAnsiTheme="minorHAnsi" w:cstheme="minorHAnsi"/>
                <w:sz w:val="22"/>
                <w:szCs w:val="22"/>
              </w:rPr>
              <w:t>Co-</w:t>
            </w:r>
            <w:proofErr w:type="gramStart"/>
            <w:r w:rsidRPr="00D46E05">
              <w:rPr>
                <w:rFonts w:asciiTheme="minorHAnsi" w:hAnsiTheme="minorHAnsi" w:cstheme="minorHAnsi"/>
                <w:sz w:val="22"/>
                <w:szCs w:val="22"/>
              </w:rPr>
              <w:t>Investigator  or</w:t>
            </w:r>
            <w:proofErr w:type="gramEnd"/>
            <w:r w:rsidRPr="00D46E05">
              <w:rPr>
                <w:rFonts w:asciiTheme="minorHAnsi" w:hAnsiTheme="minorHAnsi" w:cstheme="minorHAnsi"/>
                <w:sz w:val="22"/>
                <w:szCs w:val="22"/>
              </w:rPr>
              <w:t xml:space="preserve"> Student Researcher</w:t>
            </w:r>
          </w:p>
        </w:tc>
        <w:tc>
          <w:tcPr>
            <w:tcW w:w="2552" w:type="dxa"/>
            <w:tcBorders>
              <w:top w:val="single" w:sz="4" w:space="0" w:color="auto"/>
              <w:left w:val="single" w:sz="4" w:space="0" w:color="auto"/>
              <w:bottom w:val="single" w:sz="4" w:space="0" w:color="auto"/>
              <w:right w:val="single" w:sz="4" w:space="0" w:color="auto"/>
            </w:tcBorders>
          </w:tcPr>
          <w:p w14:paraId="64578419" w14:textId="4DB1FC32" w:rsidR="005C34B2" w:rsidRPr="00D46E05" w:rsidRDefault="001A02AE" w:rsidP="005F2DCB">
            <w:pPr>
              <w:tabs>
                <w:tab w:val="left" w:pos="567"/>
              </w:tabs>
              <w:rPr>
                <w:rFonts w:asciiTheme="minorHAnsi" w:hAnsiTheme="minorHAnsi" w:cstheme="minorHAnsi"/>
                <w:sz w:val="22"/>
                <w:szCs w:val="22"/>
              </w:rPr>
            </w:pPr>
            <w:r>
              <w:rPr>
                <w:rFonts w:asciiTheme="minorHAnsi" w:hAnsiTheme="minorHAnsi" w:cstheme="minorHAnsi"/>
                <w:sz w:val="22"/>
                <w:szCs w:val="22"/>
              </w:rPr>
              <w:t>A/Prof Suzie Cosh</w:t>
            </w:r>
          </w:p>
        </w:tc>
        <w:tc>
          <w:tcPr>
            <w:tcW w:w="3260" w:type="dxa"/>
            <w:tcBorders>
              <w:top w:val="single" w:sz="4" w:space="0" w:color="auto"/>
              <w:left w:val="single" w:sz="4" w:space="0" w:color="auto"/>
              <w:bottom w:val="single" w:sz="4" w:space="0" w:color="auto"/>
              <w:right w:val="single" w:sz="4" w:space="0" w:color="auto"/>
            </w:tcBorders>
          </w:tcPr>
          <w:p w14:paraId="0C7391F2" w14:textId="44BC0295" w:rsidR="005C34B2" w:rsidRPr="00D46E05" w:rsidRDefault="00383A3F" w:rsidP="005F2DCB">
            <w:pPr>
              <w:tabs>
                <w:tab w:val="left" w:pos="567"/>
              </w:tabs>
              <w:rPr>
                <w:rFonts w:asciiTheme="minorHAnsi" w:hAnsiTheme="minorHAnsi" w:cstheme="minorHAnsi"/>
                <w:sz w:val="22"/>
                <w:szCs w:val="22"/>
              </w:rPr>
            </w:pPr>
            <w:r w:rsidRPr="00345448">
              <w:rPr>
                <w:noProof/>
                <w:lang w:eastAsia="en-AU"/>
              </w:rPr>
              <w:drawing>
                <wp:inline distT="0" distB="0" distL="0" distR="0" wp14:anchorId="7BBBF72D" wp14:editId="75066C82">
                  <wp:extent cx="253944" cy="637901"/>
                  <wp:effectExtent l="0" t="1587" r="0" b="0"/>
                  <wp:docPr id="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rot="5400000">
                            <a:off x="0" y="0"/>
                            <a:ext cx="267806" cy="672721"/>
                          </a:xfrm>
                          <a:prstGeom prst="rect">
                            <a:avLst/>
                          </a:prstGeom>
                          <a:noFill/>
                          <a:ln>
                            <a:noFill/>
                          </a:ln>
                        </pic:spPr>
                      </pic:pic>
                    </a:graphicData>
                  </a:graphic>
                </wp:inline>
              </w:drawing>
            </w:r>
          </w:p>
        </w:tc>
        <w:tc>
          <w:tcPr>
            <w:tcW w:w="1500" w:type="dxa"/>
            <w:tcBorders>
              <w:top w:val="single" w:sz="4" w:space="0" w:color="auto"/>
              <w:left w:val="single" w:sz="4" w:space="0" w:color="auto"/>
              <w:bottom w:val="single" w:sz="4" w:space="0" w:color="auto"/>
              <w:right w:val="single" w:sz="4" w:space="0" w:color="auto"/>
            </w:tcBorders>
          </w:tcPr>
          <w:p w14:paraId="48B2A2BE" w14:textId="0FB62FE0" w:rsidR="005C34B2" w:rsidRPr="00D46E05" w:rsidRDefault="00383A3F" w:rsidP="005F2DCB">
            <w:pPr>
              <w:tabs>
                <w:tab w:val="left" w:pos="567"/>
              </w:tabs>
              <w:rPr>
                <w:rFonts w:asciiTheme="minorHAnsi" w:hAnsiTheme="minorHAnsi" w:cstheme="minorHAnsi"/>
                <w:sz w:val="22"/>
                <w:szCs w:val="22"/>
              </w:rPr>
            </w:pPr>
            <w:r>
              <w:rPr>
                <w:rFonts w:asciiTheme="minorHAnsi" w:hAnsiTheme="minorHAnsi" w:cstheme="minorHAnsi"/>
                <w:sz w:val="22"/>
                <w:szCs w:val="22"/>
              </w:rPr>
              <w:t>14/12/2022</w:t>
            </w:r>
          </w:p>
        </w:tc>
      </w:tr>
      <w:tr w:rsidR="005C34B2" w:rsidRPr="00D46E05" w14:paraId="6F01D29C" w14:textId="77777777" w:rsidTr="00ED384C">
        <w:tc>
          <w:tcPr>
            <w:tcW w:w="2126" w:type="dxa"/>
            <w:tcBorders>
              <w:top w:val="single" w:sz="4" w:space="0" w:color="auto"/>
              <w:left w:val="single" w:sz="4" w:space="0" w:color="auto"/>
              <w:bottom w:val="single" w:sz="4" w:space="0" w:color="auto"/>
              <w:right w:val="single" w:sz="4" w:space="0" w:color="auto"/>
            </w:tcBorders>
            <w:shd w:val="clear" w:color="auto" w:fill="CCC0D9"/>
          </w:tcPr>
          <w:p w14:paraId="6E0459CB" w14:textId="77777777" w:rsidR="005C34B2" w:rsidRPr="00D46E05" w:rsidRDefault="002319E5" w:rsidP="005F2DCB">
            <w:pPr>
              <w:tabs>
                <w:tab w:val="left" w:pos="567"/>
              </w:tabs>
              <w:rPr>
                <w:rFonts w:asciiTheme="minorHAnsi" w:hAnsiTheme="minorHAnsi" w:cstheme="minorHAnsi"/>
                <w:sz w:val="22"/>
                <w:szCs w:val="22"/>
              </w:rPr>
            </w:pPr>
            <w:r w:rsidRPr="00D46E05">
              <w:rPr>
                <w:rFonts w:asciiTheme="minorHAnsi" w:hAnsiTheme="minorHAnsi" w:cstheme="minorHAnsi"/>
                <w:sz w:val="22"/>
                <w:szCs w:val="22"/>
              </w:rPr>
              <w:t>Co-</w:t>
            </w:r>
            <w:proofErr w:type="gramStart"/>
            <w:r w:rsidRPr="00D46E05">
              <w:rPr>
                <w:rFonts w:asciiTheme="minorHAnsi" w:hAnsiTheme="minorHAnsi" w:cstheme="minorHAnsi"/>
                <w:sz w:val="22"/>
                <w:szCs w:val="22"/>
              </w:rPr>
              <w:t>Investigator  or</w:t>
            </w:r>
            <w:proofErr w:type="gramEnd"/>
            <w:r w:rsidRPr="00D46E05">
              <w:rPr>
                <w:rFonts w:asciiTheme="minorHAnsi" w:hAnsiTheme="minorHAnsi" w:cstheme="minorHAnsi"/>
                <w:sz w:val="22"/>
                <w:szCs w:val="22"/>
              </w:rPr>
              <w:t xml:space="preserve"> Student Researcher</w:t>
            </w:r>
          </w:p>
        </w:tc>
        <w:tc>
          <w:tcPr>
            <w:tcW w:w="2552" w:type="dxa"/>
            <w:tcBorders>
              <w:top w:val="single" w:sz="4" w:space="0" w:color="auto"/>
              <w:left w:val="single" w:sz="4" w:space="0" w:color="auto"/>
              <w:bottom w:val="single" w:sz="4" w:space="0" w:color="auto"/>
              <w:right w:val="single" w:sz="4" w:space="0" w:color="auto"/>
            </w:tcBorders>
          </w:tcPr>
          <w:p w14:paraId="37F5AD18" w14:textId="14BBBE57" w:rsidR="005C34B2" w:rsidRPr="00D46E05" w:rsidRDefault="001A02AE" w:rsidP="005F2DCB">
            <w:pPr>
              <w:tabs>
                <w:tab w:val="left" w:pos="567"/>
              </w:tabs>
              <w:rPr>
                <w:rFonts w:asciiTheme="minorHAnsi" w:hAnsiTheme="minorHAnsi" w:cstheme="minorHAnsi"/>
                <w:sz w:val="22"/>
                <w:szCs w:val="22"/>
              </w:rPr>
            </w:pPr>
            <w:r>
              <w:rPr>
                <w:rFonts w:asciiTheme="minorHAnsi" w:hAnsiTheme="minorHAnsi" w:cstheme="minorHAnsi"/>
                <w:sz w:val="22"/>
                <w:szCs w:val="22"/>
              </w:rPr>
              <w:t>Ms. Nicola Paul</w:t>
            </w:r>
          </w:p>
        </w:tc>
        <w:tc>
          <w:tcPr>
            <w:tcW w:w="3260" w:type="dxa"/>
            <w:tcBorders>
              <w:top w:val="single" w:sz="4" w:space="0" w:color="auto"/>
              <w:left w:val="single" w:sz="4" w:space="0" w:color="auto"/>
              <w:bottom w:val="single" w:sz="4" w:space="0" w:color="auto"/>
              <w:right w:val="single" w:sz="4" w:space="0" w:color="auto"/>
            </w:tcBorders>
          </w:tcPr>
          <w:p w14:paraId="66FE3E38" w14:textId="31427F90" w:rsidR="005C34B2" w:rsidRPr="00D46E05" w:rsidRDefault="003F7A23" w:rsidP="005F2DCB">
            <w:pPr>
              <w:tabs>
                <w:tab w:val="left" w:pos="567"/>
              </w:tabs>
              <w:rPr>
                <w:rFonts w:asciiTheme="minorHAnsi" w:hAnsiTheme="minorHAnsi" w:cstheme="minorHAnsi"/>
                <w:sz w:val="22"/>
                <w:szCs w:val="22"/>
              </w:rPr>
            </w:pPr>
            <w:ins w:id="53" w:author="Nicola Paul" w:date="2022-12-15T10:27:00Z">
              <w:r>
                <w:rPr>
                  <w:rFonts w:asciiTheme="minorHAnsi" w:hAnsiTheme="minorHAnsi" w:cstheme="minorHAnsi"/>
                  <w:noProof/>
                  <w:sz w:val="22"/>
                  <w:szCs w:val="22"/>
                </w:rPr>
                <w:drawing>
                  <wp:inline distT="0" distB="0" distL="0" distR="0" wp14:anchorId="5F247354" wp14:editId="146955D1">
                    <wp:extent cx="942975" cy="480613"/>
                    <wp:effectExtent l="0" t="0" r="0" b="0"/>
                    <wp:docPr id="1" name="Picture 1"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shape&#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955305" cy="486897"/>
                            </a:xfrm>
                            <a:prstGeom prst="rect">
                              <a:avLst/>
                            </a:prstGeom>
                          </pic:spPr>
                        </pic:pic>
                      </a:graphicData>
                    </a:graphic>
                  </wp:inline>
                </w:drawing>
              </w:r>
            </w:ins>
          </w:p>
        </w:tc>
        <w:tc>
          <w:tcPr>
            <w:tcW w:w="1500" w:type="dxa"/>
            <w:tcBorders>
              <w:top w:val="single" w:sz="4" w:space="0" w:color="auto"/>
              <w:left w:val="single" w:sz="4" w:space="0" w:color="auto"/>
              <w:bottom w:val="single" w:sz="4" w:space="0" w:color="auto"/>
              <w:right w:val="single" w:sz="4" w:space="0" w:color="auto"/>
            </w:tcBorders>
          </w:tcPr>
          <w:p w14:paraId="42A5D5A4" w14:textId="3D23F231" w:rsidR="005C34B2" w:rsidRPr="00D46E05" w:rsidRDefault="00E650A8" w:rsidP="005F2DCB">
            <w:pPr>
              <w:tabs>
                <w:tab w:val="left" w:pos="567"/>
              </w:tabs>
              <w:rPr>
                <w:rFonts w:asciiTheme="minorHAnsi" w:hAnsiTheme="minorHAnsi" w:cstheme="minorHAnsi"/>
                <w:sz w:val="22"/>
                <w:szCs w:val="22"/>
              </w:rPr>
            </w:pPr>
            <w:r>
              <w:rPr>
                <w:rFonts w:asciiTheme="minorHAnsi" w:hAnsiTheme="minorHAnsi" w:cstheme="minorHAnsi"/>
                <w:sz w:val="22"/>
                <w:szCs w:val="22"/>
              </w:rPr>
              <w:t>15/12/2022</w:t>
            </w:r>
          </w:p>
        </w:tc>
      </w:tr>
      <w:tr w:rsidR="005C34B2" w:rsidRPr="00D46E05" w14:paraId="43B744D3" w14:textId="77777777" w:rsidTr="00ED384C">
        <w:trPr>
          <w:trHeight w:val="274"/>
        </w:trPr>
        <w:tc>
          <w:tcPr>
            <w:tcW w:w="2126" w:type="dxa"/>
            <w:tcBorders>
              <w:top w:val="single" w:sz="4" w:space="0" w:color="auto"/>
              <w:left w:val="single" w:sz="4" w:space="0" w:color="auto"/>
              <w:bottom w:val="single" w:sz="4" w:space="0" w:color="auto"/>
              <w:right w:val="single" w:sz="4" w:space="0" w:color="auto"/>
            </w:tcBorders>
            <w:shd w:val="clear" w:color="auto" w:fill="CCC0D9"/>
          </w:tcPr>
          <w:p w14:paraId="33F9A94D" w14:textId="77777777" w:rsidR="005C34B2" w:rsidRPr="00D46E05" w:rsidRDefault="002319E5" w:rsidP="005F2DCB">
            <w:pPr>
              <w:tabs>
                <w:tab w:val="left" w:pos="567"/>
              </w:tabs>
              <w:rPr>
                <w:rFonts w:asciiTheme="minorHAnsi" w:hAnsiTheme="minorHAnsi" w:cstheme="minorHAnsi"/>
                <w:sz w:val="22"/>
                <w:szCs w:val="22"/>
              </w:rPr>
            </w:pPr>
            <w:r w:rsidRPr="00D46E05">
              <w:rPr>
                <w:rFonts w:asciiTheme="minorHAnsi" w:hAnsiTheme="minorHAnsi" w:cstheme="minorHAnsi"/>
                <w:sz w:val="22"/>
                <w:szCs w:val="22"/>
              </w:rPr>
              <w:t>Co-</w:t>
            </w:r>
            <w:proofErr w:type="gramStart"/>
            <w:r w:rsidRPr="00D46E05">
              <w:rPr>
                <w:rFonts w:asciiTheme="minorHAnsi" w:hAnsiTheme="minorHAnsi" w:cstheme="minorHAnsi"/>
                <w:sz w:val="22"/>
                <w:szCs w:val="22"/>
              </w:rPr>
              <w:t>Investigator  or</w:t>
            </w:r>
            <w:proofErr w:type="gramEnd"/>
            <w:r w:rsidRPr="00D46E05">
              <w:rPr>
                <w:rFonts w:asciiTheme="minorHAnsi" w:hAnsiTheme="minorHAnsi" w:cstheme="minorHAnsi"/>
                <w:sz w:val="22"/>
                <w:szCs w:val="22"/>
              </w:rPr>
              <w:t xml:space="preserve"> Student Researcher</w:t>
            </w:r>
          </w:p>
        </w:tc>
        <w:tc>
          <w:tcPr>
            <w:tcW w:w="2552" w:type="dxa"/>
            <w:tcBorders>
              <w:top w:val="single" w:sz="4" w:space="0" w:color="auto"/>
              <w:left w:val="single" w:sz="4" w:space="0" w:color="auto"/>
              <w:bottom w:val="single" w:sz="4" w:space="0" w:color="auto"/>
              <w:right w:val="single" w:sz="4" w:space="0" w:color="auto"/>
            </w:tcBorders>
          </w:tcPr>
          <w:p w14:paraId="0BE0C7C4" w14:textId="38D4D58B" w:rsidR="005C34B2" w:rsidRPr="00D46E05" w:rsidRDefault="003D7E10" w:rsidP="005F2DCB">
            <w:pPr>
              <w:tabs>
                <w:tab w:val="left" w:pos="567"/>
              </w:tabs>
              <w:rPr>
                <w:rFonts w:asciiTheme="minorHAnsi" w:hAnsiTheme="minorHAnsi" w:cstheme="minorHAnsi"/>
                <w:sz w:val="22"/>
                <w:szCs w:val="22"/>
              </w:rPr>
            </w:pPr>
            <w:r>
              <w:rPr>
                <w:rFonts w:asciiTheme="minorHAnsi" w:hAnsiTheme="minorHAnsi" w:cstheme="minorHAnsi"/>
                <w:sz w:val="22"/>
                <w:szCs w:val="22"/>
              </w:rPr>
              <w:t>Ms. Joanne Robinson</w:t>
            </w:r>
          </w:p>
        </w:tc>
        <w:tc>
          <w:tcPr>
            <w:tcW w:w="3260" w:type="dxa"/>
            <w:tcBorders>
              <w:top w:val="single" w:sz="4" w:space="0" w:color="auto"/>
              <w:left w:val="single" w:sz="4" w:space="0" w:color="auto"/>
              <w:bottom w:val="single" w:sz="4" w:space="0" w:color="auto"/>
              <w:right w:val="single" w:sz="4" w:space="0" w:color="auto"/>
            </w:tcBorders>
          </w:tcPr>
          <w:p w14:paraId="495C670B" w14:textId="4D912644" w:rsidR="005C34B2" w:rsidRPr="00D46E05" w:rsidRDefault="003D7E10" w:rsidP="005F2DCB">
            <w:pPr>
              <w:tabs>
                <w:tab w:val="left" w:pos="567"/>
              </w:tabs>
              <w:rPr>
                <w:rFonts w:asciiTheme="minorHAnsi" w:hAnsiTheme="minorHAnsi" w:cstheme="minorHAnsi"/>
                <w:sz w:val="22"/>
                <w:szCs w:val="22"/>
              </w:rPr>
            </w:pPr>
            <w:r>
              <w:rPr>
                <w:rFonts w:asciiTheme="minorHAnsi" w:hAnsiTheme="minorHAnsi" w:cstheme="minorHAnsi"/>
                <w:sz w:val="22"/>
                <w:szCs w:val="22"/>
              </w:rPr>
              <w:t>(Was added in a previous variation form)</w:t>
            </w:r>
          </w:p>
        </w:tc>
        <w:tc>
          <w:tcPr>
            <w:tcW w:w="1500" w:type="dxa"/>
            <w:tcBorders>
              <w:top w:val="single" w:sz="4" w:space="0" w:color="auto"/>
              <w:left w:val="single" w:sz="4" w:space="0" w:color="auto"/>
              <w:bottom w:val="single" w:sz="4" w:space="0" w:color="auto"/>
              <w:right w:val="single" w:sz="4" w:space="0" w:color="auto"/>
            </w:tcBorders>
          </w:tcPr>
          <w:p w14:paraId="78E9FDB7" w14:textId="2A82EB7F" w:rsidR="005C34B2" w:rsidRPr="00D46E05" w:rsidRDefault="003D7E10" w:rsidP="005F2DCB">
            <w:pPr>
              <w:tabs>
                <w:tab w:val="left" w:pos="567"/>
              </w:tabs>
              <w:rPr>
                <w:rFonts w:asciiTheme="minorHAnsi" w:hAnsiTheme="minorHAnsi" w:cstheme="minorHAnsi"/>
                <w:sz w:val="22"/>
                <w:szCs w:val="22"/>
              </w:rPr>
            </w:pPr>
            <w:r>
              <w:rPr>
                <w:rFonts w:asciiTheme="minorHAnsi" w:hAnsiTheme="minorHAnsi" w:cstheme="minorHAnsi"/>
                <w:sz w:val="22"/>
                <w:szCs w:val="22"/>
              </w:rPr>
              <w:t>11/1/2024</w:t>
            </w:r>
          </w:p>
        </w:tc>
      </w:tr>
      <w:tr w:rsidR="006572A9" w:rsidRPr="00D46E05" w14:paraId="3B13FE11" w14:textId="77777777" w:rsidTr="006572A9">
        <w:trPr>
          <w:trHeight w:val="274"/>
        </w:trPr>
        <w:tc>
          <w:tcPr>
            <w:tcW w:w="2126" w:type="dxa"/>
            <w:tcBorders>
              <w:top w:val="single" w:sz="4" w:space="0" w:color="auto"/>
              <w:left w:val="single" w:sz="4" w:space="0" w:color="auto"/>
              <w:bottom w:val="single" w:sz="4" w:space="0" w:color="auto"/>
              <w:right w:val="single" w:sz="4" w:space="0" w:color="auto"/>
            </w:tcBorders>
            <w:shd w:val="clear" w:color="auto" w:fill="CCC0D9"/>
          </w:tcPr>
          <w:p w14:paraId="68D82958" w14:textId="77777777" w:rsidR="006572A9" w:rsidRPr="00D46E05" w:rsidRDefault="006572A9" w:rsidP="00DE122F">
            <w:pPr>
              <w:tabs>
                <w:tab w:val="left" w:pos="567"/>
              </w:tabs>
              <w:rPr>
                <w:rFonts w:asciiTheme="minorHAnsi" w:hAnsiTheme="minorHAnsi" w:cstheme="minorHAnsi"/>
                <w:sz w:val="22"/>
                <w:szCs w:val="22"/>
              </w:rPr>
            </w:pPr>
            <w:r w:rsidRPr="00D46E05">
              <w:rPr>
                <w:rFonts w:asciiTheme="minorHAnsi" w:hAnsiTheme="minorHAnsi" w:cstheme="minorHAnsi"/>
                <w:sz w:val="22"/>
                <w:szCs w:val="22"/>
              </w:rPr>
              <w:t>Co-</w:t>
            </w:r>
            <w:proofErr w:type="gramStart"/>
            <w:r w:rsidRPr="00D46E05">
              <w:rPr>
                <w:rFonts w:asciiTheme="minorHAnsi" w:hAnsiTheme="minorHAnsi" w:cstheme="minorHAnsi"/>
                <w:sz w:val="22"/>
                <w:szCs w:val="22"/>
              </w:rPr>
              <w:t>Investigator  or</w:t>
            </w:r>
            <w:proofErr w:type="gramEnd"/>
            <w:r w:rsidRPr="00D46E05">
              <w:rPr>
                <w:rFonts w:asciiTheme="minorHAnsi" w:hAnsiTheme="minorHAnsi" w:cstheme="minorHAnsi"/>
                <w:sz w:val="22"/>
                <w:szCs w:val="22"/>
              </w:rPr>
              <w:t xml:space="preserve"> Student Researcher</w:t>
            </w:r>
          </w:p>
        </w:tc>
        <w:tc>
          <w:tcPr>
            <w:tcW w:w="2552" w:type="dxa"/>
            <w:tcBorders>
              <w:top w:val="single" w:sz="4" w:space="0" w:color="auto"/>
              <w:left w:val="single" w:sz="4" w:space="0" w:color="auto"/>
              <w:bottom w:val="single" w:sz="4" w:space="0" w:color="auto"/>
              <w:right w:val="single" w:sz="4" w:space="0" w:color="auto"/>
            </w:tcBorders>
          </w:tcPr>
          <w:p w14:paraId="47B6F4E0" w14:textId="1AEB7C5A" w:rsidR="006572A9" w:rsidRPr="00D46E05" w:rsidRDefault="003D7E10" w:rsidP="00DE122F">
            <w:pPr>
              <w:tabs>
                <w:tab w:val="left" w:pos="567"/>
              </w:tabs>
              <w:rPr>
                <w:rFonts w:asciiTheme="minorHAnsi" w:hAnsiTheme="minorHAnsi" w:cstheme="minorHAnsi"/>
                <w:sz w:val="22"/>
                <w:szCs w:val="22"/>
              </w:rPr>
            </w:pPr>
            <w:r w:rsidRPr="003D7E10">
              <w:rPr>
                <w:rFonts w:asciiTheme="minorHAnsi" w:hAnsiTheme="minorHAnsi" w:cstheme="minorHAnsi"/>
                <w:sz w:val="22"/>
                <w:szCs w:val="22"/>
                <w:highlight w:val="yellow"/>
              </w:rPr>
              <w:t>A/Prof Deborah Apthorp</w:t>
            </w:r>
          </w:p>
        </w:tc>
        <w:tc>
          <w:tcPr>
            <w:tcW w:w="3260" w:type="dxa"/>
            <w:tcBorders>
              <w:top w:val="single" w:sz="4" w:space="0" w:color="auto"/>
              <w:left w:val="single" w:sz="4" w:space="0" w:color="auto"/>
              <w:bottom w:val="single" w:sz="4" w:space="0" w:color="auto"/>
              <w:right w:val="single" w:sz="4" w:space="0" w:color="auto"/>
            </w:tcBorders>
          </w:tcPr>
          <w:p w14:paraId="50DD2265" w14:textId="27580988" w:rsidR="006572A9" w:rsidRPr="00D46E05" w:rsidRDefault="00C241CB" w:rsidP="00DE122F">
            <w:pPr>
              <w:tabs>
                <w:tab w:val="left" w:pos="567"/>
              </w:tabs>
              <w:rPr>
                <w:rFonts w:asciiTheme="minorHAnsi" w:hAnsiTheme="minorHAnsi" w:cstheme="minorHAnsi"/>
                <w:sz w:val="22"/>
                <w:szCs w:val="22"/>
              </w:rPr>
            </w:pPr>
            <w:r>
              <w:rPr>
                <w:rFonts w:asciiTheme="minorHAnsi" w:hAnsiTheme="minorHAnsi" w:cstheme="minorHAnsi"/>
                <w:noProof/>
                <w:sz w:val="22"/>
                <w:szCs w:val="22"/>
              </w:rPr>
              <w:drawing>
                <wp:inline distT="0" distB="0" distL="0" distR="0" wp14:anchorId="77726019" wp14:editId="511AF54C">
                  <wp:extent cx="1807368" cy="619873"/>
                  <wp:effectExtent l="0" t="0" r="0" b="2540"/>
                  <wp:docPr id="1738751852" name="Picture 1" descr="A close-up of a let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751852" name="Picture 1" descr="A close-up of a let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812503" cy="621634"/>
                          </a:xfrm>
                          <a:prstGeom prst="rect">
                            <a:avLst/>
                          </a:prstGeom>
                        </pic:spPr>
                      </pic:pic>
                    </a:graphicData>
                  </a:graphic>
                </wp:inline>
              </w:drawing>
            </w:r>
          </w:p>
        </w:tc>
        <w:tc>
          <w:tcPr>
            <w:tcW w:w="1500" w:type="dxa"/>
            <w:tcBorders>
              <w:top w:val="single" w:sz="4" w:space="0" w:color="auto"/>
              <w:left w:val="single" w:sz="4" w:space="0" w:color="auto"/>
              <w:bottom w:val="single" w:sz="4" w:space="0" w:color="auto"/>
              <w:right w:val="single" w:sz="4" w:space="0" w:color="auto"/>
            </w:tcBorders>
          </w:tcPr>
          <w:p w14:paraId="4E7D618B" w14:textId="63871AC5" w:rsidR="006572A9" w:rsidRPr="00D46E05" w:rsidRDefault="00C241CB" w:rsidP="00DE122F">
            <w:pPr>
              <w:tabs>
                <w:tab w:val="left" w:pos="567"/>
              </w:tabs>
              <w:rPr>
                <w:rFonts w:asciiTheme="minorHAnsi" w:hAnsiTheme="minorHAnsi" w:cstheme="minorHAnsi"/>
                <w:sz w:val="22"/>
                <w:szCs w:val="22"/>
              </w:rPr>
            </w:pPr>
            <w:r>
              <w:rPr>
                <w:rFonts w:asciiTheme="minorHAnsi" w:hAnsiTheme="minorHAnsi" w:cstheme="minorHAnsi"/>
                <w:sz w:val="22"/>
                <w:szCs w:val="22"/>
                <w:highlight w:val="yellow"/>
              </w:rPr>
              <w:t>13/02</w:t>
            </w:r>
            <w:r w:rsidR="003D7E10" w:rsidRPr="003D7E10">
              <w:rPr>
                <w:rFonts w:asciiTheme="minorHAnsi" w:hAnsiTheme="minorHAnsi" w:cstheme="minorHAnsi"/>
                <w:sz w:val="22"/>
                <w:szCs w:val="22"/>
                <w:highlight w:val="yellow"/>
              </w:rPr>
              <w:t>/2025</w:t>
            </w:r>
          </w:p>
        </w:tc>
      </w:tr>
    </w:tbl>
    <w:p w14:paraId="0906B396" w14:textId="77777777" w:rsidR="00891CE5" w:rsidRPr="00D46E05" w:rsidRDefault="00891CE5" w:rsidP="00481060">
      <w:pPr>
        <w:ind w:left="360"/>
        <w:rPr>
          <w:rFonts w:asciiTheme="minorHAnsi" w:hAnsiTheme="minorHAnsi" w:cstheme="minorHAnsi"/>
          <w:sz w:val="22"/>
          <w:szCs w:val="22"/>
        </w:rPr>
      </w:pPr>
    </w:p>
    <w:p w14:paraId="61243A10" w14:textId="77777777" w:rsidR="00EF7308" w:rsidRPr="00D46E05" w:rsidRDefault="00891CE5" w:rsidP="00891CE5">
      <w:pPr>
        <w:ind w:left="360"/>
        <w:rPr>
          <w:rFonts w:asciiTheme="minorHAnsi" w:hAnsiTheme="minorHAnsi" w:cstheme="minorHAnsi"/>
          <w:sz w:val="22"/>
          <w:szCs w:val="22"/>
        </w:rPr>
      </w:pPr>
      <w:r w:rsidRPr="00D46E05">
        <w:rPr>
          <w:rFonts w:asciiTheme="minorHAnsi" w:hAnsiTheme="minorHAnsi" w:cstheme="minorHAnsi"/>
          <w:sz w:val="22"/>
          <w:szCs w:val="22"/>
        </w:rPr>
        <w:br w:type="page"/>
      </w:r>
    </w:p>
    <w:p w14:paraId="45D456F9" w14:textId="77777777" w:rsidR="00EF7308" w:rsidRPr="00D46E05" w:rsidRDefault="00EF7308" w:rsidP="00EF7308">
      <w:pPr>
        <w:pStyle w:val="Heading4"/>
        <w:rPr>
          <w:rFonts w:asciiTheme="minorHAnsi" w:hAnsiTheme="minorHAnsi" w:cstheme="minorHAnsi"/>
          <w:sz w:val="22"/>
          <w:szCs w:val="22"/>
        </w:rPr>
      </w:pPr>
      <w:r w:rsidRPr="00D46E05">
        <w:rPr>
          <w:rFonts w:asciiTheme="minorHAnsi" w:hAnsiTheme="minorHAnsi" w:cstheme="minorHAnsi"/>
          <w:sz w:val="22"/>
          <w:szCs w:val="22"/>
        </w:rPr>
        <w:lastRenderedPageBreak/>
        <w:t xml:space="preserve">PART </w:t>
      </w:r>
      <w:r w:rsidR="002A2D86" w:rsidRPr="00D46E05">
        <w:rPr>
          <w:rFonts w:asciiTheme="minorHAnsi" w:hAnsiTheme="minorHAnsi" w:cstheme="minorHAnsi"/>
          <w:sz w:val="22"/>
          <w:szCs w:val="22"/>
        </w:rPr>
        <w:t>F</w:t>
      </w:r>
      <w:r w:rsidRPr="00D46E05">
        <w:rPr>
          <w:rFonts w:asciiTheme="minorHAnsi" w:hAnsiTheme="minorHAnsi" w:cstheme="minorHAnsi"/>
          <w:sz w:val="22"/>
          <w:szCs w:val="22"/>
        </w:rPr>
        <w:t>2 – HEAD OF SCHOOL DECLARATION</w:t>
      </w:r>
    </w:p>
    <w:p w14:paraId="7E195C27" w14:textId="77777777" w:rsidR="00EF7308" w:rsidRPr="00D46E05" w:rsidRDefault="00EF7308" w:rsidP="00481060">
      <w:pPr>
        <w:ind w:left="360"/>
        <w:rPr>
          <w:rFonts w:asciiTheme="minorHAnsi" w:hAnsiTheme="minorHAnsi" w:cstheme="minorHAnsi"/>
          <w:sz w:val="22"/>
          <w:szCs w:val="22"/>
        </w:rPr>
      </w:pPr>
    </w:p>
    <w:p w14:paraId="2DF1523C" w14:textId="77777777" w:rsidR="00EF7308" w:rsidRPr="00D46E05" w:rsidRDefault="00EF7308" w:rsidP="00DB2173">
      <w:pPr>
        <w:pBdr>
          <w:top w:val="single" w:sz="4" w:space="1" w:color="auto" w:shadow="1"/>
          <w:left w:val="single" w:sz="4" w:space="4" w:color="auto" w:shadow="1"/>
          <w:bottom w:val="single" w:sz="4" w:space="1" w:color="auto" w:shadow="1"/>
          <w:right w:val="single" w:sz="4" w:space="4" w:color="auto" w:shadow="1"/>
        </w:pBdr>
        <w:shd w:val="clear" w:color="auto" w:fill="B8CCE4"/>
        <w:rPr>
          <w:rFonts w:asciiTheme="minorHAnsi" w:hAnsiTheme="minorHAnsi" w:cstheme="minorHAnsi"/>
          <w:b/>
          <w:sz w:val="22"/>
          <w:szCs w:val="22"/>
        </w:rPr>
      </w:pPr>
    </w:p>
    <w:p w14:paraId="1DEC8A43" w14:textId="77777777" w:rsidR="00EF7308" w:rsidRPr="00D46E05" w:rsidRDefault="00EF7308" w:rsidP="00DB2173">
      <w:pPr>
        <w:pBdr>
          <w:top w:val="single" w:sz="4" w:space="1" w:color="auto" w:shadow="1"/>
          <w:left w:val="single" w:sz="4" w:space="4" w:color="auto" w:shadow="1"/>
          <w:bottom w:val="single" w:sz="4" w:space="1" w:color="auto" w:shadow="1"/>
          <w:right w:val="single" w:sz="4" w:space="4" w:color="auto" w:shadow="1"/>
        </w:pBdr>
        <w:shd w:val="clear" w:color="auto" w:fill="B8CCE4"/>
        <w:rPr>
          <w:rFonts w:asciiTheme="minorHAnsi" w:hAnsiTheme="minorHAnsi" w:cstheme="minorHAnsi"/>
          <w:b/>
          <w:sz w:val="22"/>
          <w:szCs w:val="22"/>
        </w:rPr>
      </w:pPr>
      <w:r w:rsidRPr="00D46E05">
        <w:rPr>
          <w:rFonts w:asciiTheme="minorHAnsi" w:hAnsiTheme="minorHAnsi" w:cstheme="minorHAnsi"/>
          <w:b/>
          <w:sz w:val="22"/>
          <w:szCs w:val="22"/>
        </w:rPr>
        <w:t>Head of School Declaration</w:t>
      </w:r>
    </w:p>
    <w:p w14:paraId="1680E43D" w14:textId="77777777" w:rsidR="00EF7308" w:rsidRPr="00D46E05" w:rsidRDefault="00EF7308" w:rsidP="00DB2173">
      <w:pPr>
        <w:pBdr>
          <w:top w:val="single" w:sz="4" w:space="1" w:color="auto" w:shadow="1"/>
          <w:left w:val="single" w:sz="4" w:space="4" w:color="auto" w:shadow="1"/>
          <w:bottom w:val="single" w:sz="4" w:space="1" w:color="auto" w:shadow="1"/>
          <w:right w:val="single" w:sz="4" w:space="4" w:color="auto" w:shadow="1"/>
        </w:pBdr>
        <w:shd w:val="clear" w:color="auto" w:fill="B8CCE4"/>
        <w:rPr>
          <w:rFonts w:asciiTheme="minorHAnsi" w:hAnsiTheme="minorHAnsi" w:cstheme="minorHAnsi"/>
          <w:b/>
          <w:sz w:val="22"/>
          <w:szCs w:val="22"/>
        </w:rPr>
      </w:pPr>
    </w:p>
    <w:p w14:paraId="69C0BEF7" w14:textId="77777777" w:rsidR="00EF7308" w:rsidRPr="00D46E05" w:rsidRDefault="00EF7308" w:rsidP="00EF7308">
      <w:pPr>
        <w:rPr>
          <w:rFonts w:asciiTheme="minorHAnsi" w:hAnsiTheme="minorHAnsi" w:cstheme="minorHAnsi"/>
          <w:i/>
          <w:sz w:val="22"/>
          <w:szCs w:val="22"/>
        </w:rPr>
      </w:pPr>
    </w:p>
    <w:p w14:paraId="226AFC86" w14:textId="77777777" w:rsidR="00EF7308" w:rsidRPr="00D46E05" w:rsidRDefault="00EF7308" w:rsidP="00EF7308">
      <w:pPr>
        <w:rPr>
          <w:rFonts w:asciiTheme="minorHAnsi" w:hAnsiTheme="minorHAnsi" w:cstheme="minorHAnsi"/>
          <w:i/>
          <w:sz w:val="22"/>
          <w:szCs w:val="22"/>
        </w:rPr>
      </w:pPr>
      <w:r w:rsidRPr="00D46E05">
        <w:rPr>
          <w:rFonts w:asciiTheme="minorHAnsi" w:hAnsiTheme="minorHAnsi" w:cstheme="minorHAnsi"/>
          <w:i/>
          <w:sz w:val="22"/>
          <w:szCs w:val="22"/>
        </w:rPr>
        <w:t xml:space="preserve">Where the Head of School has a conflict of interest with the proposed research, e.g. an investigator on the project, a member of the research group, or a personal relationship to any member of the research team, this Declaration is to be completed by </w:t>
      </w:r>
      <w:r w:rsidR="00862468" w:rsidRPr="00D46E05">
        <w:rPr>
          <w:rFonts w:asciiTheme="minorHAnsi" w:hAnsiTheme="minorHAnsi" w:cstheme="minorHAnsi"/>
          <w:i/>
          <w:sz w:val="22"/>
          <w:szCs w:val="22"/>
        </w:rPr>
        <w:t xml:space="preserve">the </w:t>
      </w:r>
      <w:r w:rsidR="004332D8" w:rsidRPr="00D46E05">
        <w:rPr>
          <w:rFonts w:asciiTheme="minorHAnsi" w:hAnsiTheme="minorHAnsi" w:cstheme="minorHAnsi"/>
          <w:i/>
          <w:sz w:val="22"/>
          <w:szCs w:val="22"/>
        </w:rPr>
        <w:t>Provost Deputy Vice Chancellor.</w:t>
      </w:r>
    </w:p>
    <w:p w14:paraId="7D665EA4" w14:textId="77777777" w:rsidR="00EF7308" w:rsidRPr="00D46E05" w:rsidRDefault="00EF7308" w:rsidP="00EF7308">
      <w:pPr>
        <w:rPr>
          <w:rFonts w:asciiTheme="minorHAnsi" w:hAnsiTheme="minorHAnsi" w:cstheme="minorHAnsi"/>
          <w:sz w:val="22"/>
          <w:szCs w:val="22"/>
        </w:rPr>
      </w:pPr>
    </w:p>
    <w:p w14:paraId="5B49C219" w14:textId="77777777" w:rsidR="00EF7308" w:rsidRPr="00D46E05" w:rsidRDefault="00EF7308" w:rsidP="00EF7308">
      <w:pPr>
        <w:rPr>
          <w:rFonts w:asciiTheme="minorHAnsi" w:hAnsiTheme="minorHAnsi" w:cstheme="minorHAnsi"/>
          <w:sz w:val="22"/>
          <w:szCs w:val="22"/>
        </w:rPr>
      </w:pPr>
      <w:r w:rsidRPr="00D46E05">
        <w:rPr>
          <w:rFonts w:asciiTheme="minorHAnsi" w:hAnsiTheme="minorHAnsi" w:cstheme="minorHAnsi"/>
          <w:sz w:val="22"/>
          <w:szCs w:val="22"/>
        </w:rPr>
        <w:t>I have considered this application and the ethical implications of the proposed research and recommend it for consideration by the HREC.  I confirm that the qualifications and experience of all investigators is appropriate to the study to be undertaken, and the necessary resources are available to enable this research to be conducted.</w:t>
      </w:r>
    </w:p>
    <w:p w14:paraId="37A810F9" w14:textId="77777777" w:rsidR="00EF7308" w:rsidRPr="00D46E05" w:rsidRDefault="00EF7308" w:rsidP="00EF7308">
      <w:pPr>
        <w:rPr>
          <w:rFonts w:asciiTheme="minorHAnsi" w:hAnsiTheme="minorHAnsi" w:cstheme="minorHAns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57"/>
        <w:gridCol w:w="1235"/>
        <w:gridCol w:w="1380"/>
        <w:gridCol w:w="1924"/>
        <w:gridCol w:w="1345"/>
        <w:gridCol w:w="2387"/>
      </w:tblGrid>
      <w:tr w:rsidR="00FD1BAF" w:rsidRPr="00AB7F89" w14:paraId="39FFC01F" w14:textId="77777777" w:rsidTr="00FC47E2">
        <w:trPr>
          <w:trHeight w:val="569"/>
          <w:jc w:val="center"/>
        </w:trPr>
        <w:tc>
          <w:tcPr>
            <w:tcW w:w="1368" w:type="dxa"/>
            <w:tcBorders>
              <w:bottom w:val="single" w:sz="4" w:space="0" w:color="auto"/>
            </w:tcBorders>
            <w:shd w:val="clear" w:color="auto" w:fill="FDE9D9"/>
            <w:vAlign w:val="center"/>
          </w:tcPr>
          <w:p w14:paraId="0E2AF731" w14:textId="77777777" w:rsidR="00FD1BAF" w:rsidRPr="00AB7F89" w:rsidRDefault="00FD1BAF" w:rsidP="00FC47E2">
            <w:pPr>
              <w:spacing w:before="120"/>
              <w:rPr>
                <w:rFonts w:ascii="Century Gothic" w:hAnsi="Century Gothic" w:cs="Arial"/>
              </w:rPr>
            </w:pPr>
            <w:r w:rsidRPr="00AB7F89">
              <w:rPr>
                <w:rFonts w:ascii="Century Gothic" w:hAnsi="Century Gothic" w:cs="Arial"/>
              </w:rPr>
              <w:t>Title</w:t>
            </w:r>
          </w:p>
        </w:tc>
        <w:tc>
          <w:tcPr>
            <w:tcW w:w="900" w:type="dxa"/>
            <w:vAlign w:val="center"/>
          </w:tcPr>
          <w:p w14:paraId="2159BF76" w14:textId="77777777" w:rsidR="00FD1BAF" w:rsidRPr="00AB7F89" w:rsidRDefault="00FD1BAF" w:rsidP="00FC47E2">
            <w:pPr>
              <w:rPr>
                <w:rFonts w:ascii="Century Gothic" w:hAnsi="Century Gothic" w:cs="Arial"/>
              </w:rPr>
            </w:pPr>
            <w:r>
              <w:rPr>
                <w:rFonts w:ascii="Century Gothic" w:hAnsi="Century Gothic" w:cs="Arial"/>
              </w:rPr>
              <w:t>Professor</w:t>
            </w:r>
          </w:p>
        </w:tc>
        <w:tc>
          <w:tcPr>
            <w:tcW w:w="1440" w:type="dxa"/>
            <w:shd w:val="clear" w:color="auto" w:fill="FDE9D9"/>
            <w:vAlign w:val="center"/>
          </w:tcPr>
          <w:p w14:paraId="0B12CF3D" w14:textId="77777777" w:rsidR="00FD1BAF" w:rsidRPr="00AB7F89" w:rsidRDefault="00FD1BAF" w:rsidP="00FC47E2">
            <w:pPr>
              <w:spacing w:before="120"/>
              <w:rPr>
                <w:rFonts w:ascii="Century Gothic" w:hAnsi="Century Gothic" w:cs="Arial"/>
              </w:rPr>
            </w:pPr>
            <w:r w:rsidRPr="00AB7F89">
              <w:rPr>
                <w:rFonts w:ascii="Century Gothic" w:hAnsi="Century Gothic" w:cs="Arial"/>
              </w:rPr>
              <w:t>First Name</w:t>
            </w:r>
          </w:p>
        </w:tc>
        <w:tc>
          <w:tcPr>
            <w:tcW w:w="2160" w:type="dxa"/>
            <w:vAlign w:val="center"/>
          </w:tcPr>
          <w:p w14:paraId="6BA50191" w14:textId="77777777" w:rsidR="00FD1BAF" w:rsidRPr="00AB7F89" w:rsidRDefault="00FD1BAF" w:rsidP="00FC47E2">
            <w:pPr>
              <w:rPr>
                <w:rFonts w:ascii="Century Gothic" w:hAnsi="Century Gothic" w:cs="Arial"/>
              </w:rPr>
            </w:pPr>
            <w:r>
              <w:rPr>
                <w:rFonts w:ascii="Century Gothic" w:hAnsi="Century Gothic" w:cs="Arial"/>
              </w:rPr>
              <w:t>Einar</w:t>
            </w:r>
          </w:p>
        </w:tc>
        <w:tc>
          <w:tcPr>
            <w:tcW w:w="1440" w:type="dxa"/>
            <w:shd w:val="clear" w:color="auto" w:fill="FDE9D9"/>
            <w:vAlign w:val="center"/>
          </w:tcPr>
          <w:p w14:paraId="343A1089" w14:textId="77777777" w:rsidR="00FD1BAF" w:rsidRPr="00AB7F89" w:rsidRDefault="00FD1BAF" w:rsidP="00FC47E2">
            <w:pPr>
              <w:spacing w:before="120"/>
              <w:rPr>
                <w:rFonts w:ascii="Century Gothic" w:hAnsi="Century Gothic" w:cs="Arial"/>
              </w:rPr>
            </w:pPr>
            <w:r w:rsidRPr="00AB7F89">
              <w:rPr>
                <w:rFonts w:ascii="Century Gothic" w:hAnsi="Century Gothic" w:cs="Arial"/>
              </w:rPr>
              <w:t>Last Name</w:t>
            </w:r>
          </w:p>
        </w:tc>
        <w:tc>
          <w:tcPr>
            <w:tcW w:w="2546" w:type="dxa"/>
            <w:vAlign w:val="center"/>
          </w:tcPr>
          <w:p w14:paraId="32993129" w14:textId="77777777" w:rsidR="00FD1BAF" w:rsidRPr="00AB7F89" w:rsidRDefault="00FD1BAF" w:rsidP="00FC47E2">
            <w:pPr>
              <w:rPr>
                <w:rFonts w:ascii="Century Gothic" w:hAnsi="Century Gothic" w:cs="Arial"/>
              </w:rPr>
            </w:pPr>
            <w:r>
              <w:rPr>
                <w:rFonts w:ascii="Century Gothic" w:hAnsi="Century Gothic" w:cs="Arial"/>
              </w:rPr>
              <w:t>Thorsteinsson</w:t>
            </w:r>
          </w:p>
        </w:tc>
      </w:tr>
      <w:tr w:rsidR="00FD1BAF" w:rsidRPr="00AB7F89" w14:paraId="0C1686D9" w14:textId="77777777" w:rsidTr="00FC47E2">
        <w:trPr>
          <w:trHeight w:val="535"/>
          <w:jc w:val="center"/>
        </w:trPr>
        <w:tc>
          <w:tcPr>
            <w:tcW w:w="1368" w:type="dxa"/>
            <w:tcBorders>
              <w:bottom w:val="single" w:sz="4" w:space="0" w:color="auto"/>
            </w:tcBorders>
            <w:shd w:val="clear" w:color="auto" w:fill="FDE9D9"/>
            <w:vAlign w:val="center"/>
          </w:tcPr>
          <w:p w14:paraId="237A3104" w14:textId="77777777" w:rsidR="00FD1BAF" w:rsidRPr="00AB7F89" w:rsidRDefault="00FD1BAF" w:rsidP="00FC47E2">
            <w:pPr>
              <w:spacing w:before="120"/>
              <w:rPr>
                <w:rFonts w:ascii="Century Gothic" w:hAnsi="Century Gothic" w:cs="Arial"/>
              </w:rPr>
            </w:pPr>
            <w:r w:rsidRPr="00AB7F89">
              <w:rPr>
                <w:rFonts w:ascii="Century Gothic" w:hAnsi="Century Gothic" w:cs="Arial"/>
              </w:rPr>
              <w:t>Position</w:t>
            </w:r>
          </w:p>
        </w:tc>
        <w:tc>
          <w:tcPr>
            <w:tcW w:w="8486" w:type="dxa"/>
            <w:gridSpan w:val="5"/>
            <w:vAlign w:val="center"/>
          </w:tcPr>
          <w:p w14:paraId="21B7326F" w14:textId="77777777" w:rsidR="00FD1BAF" w:rsidRPr="00AB7F89" w:rsidRDefault="00FD1BAF" w:rsidP="00FC47E2">
            <w:pPr>
              <w:rPr>
                <w:rFonts w:ascii="Century Gothic" w:hAnsi="Century Gothic" w:cs="Arial"/>
              </w:rPr>
            </w:pPr>
            <w:r>
              <w:rPr>
                <w:rFonts w:ascii="Century Gothic" w:hAnsi="Century Gothic" w:cs="Arial"/>
              </w:rPr>
              <w:t>Head of School, Psychology</w:t>
            </w:r>
          </w:p>
        </w:tc>
      </w:tr>
      <w:tr w:rsidR="00FD1BAF" w:rsidRPr="00AB7F89" w14:paraId="13ED6300" w14:textId="77777777" w:rsidTr="00FC47E2">
        <w:trPr>
          <w:trHeight w:val="972"/>
          <w:jc w:val="center"/>
        </w:trPr>
        <w:tc>
          <w:tcPr>
            <w:tcW w:w="1368" w:type="dxa"/>
            <w:shd w:val="clear" w:color="auto" w:fill="FDE9D9"/>
            <w:vAlign w:val="center"/>
          </w:tcPr>
          <w:p w14:paraId="573FE0FD" w14:textId="77777777" w:rsidR="00FD1BAF" w:rsidRPr="00AB7F89" w:rsidRDefault="00FD1BAF" w:rsidP="00FC47E2">
            <w:pPr>
              <w:spacing w:before="120"/>
              <w:rPr>
                <w:rFonts w:ascii="Century Gothic" w:hAnsi="Century Gothic" w:cs="Arial"/>
              </w:rPr>
            </w:pPr>
            <w:r w:rsidRPr="00AB7F89">
              <w:rPr>
                <w:rFonts w:ascii="Century Gothic" w:hAnsi="Century Gothic" w:cs="Arial"/>
              </w:rPr>
              <w:t>Signature</w:t>
            </w:r>
          </w:p>
        </w:tc>
        <w:tc>
          <w:tcPr>
            <w:tcW w:w="4500" w:type="dxa"/>
            <w:gridSpan w:val="3"/>
            <w:vAlign w:val="center"/>
          </w:tcPr>
          <w:p w14:paraId="48A71F8E" w14:textId="77777777" w:rsidR="00FD1BAF" w:rsidRPr="00AB7F89" w:rsidRDefault="00FD1BAF" w:rsidP="00FC47E2">
            <w:pPr>
              <w:rPr>
                <w:rFonts w:ascii="Century Gothic" w:hAnsi="Century Gothic" w:cs="Arial"/>
              </w:rPr>
            </w:pPr>
            <w:r>
              <w:rPr>
                <w:rFonts w:ascii="Century Gothic" w:hAnsi="Century Gothic" w:cs="Arial"/>
                <w:noProof/>
                <w:lang w:eastAsia="en-AU"/>
              </w:rPr>
              <w:drawing>
                <wp:inline distT="0" distB="0" distL="0" distR="0" wp14:anchorId="14FBA1C9" wp14:editId="147A6AFF">
                  <wp:extent cx="1933575" cy="5334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gneinar.jpg"/>
                          <pic:cNvPicPr/>
                        </pic:nvPicPr>
                        <pic:blipFill>
                          <a:blip r:embed="rId28">
                            <a:extLst>
                              <a:ext uri="{28A0092B-C50C-407E-A947-70E740481C1C}">
                                <a14:useLocalDpi xmlns:a14="http://schemas.microsoft.com/office/drawing/2010/main" val="0"/>
                              </a:ext>
                            </a:extLst>
                          </a:blip>
                          <a:stretch>
                            <a:fillRect/>
                          </a:stretch>
                        </pic:blipFill>
                        <pic:spPr>
                          <a:xfrm>
                            <a:off x="0" y="0"/>
                            <a:ext cx="1933575" cy="533400"/>
                          </a:xfrm>
                          <a:prstGeom prst="rect">
                            <a:avLst/>
                          </a:prstGeom>
                        </pic:spPr>
                      </pic:pic>
                    </a:graphicData>
                  </a:graphic>
                </wp:inline>
              </w:drawing>
            </w:r>
          </w:p>
        </w:tc>
        <w:tc>
          <w:tcPr>
            <w:tcW w:w="1440" w:type="dxa"/>
            <w:shd w:val="clear" w:color="auto" w:fill="FDE9D9"/>
            <w:vAlign w:val="center"/>
          </w:tcPr>
          <w:p w14:paraId="4E7255AA" w14:textId="77777777" w:rsidR="00FD1BAF" w:rsidRPr="00AB7F89" w:rsidRDefault="00FD1BAF" w:rsidP="00FC47E2">
            <w:pPr>
              <w:spacing w:before="120"/>
              <w:rPr>
                <w:rFonts w:ascii="Century Gothic" w:hAnsi="Century Gothic" w:cs="Arial"/>
              </w:rPr>
            </w:pPr>
            <w:r w:rsidRPr="00AB7F89">
              <w:rPr>
                <w:rFonts w:ascii="Century Gothic" w:hAnsi="Century Gothic" w:cs="Arial"/>
              </w:rPr>
              <w:t>Date</w:t>
            </w:r>
          </w:p>
        </w:tc>
        <w:tc>
          <w:tcPr>
            <w:tcW w:w="2546" w:type="dxa"/>
            <w:vAlign w:val="center"/>
          </w:tcPr>
          <w:p w14:paraId="134D34C0" w14:textId="77777777" w:rsidR="00FD1BAF" w:rsidRPr="00AB7F89" w:rsidRDefault="00FD1BAF" w:rsidP="00FC47E2">
            <w:pPr>
              <w:rPr>
                <w:rFonts w:ascii="Century Gothic" w:hAnsi="Century Gothic" w:cs="Arial"/>
              </w:rPr>
            </w:pPr>
            <w:r>
              <w:rPr>
                <w:rFonts w:ascii="Century Gothic" w:hAnsi="Century Gothic" w:cs="Arial"/>
              </w:rPr>
              <w:t>17 February 2023</w:t>
            </w:r>
          </w:p>
        </w:tc>
      </w:tr>
    </w:tbl>
    <w:p w14:paraId="2B1A50F0" w14:textId="77777777" w:rsidR="00EF7308" w:rsidRPr="00D46E05" w:rsidRDefault="00EF7308" w:rsidP="00EF7308">
      <w:pPr>
        <w:rPr>
          <w:rFonts w:asciiTheme="minorHAnsi" w:hAnsiTheme="minorHAnsi" w:cstheme="minorHAnsi"/>
          <w:sz w:val="22"/>
          <w:szCs w:val="22"/>
        </w:rPr>
      </w:pPr>
    </w:p>
    <w:p w14:paraId="2B9FDA5C" w14:textId="77777777" w:rsidR="00481060" w:rsidRPr="00D46E05" w:rsidRDefault="00EF7308" w:rsidP="008C062E">
      <w:pPr>
        <w:rPr>
          <w:rFonts w:asciiTheme="minorHAnsi" w:hAnsiTheme="minorHAnsi" w:cstheme="minorHAnsi"/>
          <w:sz w:val="22"/>
          <w:szCs w:val="22"/>
        </w:rPr>
      </w:pPr>
      <w:r w:rsidRPr="00D46E05">
        <w:rPr>
          <w:rFonts w:asciiTheme="minorHAnsi" w:hAnsiTheme="minorHAnsi" w:cstheme="minorHAnsi"/>
          <w:sz w:val="22"/>
          <w:szCs w:val="22"/>
        </w:rPr>
        <w:br w:type="page"/>
      </w:r>
    </w:p>
    <w:p w14:paraId="2E88C6BA" w14:textId="77777777" w:rsidR="00F71EDC" w:rsidRPr="00D46E05" w:rsidRDefault="00F71EDC" w:rsidP="00DB2173">
      <w:pPr>
        <w:pStyle w:val="CommentText"/>
        <w:pBdr>
          <w:top w:val="single" w:sz="4" w:space="1" w:color="auto" w:shadow="1"/>
          <w:left w:val="single" w:sz="4" w:space="4" w:color="auto" w:shadow="1"/>
          <w:bottom w:val="single" w:sz="4" w:space="1" w:color="auto" w:shadow="1"/>
          <w:right w:val="single" w:sz="4" w:space="4" w:color="auto" w:shadow="1"/>
        </w:pBdr>
        <w:shd w:val="clear" w:color="auto" w:fill="B8CCE4"/>
        <w:autoSpaceDE/>
        <w:autoSpaceDN/>
        <w:jc w:val="center"/>
        <w:rPr>
          <w:rFonts w:asciiTheme="minorHAnsi" w:hAnsiTheme="minorHAnsi" w:cstheme="minorHAnsi"/>
          <w:b/>
          <w:i/>
          <w:iCs/>
          <w:sz w:val="22"/>
          <w:szCs w:val="22"/>
          <w:lang w:val="en-AU"/>
        </w:rPr>
      </w:pPr>
    </w:p>
    <w:p w14:paraId="503C961A" w14:textId="77777777" w:rsidR="00332B72" w:rsidRPr="00D46E05" w:rsidRDefault="005A72F3" w:rsidP="00DB2173">
      <w:pPr>
        <w:pStyle w:val="CommentText"/>
        <w:pBdr>
          <w:top w:val="single" w:sz="4" w:space="1" w:color="auto" w:shadow="1"/>
          <w:left w:val="single" w:sz="4" w:space="4" w:color="auto" w:shadow="1"/>
          <w:bottom w:val="single" w:sz="4" w:space="1" w:color="auto" w:shadow="1"/>
          <w:right w:val="single" w:sz="4" w:space="4" w:color="auto" w:shadow="1"/>
        </w:pBdr>
        <w:shd w:val="clear" w:color="auto" w:fill="B8CCE4"/>
        <w:autoSpaceDE/>
        <w:autoSpaceDN/>
        <w:jc w:val="center"/>
        <w:rPr>
          <w:rFonts w:asciiTheme="minorHAnsi" w:hAnsiTheme="minorHAnsi" w:cstheme="minorHAnsi"/>
          <w:b/>
          <w:i/>
          <w:iCs/>
          <w:sz w:val="22"/>
          <w:szCs w:val="22"/>
          <w:lang w:val="en-AU"/>
        </w:rPr>
      </w:pPr>
      <w:r w:rsidRPr="00D46E05">
        <w:rPr>
          <w:rFonts w:asciiTheme="minorHAnsi" w:hAnsiTheme="minorHAnsi" w:cstheme="minorHAnsi"/>
          <w:b/>
          <w:i/>
          <w:iCs/>
          <w:sz w:val="22"/>
          <w:szCs w:val="22"/>
          <w:lang w:val="en-AU"/>
        </w:rPr>
        <w:t xml:space="preserve">To be completed by the </w:t>
      </w:r>
      <w:r w:rsidR="00385AF1" w:rsidRPr="00D46E05">
        <w:rPr>
          <w:rFonts w:asciiTheme="minorHAnsi" w:hAnsiTheme="minorHAnsi" w:cstheme="minorHAnsi"/>
          <w:b/>
          <w:i/>
          <w:iCs/>
          <w:sz w:val="22"/>
          <w:szCs w:val="22"/>
          <w:lang w:val="en-AU"/>
        </w:rPr>
        <w:t>Chief</w:t>
      </w:r>
      <w:r w:rsidRPr="00D46E05">
        <w:rPr>
          <w:rFonts w:asciiTheme="minorHAnsi" w:hAnsiTheme="minorHAnsi" w:cstheme="minorHAnsi"/>
          <w:b/>
          <w:i/>
          <w:iCs/>
          <w:sz w:val="22"/>
          <w:szCs w:val="22"/>
          <w:lang w:val="en-AU"/>
        </w:rPr>
        <w:t xml:space="preserve"> Investigator </w:t>
      </w:r>
      <w:r w:rsidR="00511D5D" w:rsidRPr="00D46E05">
        <w:rPr>
          <w:rFonts w:asciiTheme="minorHAnsi" w:hAnsiTheme="minorHAnsi" w:cstheme="minorHAnsi"/>
          <w:b/>
          <w:i/>
          <w:iCs/>
          <w:sz w:val="22"/>
          <w:szCs w:val="22"/>
          <w:lang w:val="en-AU"/>
        </w:rPr>
        <w:t>or</w:t>
      </w:r>
      <w:r w:rsidRPr="00D46E05">
        <w:rPr>
          <w:rFonts w:asciiTheme="minorHAnsi" w:hAnsiTheme="minorHAnsi" w:cstheme="minorHAnsi"/>
          <w:b/>
          <w:i/>
          <w:iCs/>
          <w:sz w:val="22"/>
          <w:szCs w:val="22"/>
          <w:lang w:val="en-AU"/>
        </w:rPr>
        <w:t xml:space="preserve"> Project Supervisor</w:t>
      </w:r>
    </w:p>
    <w:p w14:paraId="3F5736B1" w14:textId="77777777" w:rsidR="00F71EDC" w:rsidRPr="00D46E05" w:rsidRDefault="00F71EDC" w:rsidP="00DB2173">
      <w:pPr>
        <w:pStyle w:val="CommentText"/>
        <w:pBdr>
          <w:top w:val="single" w:sz="4" w:space="1" w:color="auto" w:shadow="1"/>
          <w:left w:val="single" w:sz="4" w:space="4" w:color="auto" w:shadow="1"/>
          <w:bottom w:val="single" w:sz="4" w:space="1" w:color="auto" w:shadow="1"/>
          <w:right w:val="single" w:sz="4" w:space="4" w:color="auto" w:shadow="1"/>
        </w:pBdr>
        <w:shd w:val="clear" w:color="auto" w:fill="B8CCE4"/>
        <w:autoSpaceDE/>
        <w:autoSpaceDN/>
        <w:jc w:val="center"/>
        <w:rPr>
          <w:rFonts w:asciiTheme="minorHAnsi" w:hAnsiTheme="minorHAnsi" w:cstheme="minorHAnsi"/>
          <w:b/>
          <w:i/>
          <w:iCs/>
          <w:sz w:val="22"/>
          <w:szCs w:val="22"/>
          <w:lang w:val="en-AU"/>
        </w:rPr>
      </w:pPr>
    </w:p>
    <w:p w14:paraId="0FD9F693" w14:textId="77777777" w:rsidR="00511D5D" w:rsidRPr="00D46E05" w:rsidRDefault="00511D5D" w:rsidP="00EA7689">
      <w:pPr>
        <w:pStyle w:val="CommentText"/>
        <w:autoSpaceDE/>
        <w:autoSpaceDN/>
        <w:rPr>
          <w:rFonts w:asciiTheme="minorHAnsi" w:hAnsiTheme="minorHAnsi" w:cstheme="minorHAnsi"/>
          <w:iCs/>
          <w:sz w:val="22"/>
          <w:szCs w:val="22"/>
          <w:lang w:val="en-AU"/>
        </w:rPr>
      </w:pPr>
    </w:p>
    <w:p w14:paraId="37D529D0" w14:textId="77777777" w:rsidR="00511D5D" w:rsidRPr="00D46E05" w:rsidRDefault="00511D5D" w:rsidP="00EA7689">
      <w:pPr>
        <w:pStyle w:val="CommentText"/>
        <w:autoSpaceDE/>
        <w:autoSpaceDN/>
        <w:rPr>
          <w:rFonts w:asciiTheme="minorHAnsi" w:hAnsiTheme="minorHAnsi" w:cstheme="minorHAnsi"/>
          <w:iCs/>
          <w:sz w:val="22"/>
          <w:szCs w:val="22"/>
          <w:lang w:val="en-AU"/>
        </w:rPr>
      </w:pPr>
      <w:r w:rsidRPr="00D46E05">
        <w:rPr>
          <w:rFonts w:asciiTheme="minorHAnsi" w:hAnsiTheme="minorHAnsi" w:cstheme="minorHAnsi"/>
          <w:b/>
          <w:iCs/>
          <w:sz w:val="22"/>
          <w:szCs w:val="22"/>
          <w:lang w:val="en-AU"/>
        </w:rPr>
        <w:t>Level of Review</w:t>
      </w:r>
    </w:p>
    <w:p w14:paraId="07B1E430" w14:textId="77777777" w:rsidR="00511D5D" w:rsidRPr="00D46E05" w:rsidRDefault="00511D5D" w:rsidP="00EA7689">
      <w:pPr>
        <w:pStyle w:val="CommentText"/>
        <w:autoSpaceDE/>
        <w:autoSpaceDN/>
        <w:rPr>
          <w:rFonts w:asciiTheme="minorHAnsi" w:hAnsiTheme="minorHAnsi" w:cstheme="minorHAnsi"/>
          <w:i/>
          <w:iCs/>
          <w:sz w:val="22"/>
          <w:szCs w:val="22"/>
          <w:lang w:val="en-AU"/>
        </w:rPr>
      </w:pPr>
      <w:r w:rsidRPr="00D46E05">
        <w:rPr>
          <w:rFonts w:asciiTheme="minorHAnsi" w:hAnsiTheme="minorHAnsi" w:cstheme="minorHAnsi"/>
          <w:i/>
          <w:iCs/>
          <w:sz w:val="22"/>
          <w:szCs w:val="22"/>
          <w:lang w:val="en-AU"/>
        </w:rPr>
        <w:t>Having completed this application,</w:t>
      </w:r>
      <w:r w:rsidR="00831372" w:rsidRPr="00D46E05">
        <w:rPr>
          <w:rFonts w:asciiTheme="minorHAnsi" w:hAnsiTheme="minorHAnsi" w:cstheme="minorHAnsi"/>
          <w:i/>
          <w:iCs/>
          <w:sz w:val="22"/>
          <w:szCs w:val="22"/>
          <w:lang w:val="en-AU"/>
        </w:rPr>
        <w:t xml:space="preserve"> and as indicated from my answers to the ‘C’ and ‘D’ questions</w:t>
      </w:r>
      <w:r w:rsidRPr="00D46E05">
        <w:rPr>
          <w:rFonts w:asciiTheme="minorHAnsi" w:hAnsiTheme="minorHAnsi" w:cstheme="minorHAnsi"/>
          <w:i/>
          <w:iCs/>
          <w:sz w:val="22"/>
          <w:szCs w:val="22"/>
          <w:lang w:val="en-AU"/>
        </w:rPr>
        <w:t xml:space="preserve"> I believe that this project qualifies for (X one box):</w:t>
      </w:r>
    </w:p>
    <w:p w14:paraId="4E8BADD3" w14:textId="77777777" w:rsidR="00511D5D" w:rsidRPr="00D46E05" w:rsidRDefault="00511D5D" w:rsidP="00EA7689">
      <w:pPr>
        <w:pStyle w:val="CommentText"/>
        <w:autoSpaceDE/>
        <w:autoSpaceDN/>
        <w:rPr>
          <w:rFonts w:asciiTheme="minorHAnsi" w:hAnsiTheme="minorHAnsi" w:cstheme="minorHAnsi"/>
          <w:sz w:val="22"/>
          <w:szCs w:val="22"/>
          <w:lang w:val="en-AU"/>
        </w:rPr>
      </w:pP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0"/>
        <w:gridCol w:w="720"/>
        <w:gridCol w:w="720"/>
        <w:gridCol w:w="2880"/>
        <w:gridCol w:w="720"/>
      </w:tblGrid>
      <w:tr w:rsidR="00511D5D" w:rsidRPr="00D46E05" w14:paraId="3F492EA0" w14:textId="77777777" w:rsidTr="00DB2173">
        <w:trPr>
          <w:trHeight w:val="346"/>
        </w:trPr>
        <w:tc>
          <w:tcPr>
            <w:tcW w:w="3060" w:type="dxa"/>
            <w:shd w:val="clear" w:color="auto" w:fill="FDE9D9"/>
          </w:tcPr>
          <w:p w14:paraId="5F984DD1" w14:textId="77777777" w:rsidR="00511D5D" w:rsidRPr="00D46E05" w:rsidRDefault="00511D5D" w:rsidP="00AA13D8">
            <w:pPr>
              <w:pStyle w:val="CommentText"/>
              <w:autoSpaceDE/>
              <w:autoSpaceDN/>
              <w:rPr>
                <w:rFonts w:asciiTheme="minorHAnsi" w:hAnsiTheme="minorHAnsi" w:cstheme="minorHAnsi"/>
                <w:b/>
                <w:sz w:val="22"/>
                <w:szCs w:val="22"/>
                <w:lang w:val="en-AU"/>
              </w:rPr>
            </w:pPr>
            <w:r w:rsidRPr="00D46E05">
              <w:rPr>
                <w:rFonts w:asciiTheme="minorHAnsi" w:hAnsiTheme="minorHAnsi" w:cstheme="minorHAnsi"/>
                <w:b/>
                <w:sz w:val="22"/>
                <w:szCs w:val="22"/>
                <w:lang w:val="en-AU"/>
              </w:rPr>
              <w:t>Expedited Review E1</w:t>
            </w:r>
          </w:p>
        </w:tc>
        <w:tc>
          <w:tcPr>
            <w:tcW w:w="720" w:type="dxa"/>
          </w:tcPr>
          <w:p w14:paraId="70EE46C8" w14:textId="77777777" w:rsidR="00511D5D" w:rsidRPr="00D46E05" w:rsidRDefault="00511D5D" w:rsidP="00AA13D8">
            <w:pPr>
              <w:pStyle w:val="CommentText"/>
              <w:autoSpaceDE/>
              <w:autoSpaceDN/>
              <w:rPr>
                <w:rFonts w:asciiTheme="minorHAnsi" w:hAnsiTheme="minorHAnsi" w:cstheme="minorHAnsi"/>
                <w:sz w:val="22"/>
                <w:szCs w:val="22"/>
                <w:lang w:val="en-AU"/>
              </w:rPr>
            </w:pPr>
          </w:p>
        </w:tc>
        <w:tc>
          <w:tcPr>
            <w:tcW w:w="720" w:type="dxa"/>
            <w:tcBorders>
              <w:top w:val="nil"/>
              <w:bottom w:val="nil"/>
            </w:tcBorders>
          </w:tcPr>
          <w:p w14:paraId="001E4A2A" w14:textId="77777777" w:rsidR="00511D5D" w:rsidRPr="00D46E05" w:rsidRDefault="00511D5D" w:rsidP="00AA13D8">
            <w:pPr>
              <w:pStyle w:val="CommentText"/>
              <w:autoSpaceDE/>
              <w:autoSpaceDN/>
              <w:jc w:val="center"/>
              <w:rPr>
                <w:rFonts w:asciiTheme="minorHAnsi" w:hAnsiTheme="minorHAnsi" w:cstheme="minorHAnsi"/>
                <w:sz w:val="22"/>
                <w:szCs w:val="22"/>
                <w:lang w:val="en-AU"/>
              </w:rPr>
            </w:pPr>
            <w:r w:rsidRPr="00D46E05">
              <w:rPr>
                <w:rFonts w:asciiTheme="minorHAnsi" w:hAnsiTheme="minorHAnsi" w:cstheme="minorHAnsi"/>
                <w:sz w:val="22"/>
                <w:szCs w:val="22"/>
                <w:lang w:val="en-AU"/>
              </w:rPr>
              <w:t>or</w:t>
            </w:r>
          </w:p>
        </w:tc>
        <w:tc>
          <w:tcPr>
            <w:tcW w:w="2880" w:type="dxa"/>
            <w:shd w:val="clear" w:color="auto" w:fill="FDE9D9"/>
          </w:tcPr>
          <w:p w14:paraId="250FE921" w14:textId="77777777" w:rsidR="00511D5D" w:rsidRPr="00D46E05" w:rsidRDefault="00511D5D" w:rsidP="00AA13D8">
            <w:pPr>
              <w:pStyle w:val="CommentText"/>
              <w:autoSpaceDE/>
              <w:autoSpaceDN/>
              <w:rPr>
                <w:rFonts w:asciiTheme="minorHAnsi" w:hAnsiTheme="minorHAnsi" w:cstheme="minorHAnsi"/>
                <w:b/>
                <w:sz w:val="22"/>
                <w:szCs w:val="22"/>
                <w:lang w:val="en-AU"/>
              </w:rPr>
            </w:pPr>
            <w:r w:rsidRPr="00D46E05">
              <w:rPr>
                <w:rFonts w:asciiTheme="minorHAnsi" w:hAnsiTheme="minorHAnsi" w:cstheme="minorHAnsi"/>
                <w:b/>
                <w:sz w:val="22"/>
                <w:szCs w:val="22"/>
                <w:lang w:val="en-AU"/>
              </w:rPr>
              <w:t>Expedited Review E2</w:t>
            </w:r>
          </w:p>
        </w:tc>
        <w:tc>
          <w:tcPr>
            <w:tcW w:w="720" w:type="dxa"/>
          </w:tcPr>
          <w:p w14:paraId="6E6F4F7C" w14:textId="6EC6D5F7" w:rsidR="00511D5D" w:rsidRPr="00D46E05" w:rsidRDefault="000F74DF" w:rsidP="00AA13D8">
            <w:pPr>
              <w:pStyle w:val="CommentText"/>
              <w:autoSpaceDE/>
              <w:autoSpaceDN/>
              <w:rPr>
                <w:rFonts w:asciiTheme="minorHAnsi" w:hAnsiTheme="minorHAnsi" w:cstheme="minorHAnsi"/>
                <w:sz w:val="22"/>
                <w:szCs w:val="22"/>
                <w:lang w:val="en-AU"/>
              </w:rPr>
            </w:pPr>
            <w:r>
              <w:rPr>
                <w:rFonts w:asciiTheme="minorHAnsi" w:hAnsiTheme="minorHAnsi" w:cstheme="minorHAnsi"/>
                <w:sz w:val="22"/>
                <w:szCs w:val="22"/>
                <w:lang w:val="en-AU"/>
              </w:rPr>
              <w:t>X</w:t>
            </w:r>
          </w:p>
        </w:tc>
      </w:tr>
    </w:tbl>
    <w:p w14:paraId="758E7D39" w14:textId="77777777" w:rsidR="00511D5D" w:rsidRPr="00D46E05" w:rsidRDefault="00511D5D" w:rsidP="00EA7689">
      <w:pPr>
        <w:pStyle w:val="CommentText"/>
        <w:autoSpaceDE/>
        <w:autoSpaceDN/>
        <w:rPr>
          <w:rFonts w:asciiTheme="minorHAnsi" w:hAnsiTheme="minorHAnsi" w:cstheme="minorHAnsi"/>
          <w:sz w:val="22"/>
          <w:szCs w:val="22"/>
          <w:lang w:val="en-AU"/>
        </w:rPr>
      </w:pPr>
    </w:p>
    <w:p w14:paraId="7666F062" w14:textId="77777777" w:rsidR="00EA7689" w:rsidRPr="00D46E05" w:rsidRDefault="00EA7689" w:rsidP="00EA7689">
      <w:pPr>
        <w:pStyle w:val="CommentText"/>
        <w:autoSpaceDE/>
        <w:autoSpaceDN/>
        <w:rPr>
          <w:rFonts w:asciiTheme="minorHAnsi" w:hAnsiTheme="minorHAnsi" w:cstheme="minorHAnsi"/>
          <w:sz w:val="22"/>
          <w:szCs w:val="22"/>
          <w:lang w:val="en-AU"/>
        </w:rPr>
      </w:pPr>
    </w:p>
    <w:p w14:paraId="6620E965" w14:textId="77777777" w:rsidR="00114933" w:rsidRPr="00D46E05" w:rsidRDefault="00114933" w:rsidP="00481060">
      <w:pPr>
        <w:rPr>
          <w:rFonts w:asciiTheme="minorHAnsi" w:hAnsiTheme="minorHAnsi" w:cstheme="minorHAnsi"/>
          <w:sz w:val="22"/>
          <w:szCs w:val="22"/>
        </w:rPr>
      </w:pPr>
    </w:p>
    <w:p w14:paraId="17A6A308" w14:textId="77777777" w:rsidR="009368B7" w:rsidRPr="00D46E05" w:rsidRDefault="00114933" w:rsidP="00481060">
      <w:pPr>
        <w:rPr>
          <w:rFonts w:asciiTheme="minorHAnsi" w:hAnsiTheme="minorHAnsi" w:cstheme="minorHAnsi"/>
          <w:b/>
          <w:sz w:val="22"/>
          <w:szCs w:val="22"/>
        </w:rPr>
      </w:pPr>
      <w:r w:rsidRPr="00D46E05">
        <w:rPr>
          <w:rFonts w:asciiTheme="minorHAnsi" w:hAnsiTheme="minorHAnsi" w:cstheme="minorHAnsi"/>
          <w:b/>
          <w:sz w:val="22"/>
          <w:szCs w:val="22"/>
        </w:rPr>
        <w:t>Attachments:</w:t>
      </w:r>
    </w:p>
    <w:p w14:paraId="6EC92D7D" w14:textId="77777777" w:rsidR="009368B7" w:rsidRPr="00D46E05" w:rsidRDefault="009368B7" w:rsidP="009368B7">
      <w:pPr>
        <w:tabs>
          <w:tab w:val="left" w:pos="567"/>
        </w:tabs>
        <w:ind w:left="1418" w:hanging="1418"/>
        <w:rPr>
          <w:rFonts w:asciiTheme="minorHAnsi" w:hAnsiTheme="minorHAnsi" w:cstheme="minorHAnsi"/>
          <w:i/>
          <w:iCs/>
          <w:sz w:val="22"/>
          <w:szCs w:val="22"/>
        </w:rPr>
      </w:pPr>
      <w:r w:rsidRPr="00D46E05">
        <w:rPr>
          <w:rFonts w:asciiTheme="minorHAnsi" w:hAnsiTheme="minorHAnsi" w:cstheme="minorHAnsi"/>
          <w:sz w:val="22"/>
          <w:szCs w:val="22"/>
        </w:rPr>
        <w:t xml:space="preserve">I have </w:t>
      </w:r>
      <w:r w:rsidRPr="00D46E05">
        <w:rPr>
          <w:rFonts w:asciiTheme="minorHAnsi" w:hAnsiTheme="minorHAnsi" w:cstheme="minorHAnsi"/>
          <w:b/>
          <w:color w:val="FF0000"/>
          <w:sz w:val="22"/>
          <w:szCs w:val="22"/>
        </w:rPr>
        <w:t>attached</w:t>
      </w:r>
      <w:r w:rsidRPr="00D46E05">
        <w:rPr>
          <w:rFonts w:asciiTheme="minorHAnsi" w:hAnsiTheme="minorHAnsi" w:cstheme="minorHAnsi"/>
          <w:sz w:val="22"/>
          <w:szCs w:val="22"/>
        </w:rPr>
        <w:t xml:space="preserve"> the required documents as follows: </w:t>
      </w:r>
      <w:r w:rsidRPr="00D46E05">
        <w:rPr>
          <w:rFonts w:asciiTheme="minorHAnsi" w:hAnsiTheme="minorHAnsi" w:cstheme="minorHAnsi"/>
          <w:i/>
          <w:iCs/>
          <w:sz w:val="22"/>
          <w:szCs w:val="22"/>
        </w:rPr>
        <w:t>(plea</w:t>
      </w:r>
      <w:r w:rsidR="00C10821" w:rsidRPr="00D46E05">
        <w:rPr>
          <w:rFonts w:asciiTheme="minorHAnsi" w:hAnsiTheme="minorHAnsi" w:cstheme="minorHAnsi"/>
          <w:i/>
          <w:iCs/>
          <w:sz w:val="22"/>
          <w:szCs w:val="22"/>
        </w:rPr>
        <w:t>se X</w:t>
      </w:r>
      <w:r w:rsidRPr="00D46E05">
        <w:rPr>
          <w:rFonts w:asciiTheme="minorHAnsi" w:hAnsiTheme="minorHAnsi" w:cstheme="minorHAnsi"/>
          <w:i/>
          <w:iCs/>
          <w:sz w:val="22"/>
          <w:szCs w:val="22"/>
        </w:rPr>
        <w:t>)</w:t>
      </w:r>
    </w:p>
    <w:p w14:paraId="36E30E78" w14:textId="77777777" w:rsidR="009368B7" w:rsidRPr="00D46E05" w:rsidRDefault="009368B7" w:rsidP="009368B7">
      <w:pPr>
        <w:tabs>
          <w:tab w:val="left" w:pos="567"/>
        </w:tabs>
        <w:ind w:left="1418" w:hanging="1418"/>
        <w:rPr>
          <w:rFonts w:asciiTheme="minorHAnsi" w:hAnsiTheme="minorHAnsi" w:cstheme="minorHAnsi"/>
          <w:sz w:val="22"/>
          <w:szCs w:val="22"/>
        </w:rPr>
      </w:pPr>
    </w:p>
    <w:tbl>
      <w:tblPr>
        <w:tblpPr w:leftFromText="181" w:rightFromText="181" w:vertAnchor="text" w:horzAnchor="margin" w:tblpXSpec="center" w:tblpY="2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380"/>
        <w:gridCol w:w="567"/>
        <w:gridCol w:w="594"/>
        <w:gridCol w:w="594"/>
      </w:tblGrid>
      <w:tr w:rsidR="009368B7" w:rsidRPr="00D46E05" w14:paraId="09F303EF" w14:textId="77777777" w:rsidTr="00F71EDC">
        <w:trPr>
          <w:gridAfter w:val="2"/>
          <w:wAfter w:w="1188" w:type="dxa"/>
          <w:trHeight w:val="346"/>
        </w:trPr>
        <w:tc>
          <w:tcPr>
            <w:tcW w:w="6380" w:type="dxa"/>
            <w:tcBorders>
              <w:top w:val="single" w:sz="4" w:space="0" w:color="auto"/>
              <w:left w:val="single" w:sz="4" w:space="0" w:color="auto"/>
              <w:bottom w:val="single" w:sz="4" w:space="0" w:color="auto"/>
              <w:right w:val="nil"/>
            </w:tcBorders>
            <w:vAlign w:val="center"/>
          </w:tcPr>
          <w:p w14:paraId="3FAEE763" w14:textId="77777777" w:rsidR="009368B7" w:rsidRPr="00D46E05" w:rsidRDefault="00D67DB6" w:rsidP="009368B7">
            <w:pPr>
              <w:widowControl w:val="0"/>
              <w:numPr>
                <w:ilvl w:val="0"/>
                <w:numId w:val="11"/>
              </w:numPr>
              <w:tabs>
                <w:tab w:val="left" w:pos="86"/>
                <w:tab w:val="left" w:pos="567"/>
                <w:tab w:val="left" w:pos="893"/>
                <w:tab w:val="left" w:pos="1708"/>
                <w:tab w:val="left" w:pos="1866"/>
                <w:tab w:val="left" w:pos="5103"/>
                <w:tab w:val="left" w:pos="7655"/>
              </w:tabs>
              <w:suppressAutoHyphens/>
              <w:autoSpaceDE w:val="0"/>
              <w:autoSpaceDN w:val="0"/>
              <w:rPr>
                <w:rFonts w:asciiTheme="minorHAnsi" w:hAnsiTheme="minorHAnsi" w:cstheme="minorHAnsi"/>
                <w:b/>
                <w:bCs/>
                <w:i/>
                <w:iCs/>
                <w:color w:val="FF0000"/>
                <w:spacing w:val="-2"/>
                <w:sz w:val="22"/>
                <w:szCs w:val="22"/>
              </w:rPr>
            </w:pPr>
            <w:hyperlink r:id="rId29" w:history="1">
              <w:r w:rsidRPr="00D46E05">
                <w:rPr>
                  <w:rStyle w:val="Hyperlink"/>
                  <w:rFonts w:asciiTheme="minorHAnsi" w:hAnsiTheme="minorHAnsi" w:cstheme="minorHAnsi"/>
                  <w:b/>
                  <w:bCs/>
                  <w:i/>
                  <w:iCs/>
                  <w:spacing w:val="-2"/>
                  <w:sz w:val="22"/>
                  <w:szCs w:val="22"/>
                </w:rPr>
                <w:t>Information Sheets for Participants</w:t>
              </w:r>
            </w:hyperlink>
            <w:r w:rsidR="00831372" w:rsidRPr="00D46E05">
              <w:rPr>
                <w:rFonts w:asciiTheme="minorHAnsi" w:hAnsiTheme="minorHAnsi" w:cstheme="minorHAnsi"/>
                <w:b/>
                <w:bCs/>
                <w:i/>
                <w:iCs/>
                <w:color w:val="FF0000"/>
                <w:spacing w:val="-2"/>
                <w:sz w:val="22"/>
                <w:szCs w:val="22"/>
              </w:rPr>
              <w:t xml:space="preserve"> </w:t>
            </w:r>
            <w:r w:rsidR="00831372" w:rsidRPr="00D46E05">
              <w:rPr>
                <w:rFonts w:asciiTheme="minorHAnsi" w:hAnsiTheme="minorHAnsi" w:cstheme="minorHAnsi"/>
                <w:b/>
                <w:bCs/>
                <w:i/>
                <w:iCs/>
                <w:color w:val="0000FF"/>
                <w:spacing w:val="-2"/>
                <w:sz w:val="22"/>
                <w:szCs w:val="22"/>
              </w:rPr>
              <w:t>(ISP)</w:t>
            </w:r>
          </w:p>
        </w:tc>
        <w:tc>
          <w:tcPr>
            <w:tcW w:w="567" w:type="dxa"/>
            <w:vAlign w:val="center"/>
          </w:tcPr>
          <w:p w14:paraId="33EF99FB" w14:textId="5D0B49A8" w:rsidR="009368B7" w:rsidRPr="00D46E05" w:rsidRDefault="000F74DF" w:rsidP="009368B7">
            <w:pPr>
              <w:tabs>
                <w:tab w:val="left" w:pos="86"/>
                <w:tab w:val="left" w:pos="567"/>
                <w:tab w:val="left" w:pos="893"/>
                <w:tab w:val="left" w:pos="1708"/>
                <w:tab w:val="left" w:pos="1866"/>
                <w:tab w:val="left" w:pos="5103"/>
                <w:tab w:val="left" w:pos="7117"/>
              </w:tabs>
              <w:suppressAutoHyphens/>
              <w:rPr>
                <w:rFonts w:asciiTheme="minorHAnsi" w:hAnsiTheme="minorHAnsi" w:cstheme="minorHAnsi"/>
                <w:spacing w:val="-2"/>
                <w:sz w:val="22"/>
                <w:szCs w:val="22"/>
              </w:rPr>
            </w:pPr>
            <w:r>
              <w:rPr>
                <w:rFonts w:asciiTheme="minorHAnsi" w:hAnsiTheme="minorHAnsi" w:cstheme="minorHAnsi"/>
                <w:spacing w:val="-2"/>
                <w:sz w:val="22"/>
                <w:szCs w:val="22"/>
              </w:rPr>
              <w:t>X</w:t>
            </w:r>
          </w:p>
        </w:tc>
      </w:tr>
      <w:tr w:rsidR="009368B7" w:rsidRPr="00D46E05" w14:paraId="372244AA" w14:textId="77777777" w:rsidTr="00F71EDC">
        <w:trPr>
          <w:trHeight w:val="284"/>
        </w:trPr>
        <w:tc>
          <w:tcPr>
            <w:tcW w:w="6380" w:type="dxa"/>
            <w:tcBorders>
              <w:top w:val="single" w:sz="4" w:space="0" w:color="auto"/>
              <w:left w:val="single" w:sz="4" w:space="0" w:color="auto"/>
              <w:bottom w:val="single" w:sz="4" w:space="0" w:color="auto"/>
              <w:right w:val="nil"/>
            </w:tcBorders>
            <w:vAlign w:val="center"/>
          </w:tcPr>
          <w:p w14:paraId="4AEAA1D2" w14:textId="77777777" w:rsidR="009368B7" w:rsidRPr="00D46E05" w:rsidRDefault="00E009E3" w:rsidP="009368B7">
            <w:pPr>
              <w:widowControl w:val="0"/>
              <w:numPr>
                <w:ilvl w:val="0"/>
                <w:numId w:val="11"/>
              </w:numPr>
              <w:tabs>
                <w:tab w:val="left" w:pos="86"/>
                <w:tab w:val="left" w:pos="567"/>
                <w:tab w:val="left" w:pos="893"/>
                <w:tab w:val="left" w:pos="1708"/>
                <w:tab w:val="left" w:pos="1866"/>
                <w:tab w:val="left" w:pos="5103"/>
                <w:tab w:val="left" w:pos="7655"/>
              </w:tabs>
              <w:suppressAutoHyphens/>
              <w:autoSpaceDE w:val="0"/>
              <w:autoSpaceDN w:val="0"/>
              <w:rPr>
                <w:rFonts w:asciiTheme="minorHAnsi" w:hAnsiTheme="minorHAnsi" w:cstheme="minorHAnsi"/>
                <w:b/>
                <w:bCs/>
                <w:i/>
                <w:iCs/>
                <w:color w:val="FF0000"/>
                <w:spacing w:val="-2"/>
                <w:sz w:val="22"/>
                <w:szCs w:val="22"/>
              </w:rPr>
            </w:pPr>
            <w:hyperlink r:id="rId30" w:history="1">
              <w:r w:rsidRPr="00D46E05">
                <w:rPr>
                  <w:rStyle w:val="Hyperlink"/>
                  <w:rFonts w:asciiTheme="minorHAnsi" w:hAnsiTheme="minorHAnsi" w:cstheme="minorHAnsi"/>
                  <w:b/>
                  <w:bCs/>
                  <w:i/>
                  <w:iCs/>
                  <w:spacing w:val="-2"/>
                  <w:sz w:val="22"/>
                  <w:szCs w:val="22"/>
                </w:rPr>
                <w:t>Consent Form</w:t>
              </w:r>
              <w:r w:rsidR="000C1F8D" w:rsidRPr="00D46E05">
                <w:rPr>
                  <w:rStyle w:val="Hyperlink"/>
                  <w:rFonts w:asciiTheme="minorHAnsi" w:hAnsiTheme="minorHAnsi" w:cstheme="minorHAnsi"/>
                  <w:b/>
                  <w:bCs/>
                  <w:i/>
                  <w:iCs/>
                  <w:spacing w:val="-2"/>
                  <w:sz w:val="22"/>
                  <w:szCs w:val="22"/>
                </w:rPr>
                <w:t xml:space="preserve">(s) </w:t>
              </w:r>
            </w:hyperlink>
          </w:p>
        </w:tc>
        <w:tc>
          <w:tcPr>
            <w:tcW w:w="567" w:type="dxa"/>
          </w:tcPr>
          <w:p w14:paraId="264EBF65" w14:textId="1515A5A6" w:rsidR="009368B7" w:rsidRPr="00D46E05" w:rsidRDefault="000F74DF" w:rsidP="009368B7">
            <w:pPr>
              <w:tabs>
                <w:tab w:val="left" w:pos="86"/>
                <w:tab w:val="left" w:pos="567"/>
                <w:tab w:val="left" w:pos="893"/>
                <w:tab w:val="left" w:pos="1708"/>
                <w:tab w:val="left" w:pos="1866"/>
                <w:tab w:val="left" w:pos="5103"/>
                <w:tab w:val="left" w:pos="7117"/>
              </w:tabs>
              <w:suppressAutoHyphens/>
              <w:rPr>
                <w:rFonts w:asciiTheme="minorHAnsi" w:hAnsiTheme="minorHAnsi" w:cstheme="minorHAnsi"/>
                <w:spacing w:val="-2"/>
                <w:sz w:val="22"/>
                <w:szCs w:val="22"/>
              </w:rPr>
            </w:pPr>
            <w:r>
              <w:rPr>
                <w:rFonts w:asciiTheme="minorHAnsi" w:hAnsiTheme="minorHAnsi" w:cstheme="minorHAnsi"/>
                <w:spacing w:val="-2"/>
                <w:sz w:val="22"/>
                <w:szCs w:val="22"/>
              </w:rPr>
              <w:t>X</w:t>
            </w:r>
          </w:p>
        </w:tc>
        <w:tc>
          <w:tcPr>
            <w:tcW w:w="592" w:type="dxa"/>
            <w:tcBorders>
              <w:top w:val="single" w:sz="4" w:space="0" w:color="auto"/>
              <w:bottom w:val="single" w:sz="4" w:space="0" w:color="auto"/>
            </w:tcBorders>
          </w:tcPr>
          <w:p w14:paraId="361151D2" w14:textId="77777777" w:rsidR="009368B7" w:rsidRPr="00D46E05" w:rsidRDefault="009368B7" w:rsidP="009368B7">
            <w:pPr>
              <w:tabs>
                <w:tab w:val="left" w:pos="86"/>
                <w:tab w:val="left" w:pos="567"/>
                <w:tab w:val="left" w:pos="893"/>
                <w:tab w:val="left" w:pos="1708"/>
                <w:tab w:val="left" w:pos="1866"/>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N/A</w:t>
            </w:r>
          </w:p>
        </w:tc>
        <w:tc>
          <w:tcPr>
            <w:tcW w:w="590" w:type="dxa"/>
            <w:vAlign w:val="center"/>
          </w:tcPr>
          <w:p w14:paraId="517CADBE" w14:textId="77777777" w:rsidR="009368B7" w:rsidRPr="00D46E05" w:rsidRDefault="009368B7" w:rsidP="009368B7">
            <w:pPr>
              <w:tabs>
                <w:tab w:val="left" w:pos="86"/>
                <w:tab w:val="left" w:pos="567"/>
                <w:tab w:val="left" w:pos="893"/>
                <w:tab w:val="left" w:pos="1708"/>
                <w:tab w:val="left" w:pos="1866"/>
                <w:tab w:val="left" w:pos="5103"/>
                <w:tab w:val="left" w:pos="7117"/>
              </w:tabs>
              <w:suppressAutoHyphens/>
              <w:rPr>
                <w:rFonts w:asciiTheme="minorHAnsi" w:hAnsiTheme="minorHAnsi" w:cstheme="minorHAnsi"/>
                <w:spacing w:val="-2"/>
                <w:sz w:val="22"/>
                <w:szCs w:val="22"/>
              </w:rPr>
            </w:pPr>
          </w:p>
        </w:tc>
      </w:tr>
      <w:tr w:rsidR="00E009E3" w:rsidRPr="00D46E05" w14:paraId="09A63E82" w14:textId="77777777" w:rsidTr="00831372">
        <w:trPr>
          <w:trHeight w:val="284"/>
        </w:trPr>
        <w:tc>
          <w:tcPr>
            <w:tcW w:w="6380" w:type="dxa"/>
            <w:tcBorders>
              <w:top w:val="single" w:sz="4" w:space="0" w:color="auto"/>
              <w:left w:val="single" w:sz="4" w:space="0" w:color="auto"/>
              <w:bottom w:val="single" w:sz="4" w:space="0" w:color="auto"/>
              <w:right w:val="nil"/>
            </w:tcBorders>
            <w:vAlign w:val="center"/>
          </w:tcPr>
          <w:p w14:paraId="38B10427" w14:textId="77777777" w:rsidR="00E009E3" w:rsidRPr="00D46E05" w:rsidRDefault="001F4292" w:rsidP="001F4292">
            <w:pPr>
              <w:widowControl w:val="0"/>
              <w:numPr>
                <w:ilvl w:val="0"/>
                <w:numId w:val="11"/>
              </w:numPr>
              <w:tabs>
                <w:tab w:val="left" w:pos="86"/>
                <w:tab w:val="left" w:pos="567"/>
                <w:tab w:val="left" w:pos="893"/>
                <w:tab w:val="left" w:pos="1708"/>
                <w:tab w:val="left" w:pos="1866"/>
                <w:tab w:val="left" w:pos="5103"/>
                <w:tab w:val="left" w:pos="7655"/>
              </w:tabs>
              <w:suppressAutoHyphens/>
              <w:autoSpaceDE w:val="0"/>
              <w:autoSpaceDN w:val="0"/>
              <w:ind w:left="540" w:hanging="180"/>
              <w:rPr>
                <w:rFonts w:asciiTheme="minorHAnsi" w:hAnsiTheme="minorHAnsi" w:cstheme="minorHAnsi"/>
                <w:b/>
                <w:bCs/>
                <w:i/>
                <w:iCs/>
                <w:color w:val="FF0000"/>
                <w:spacing w:val="-2"/>
                <w:sz w:val="22"/>
                <w:szCs w:val="22"/>
              </w:rPr>
            </w:pPr>
            <w:r w:rsidRPr="00D46E05">
              <w:rPr>
                <w:rFonts w:asciiTheme="minorHAnsi" w:hAnsiTheme="minorHAnsi" w:cstheme="minorHAnsi"/>
                <w:b/>
                <w:bCs/>
                <w:i/>
                <w:iCs/>
                <w:color w:val="FF0000"/>
                <w:spacing w:val="-2"/>
                <w:sz w:val="22"/>
                <w:szCs w:val="22"/>
              </w:rPr>
              <w:t xml:space="preserve">All recruitment material, </w:t>
            </w:r>
            <w:r w:rsidR="00D67DB6" w:rsidRPr="00D46E05">
              <w:rPr>
                <w:rFonts w:asciiTheme="minorHAnsi" w:hAnsiTheme="minorHAnsi" w:cstheme="minorHAnsi"/>
                <w:b/>
                <w:bCs/>
                <w:i/>
                <w:iCs/>
                <w:color w:val="FF0000"/>
                <w:spacing w:val="-2"/>
                <w:sz w:val="22"/>
                <w:szCs w:val="22"/>
              </w:rPr>
              <w:t>e.g.</w:t>
            </w:r>
            <w:r w:rsidRPr="00D46E05">
              <w:rPr>
                <w:rFonts w:asciiTheme="minorHAnsi" w:hAnsiTheme="minorHAnsi" w:cstheme="minorHAnsi"/>
                <w:b/>
                <w:bCs/>
                <w:i/>
                <w:iCs/>
                <w:color w:val="FF0000"/>
                <w:spacing w:val="-2"/>
                <w:sz w:val="22"/>
                <w:szCs w:val="22"/>
              </w:rPr>
              <w:t xml:space="preserve"> </w:t>
            </w:r>
            <w:r w:rsidR="00831372" w:rsidRPr="00D46E05">
              <w:rPr>
                <w:rFonts w:asciiTheme="minorHAnsi" w:hAnsiTheme="minorHAnsi" w:cstheme="minorHAnsi"/>
                <w:b/>
                <w:bCs/>
                <w:i/>
                <w:iCs/>
                <w:color w:val="FF0000"/>
                <w:spacing w:val="-2"/>
                <w:sz w:val="22"/>
                <w:szCs w:val="22"/>
              </w:rPr>
              <w:t xml:space="preserve">emails, </w:t>
            </w:r>
            <w:r w:rsidRPr="00D46E05">
              <w:rPr>
                <w:rFonts w:asciiTheme="minorHAnsi" w:hAnsiTheme="minorHAnsi" w:cstheme="minorHAnsi"/>
                <w:b/>
                <w:bCs/>
                <w:i/>
                <w:iCs/>
                <w:color w:val="FF0000"/>
                <w:spacing w:val="-2"/>
                <w:sz w:val="22"/>
                <w:szCs w:val="22"/>
              </w:rPr>
              <w:t>advertisements, posters</w:t>
            </w:r>
            <w:r w:rsidR="00831372" w:rsidRPr="00D46E05">
              <w:rPr>
                <w:rFonts w:asciiTheme="minorHAnsi" w:hAnsiTheme="minorHAnsi" w:cstheme="minorHAnsi"/>
                <w:b/>
                <w:bCs/>
                <w:i/>
                <w:iCs/>
                <w:color w:val="FF0000"/>
                <w:spacing w:val="-2"/>
                <w:sz w:val="22"/>
                <w:szCs w:val="22"/>
              </w:rPr>
              <w:t>, social media posts</w:t>
            </w:r>
          </w:p>
        </w:tc>
        <w:tc>
          <w:tcPr>
            <w:tcW w:w="567" w:type="dxa"/>
          </w:tcPr>
          <w:p w14:paraId="79F91033" w14:textId="7A808F31" w:rsidR="00E009E3" w:rsidRPr="00D46E05" w:rsidRDefault="000F74DF" w:rsidP="009368B7">
            <w:pPr>
              <w:tabs>
                <w:tab w:val="left" w:pos="86"/>
                <w:tab w:val="left" w:pos="567"/>
                <w:tab w:val="left" w:pos="893"/>
                <w:tab w:val="left" w:pos="1708"/>
                <w:tab w:val="left" w:pos="1866"/>
                <w:tab w:val="left" w:pos="5103"/>
                <w:tab w:val="left" w:pos="7117"/>
              </w:tabs>
              <w:suppressAutoHyphens/>
              <w:rPr>
                <w:rFonts w:asciiTheme="minorHAnsi" w:hAnsiTheme="minorHAnsi" w:cstheme="minorHAnsi"/>
                <w:spacing w:val="-2"/>
                <w:sz w:val="22"/>
                <w:szCs w:val="22"/>
              </w:rPr>
            </w:pPr>
            <w:r>
              <w:rPr>
                <w:rFonts w:asciiTheme="minorHAnsi" w:hAnsiTheme="minorHAnsi" w:cstheme="minorHAnsi"/>
                <w:spacing w:val="-2"/>
                <w:sz w:val="22"/>
                <w:szCs w:val="22"/>
              </w:rPr>
              <w:t>X</w:t>
            </w:r>
          </w:p>
        </w:tc>
        <w:tc>
          <w:tcPr>
            <w:tcW w:w="594" w:type="dxa"/>
            <w:tcBorders>
              <w:top w:val="single" w:sz="4" w:space="0" w:color="auto"/>
              <w:bottom w:val="single" w:sz="4" w:space="0" w:color="auto"/>
            </w:tcBorders>
          </w:tcPr>
          <w:p w14:paraId="62EF7208" w14:textId="77777777" w:rsidR="00E009E3" w:rsidRPr="00D46E05" w:rsidRDefault="00A74E5A" w:rsidP="009368B7">
            <w:pPr>
              <w:tabs>
                <w:tab w:val="left" w:pos="86"/>
                <w:tab w:val="left" w:pos="567"/>
                <w:tab w:val="left" w:pos="893"/>
                <w:tab w:val="left" w:pos="1708"/>
                <w:tab w:val="left" w:pos="1866"/>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N/A</w:t>
            </w:r>
          </w:p>
        </w:tc>
        <w:tc>
          <w:tcPr>
            <w:tcW w:w="594" w:type="dxa"/>
            <w:vAlign w:val="center"/>
          </w:tcPr>
          <w:p w14:paraId="16F68057" w14:textId="77777777" w:rsidR="00E009E3" w:rsidRPr="00D46E05" w:rsidRDefault="00E009E3" w:rsidP="009368B7">
            <w:pPr>
              <w:tabs>
                <w:tab w:val="left" w:pos="86"/>
                <w:tab w:val="left" w:pos="567"/>
                <w:tab w:val="left" w:pos="893"/>
                <w:tab w:val="left" w:pos="1708"/>
                <w:tab w:val="left" w:pos="1866"/>
                <w:tab w:val="left" w:pos="5103"/>
                <w:tab w:val="left" w:pos="7117"/>
              </w:tabs>
              <w:suppressAutoHyphens/>
              <w:rPr>
                <w:rFonts w:asciiTheme="minorHAnsi" w:hAnsiTheme="minorHAnsi" w:cstheme="minorHAnsi"/>
                <w:spacing w:val="-2"/>
                <w:sz w:val="22"/>
                <w:szCs w:val="22"/>
              </w:rPr>
            </w:pPr>
          </w:p>
        </w:tc>
      </w:tr>
      <w:tr w:rsidR="00A74E5A" w:rsidRPr="00D46E05" w14:paraId="19FAE4AC" w14:textId="77777777" w:rsidTr="00831372">
        <w:trPr>
          <w:trHeight w:val="284"/>
        </w:trPr>
        <w:tc>
          <w:tcPr>
            <w:tcW w:w="6380" w:type="dxa"/>
            <w:tcBorders>
              <w:top w:val="single" w:sz="4" w:space="0" w:color="auto"/>
              <w:left w:val="single" w:sz="4" w:space="0" w:color="auto"/>
              <w:bottom w:val="single" w:sz="4" w:space="0" w:color="auto"/>
              <w:right w:val="nil"/>
            </w:tcBorders>
            <w:vAlign w:val="center"/>
          </w:tcPr>
          <w:p w14:paraId="49B8BDD8" w14:textId="77777777" w:rsidR="00A74E5A" w:rsidRPr="00D46E05" w:rsidRDefault="00A74E5A" w:rsidP="0081530E">
            <w:pPr>
              <w:widowControl w:val="0"/>
              <w:numPr>
                <w:ilvl w:val="0"/>
                <w:numId w:val="11"/>
              </w:numPr>
              <w:tabs>
                <w:tab w:val="clear" w:pos="720"/>
                <w:tab w:val="left" w:pos="86"/>
                <w:tab w:val="left" w:pos="567"/>
                <w:tab w:val="left" w:pos="7655"/>
              </w:tabs>
              <w:suppressAutoHyphens/>
              <w:autoSpaceDE w:val="0"/>
              <w:autoSpaceDN w:val="0"/>
              <w:ind w:left="567" w:hanging="207"/>
              <w:rPr>
                <w:rFonts w:asciiTheme="minorHAnsi" w:hAnsiTheme="minorHAnsi" w:cstheme="minorHAnsi"/>
                <w:b/>
                <w:bCs/>
                <w:i/>
                <w:iCs/>
                <w:color w:val="FF0000"/>
                <w:spacing w:val="-2"/>
                <w:sz w:val="22"/>
                <w:szCs w:val="22"/>
              </w:rPr>
            </w:pPr>
            <w:r w:rsidRPr="00D46E05">
              <w:rPr>
                <w:rFonts w:asciiTheme="minorHAnsi" w:hAnsiTheme="minorHAnsi" w:cstheme="minorHAnsi"/>
                <w:b/>
                <w:bCs/>
                <w:i/>
                <w:iCs/>
                <w:color w:val="FF0000"/>
                <w:spacing w:val="-2"/>
                <w:sz w:val="22"/>
                <w:szCs w:val="22"/>
              </w:rPr>
              <w:t xml:space="preserve">Surveys </w:t>
            </w:r>
            <w:r w:rsidR="000C1F8D" w:rsidRPr="00D46E05">
              <w:rPr>
                <w:rFonts w:asciiTheme="minorHAnsi" w:hAnsiTheme="minorHAnsi" w:cstheme="minorHAnsi"/>
                <w:b/>
                <w:bCs/>
                <w:i/>
                <w:iCs/>
                <w:color w:val="FF0000"/>
                <w:spacing w:val="-2"/>
                <w:sz w:val="22"/>
                <w:szCs w:val="22"/>
              </w:rPr>
              <w:t>and</w:t>
            </w:r>
            <w:r w:rsidRPr="00D46E05">
              <w:rPr>
                <w:rFonts w:asciiTheme="minorHAnsi" w:hAnsiTheme="minorHAnsi" w:cstheme="minorHAnsi"/>
                <w:b/>
                <w:bCs/>
                <w:i/>
                <w:iCs/>
                <w:color w:val="FF0000"/>
                <w:spacing w:val="-2"/>
                <w:sz w:val="22"/>
                <w:szCs w:val="22"/>
              </w:rPr>
              <w:t xml:space="preserve"> questionnaires</w:t>
            </w:r>
            <w:r w:rsidR="0081530E" w:rsidRPr="00D46E05">
              <w:rPr>
                <w:rFonts w:asciiTheme="minorHAnsi" w:hAnsiTheme="minorHAnsi" w:cstheme="minorHAnsi"/>
                <w:b/>
                <w:bCs/>
                <w:i/>
                <w:iCs/>
                <w:color w:val="FF0000"/>
                <w:spacing w:val="-2"/>
                <w:sz w:val="22"/>
                <w:szCs w:val="22"/>
              </w:rPr>
              <w:t xml:space="preserve"> (if online exactly as they will appear)</w:t>
            </w:r>
          </w:p>
        </w:tc>
        <w:tc>
          <w:tcPr>
            <w:tcW w:w="567" w:type="dxa"/>
          </w:tcPr>
          <w:p w14:paraId="4F57DF49" w14:textId="31024C5A" w:rsidR="00A74E5A" w:rsidRPr="00D46E05" w:rsidRDefault="000F74DF" w:rsidP="009368B7">
            <w:pPr>
              <w:tabs>
                <w:tab w:val="left" w:pos="86"/>
                <w:tab w:val="left" w:pos="567"/>
                <w:tab w:val="left" w:pos="893"/>
                <w:tab w:val="left" w:pos="1708"/>
                <w:tab w:val="left" w:pos="1866"/>
                <w:tab w:val="left" w:pos="5103"/>
                <w:tab w:val="left" w:pos="7117"/>
              </w:tabs>
              <w:suppressAutoHyphens/>
              <w:rPr>
                <w:rFonts w:asciiTheme="minorHAnsi" w:hAnsiTheme="minorHAnsi" w:cstheme="minorHAnsi"/>
                <w:spacing w:val="-2"/>
                <w:sz w:val="22"/>
                <w:szCs w:val="22"/>
              </w:rPr>
            </w:pPr>
            <w:r>
              <w:rPr>
                <w:rFonts w:asciiTheme="minorHAnsi" w:hAnsiTheme="minorHAnsi" w:cstheme="minorHAnsi"/>
                <w:spacing w:val="-2"/>
                <w:sz w:val="22"/>
                <w:szCs w:val="22"/>
              </w:rPr>
              <w:t>X</w:t>
            </w:r>
          </w:p>
        </w:tc>
        <w:tc>
          <w:tcPr>
            <w:tcW w:w="594" w:type="dxa"/>
            <w:tcBorders>
              <w:top w:val="single" w:sz="4" w:space="0" w:color="auto"/>
              <w:bottom w:val="single" w:sz="4" w:space="0" w:color="auto"/>
            </w:tcBorders>
          </w:tcPr>
          <w:p w14:paraId="791DC8DC" w14:textId="77777777" w:rsidR="00A74E5A" w:rsidRPr="00D46E05" w:rsidRDefault="00A74E5A" w:rsidP="009368B7">
            <w:pPr>
              <w:tabs>
                <w:tab w:val="left" w:pos="86"/>
                <w:tab w:val="left" w:pos="567"/>
                <w:tab w:val="left" w:pos="893"/>
                <w:tab w:val="left" w:pos="1708"/>
                <w:tab w:val="left" w:pos="1866"/>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N/A</w:t>
            </w:r>
          </w:p>
        </w:tc>
        <w:tc>
          <w:tcPr>
            <w:tcW w:w="594" w:type="dxa"/>
            <w:vAlign w:val="center"/>
          </w:tcPr>
          <w:p w14:paraId="06AF9BDB" w14:textId="77777777" w:rsidR="00A74E5A" w:rsidRPr="00D46E05" w:rsidRDefault="00A74E5A" w:rsidP="009368B7">
            <w:pPr>
              <w:tabs>
                <w:tab w:val="left" w:pos="86"/>
                <w:tab w:val="left" w:pos="567"/>
                <w:tab w:val="left" w:pos="893"/>
                <w:tab w:val="left" w:pos="1708"/>
                <w:tab w:val="left" w:pos="1866"/>
                <w:tab w:val="left" w:pos="5103"/>
                <w:tab w:val="left" w:pos="7117"/>
              </w:tabs>
              <w:suppressAutoHyphens/>
              <w:rPr>
                <w:rFonts w:asciiTheme="minorHAnsi" w:hAnsiTheme="minorHAnsi" w:cstheme="minorHAnsi"/>
                <w:spacing w:val="-2"/>
                <w:sz w:val="22"/>
                <w:szCs w:val="22"/>
              </w:rPr>
            </w:pPr>
          </w:p>
        </w:tc>
      </w:tr>
      <w:tr w:rsidR="00A74E5A" w:rsidRPr="00D46E05" w14:paraId="4E14E291" w14:textId="77777777" w:rsidTr="00831372">
        <w:trPr>
          <w:trHeight w:val="284"/>
        </w:trPr>
        <w:tc>
          <w:tcPr>
            <w:tcW w:w="6380" w:type="dxa"/>
            <w:tcBorders>
              <w:top w:val="single" w:sz="4" w:space="0" w:color="auto"/>
              <w:left w:val="single" w:sz="4" w:space="0" w:color="auto"/>
              <w:bottom w:val="single" w:sz="4" w:space="0" w:color="auto"/>
              <w:right w:val="nil"/>
            </w:tcBorders>
            <w:vAlign w:val="center"/>
          </w:tcPr>
          <w:p w14:paraId="4923523B" w14:textId="77777777" w:rsidR="00A74E5A" w:rsidRPr="00C96398" w:rsidRDefault="00A74E5A" w:rsidP="009368B7">
            <w:pPr>
              <w:widowControl w:val="0"/>
              <w:numPr>
                <w:ilvl w:val="0"/>
                <w:numId w:val="11"/>
              </w:numPr>
              <w:tabs>
                <w:tab w:val="left" w:pos="86"/>
                <w:tab w:val="left" w:pos="567"/>
                <w:tab w:val="left" w:pos="893"/>
                <w:tab w:val="left" w:pos="1708"/>
                <w:tab w:val="left" w:pos="1866"/>
                <w:tab w:val="left" w:pos="5103"/>
                <w:tab w:val="left" w:pos="7655"/>
              </w:tabs>
              <w:suppressAutoHyphens/>
              <w:autoSpaceDE w:val="0"/>
              <w:autoSpaceDN w:val="0"/>
              <w:rPr>
                <w:rFonts w:asciiTheme="minorHAnsi" w:hAnsiTheme="minorHAnsi" w:cstheme="minorHAnsi"/>
                <w:b/>
                <w:bCs/>
                <w:i/>
                <w:iCs/>
                <w:color w:val="FF0000"/>
                <w:spacing w:val="-2"/>
                <w:sz w:val="22"/>
                <w:szCs w:val="22"/>
              </w:rPr>
            </w:pPr>
            <w:r w:rsidRPr="00C96398">
              <w:rPr>
                <w:rFonts w:asciiTheme="minorHAnsi" w:hAnsiTheme="minorHAnsi" w:cstheme="minorHAnsi"/>
                <w:b/>
                <w:bCs/>
                <w:i/>
                <w:iCs/>
                <w:color w:val="FF0000"/>
                <w:spacing w:val="-2"/>
                <w:sz w:val="22"/>
                <w:szCs w:val="22"/>
              </w:rPr>
              <w:t xml:space="preserve">Focus group </w:t>
            </w:r>
            <w:r w:rsidR="000C1F8D" w:rsidRPr="00C96398">
              <w:rPr>
                <w:rFonts w:asciiTheme="minorHAnsi" w:hAnsiTheme="minorHAnsi" w:cstheme="minorHAnsi"/>
                <w:b/>
                <w:bCs/>
                <w:i/>
                <w:iCs/>
                <w:color w:val="FF0000"/>
                <w:spacing w:val="-2"/>
                <w:sz w:val="22"/>
                <w:szCs w:val="22"/>
              </w:rPr>
              <w:t>and</w:t>
            </w:r>
            <w:r w:rsidRPr="00C96398">
              <w:rPr>
                <w:rFonts w:asciiTheme="minorHAnsi" w:hAnsiTheme="minorHAnsi" w:cstheme="minorHAnsi"/>
                <w:b/>
                <w:bCs/>
                <w:i/>
                <w:iCs/>
                <w:color w:val="FF0000"/>
                <w:spacing w:val="-2"/>
                <w:sz w:val="22"/>
                <w:szCs w:val="22"/>
              </w:rPr>
              <w:t xml:space="preserve"> Interview </w:t>
            </w:r>
            <w:r w:rsidR="00F664E3" w:rsidRPr="00C96398">
              <w:rPr>
                <w:rFonts w:asciiTheme="minorHAnsi" w:hAnsiTheme="minorHAnsi" w:cstheme="minorHAnsi"/>
                <w:b/>
                <w:bCs/>
                <w:i/>
                <w:iCs/>
                <w:color w:val="FF0000"/>
                <w:spacing w:val="-2"/>
                <w:sz w:val="22"/>
                <w:szCs w:val="22"/>
              </w:rPr>
              <w:t>questions</w:t>
            </w:r>
          </w:p>
        </w:tc>
        <w:tc>
          <w:tcPr>
            <w:tcW w:w="567" w:type="dxa"/>
          </w:tcPr>
          <w:p w14:paraId="6B1680AA" w14:textId="77777777" w:rsidR="00A74E5A" w:rsidRPr="00D46E05" w:rsidRDefault="00A74E5A" w:rsidP="009368B7">
            <w:pPr>
              <w:tabs>
                <w:tab w:val="left" w:pos="86"/>
                <w:tab w:val="left" w:pos="567"/>
                <w:tab w:val="left" w:pos="893"/>
                <w:tab w:val="left" w:pos="1708"/>
                <w:tab w:val="left" w:pos="1866"/>
                <w:tab w:val="left" w:pos="5103"/>
                <w:tab w:val="left" w:pos="7117"/>
              </w:tabs>
              <w:suppressAutoHyphens/>
              <w:rPr>
                <w:rFonts w:asciiTheme="minorHAnsi" w:hAnsiTheme="minorHAnsi" w:cstheme="minorHAnsi"/>
                <w:spacing w:val="-2"/>
                <w:sz w:val="22"/>
                <w:szCs w:val="22"/>
              </w:rPr>
            </w:pPr>
          </w:p>
        </w:tc>
        <w:tc>
          <w:tcPr>
            <w:tcW w:w="594" w:type="dxa"/>
            <w:tcBorders>
              <w:top w:val="single" w:sz="4" w:space="0" w:color="auto"/>
              <w:bottom w:val="single" w:sz="4" w:space="0" w:color="auto"/>
            </w:tcBorders>
          </w:tcPr>
          <w:p w14:paraId="5952F4CA" w14:textId="77777777" w:rsidR="00A74E5A" w:rsidRPr="00D46E05" w:rsidRDefault="00A74E5A" w:rsidP="009368B7">
            <w:pPr>
              <w:tabs>
                <w:tab w:val="left" w:pos="86"/>
                <w:tab w:val="left" w:pos="567"/>
                <w:tab w:val="left" w:pos="893"/>
                <w:tab w:val="left" w:pos="1708"/>
                <w:tab w:val="left" w:pos="1866"/>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N/A</w:t>
            </w:r>
          </w:p>
        </w:tc>
        <w:tc>
          <w:tcPr>
            <w:tcW w:w="594" w:type="dxa"/>
            <w:vAlign w:val="center"/>
          </w:tcPr>
          <w:p w14:paraId="5E85CCF6" w14:textId="7362E37D" w:rsidR="00A74E5A" w:rsidRPr="00D46E05" w:rsidRDefault="00C96398" w:rsidP="009368B7">
            <w:pPr>
              <w:tabs>
                <w:tab w:val="left" w:pos="86"/>
                <w:tab w:val="left" w:pos="567"/>
                <w:tab w:val="left" w:pos="893"/>
                <w:tab w:val="left" w:pos="1708"/>
                <w:tab w:val="left" w:pos="1866"/>
                <w:tab w:val="left" w:pos="5103"/>
                <w:tab w:val="left" w:pos="7117"/>
              </w:tabs>
              <w:suppressAutoHyphens/>
              <w:rPr>
                <w:rFonts w:asciiTheme="minorHAnsi" w:hAnsiTheme="minorHAnsi" w:cstheme="minorHAnsi"/>
                <w:spacing w:val="-2"/>
                <w:sz w:val="22"/>
                <w:szCs w:val="22"/>
              </w:rPr>
            </w:pPr>
            <w:r>
              <w:rPr>
                <w:rFonts w:asciiTheme="minorHAnsi" w:hAnsiTheme="minorHAnsi" w:cstheme="minorHAnsi"/>
                <w:spacing w:val="-2"/>
                <w:sz w:val="22"/>
                <w:szCs w:val="22"/>
              </w:rPr>
              <w:t>X</w:t>
            </w:r>
          </w:p>
        </w:tc>
      </w:tr>
      <w:tr w:rsidR="006F51AE" w:rsidRPr="00D46E05" w14:paraId="6EAADCC2" w14:textId="77777777" w:rsidTr="00831372">
        <w:trPr>
          <w:trHeight w:val="284"/>
        </w:trPr>
        <w:tc>
          <w:tcPr>
            <w:tcW w:w="6380" w:type="dxa"/>
            <w:tcBorders>
              <w:top w:val="single" w:sz="4" w:space="0" w:color="auto"/>
              <w:left w:val="single" w:sz="4" w:space="0" w:color="auto"/>
              <w:bottom w:val="single" w:sz="4" w:space="0" w:color="auto"/>
              <w:right w:val="nil"/>
            </w:tcBorders>
            <w:vAlign w:val="center"/>
          </w:tcPr>
          <w:p w14:paraId="1244AF6B" w14:textId="77777777" w:rsidR="006F51AE" w:rsidRPr="00D46E05" w:rsidRDefault="00F664E3" w:rsidP="009368B7">
            <w:pPr>
              <w:widowControl w:val="0"/>
              <w:numPr>
                <w:ilvl w:val="0"/>
                <w:numId w:val="11"/>
              </w:numPr>
              <w:tabs>
                <w:tab w:val="left" w:pos="86"/>
                <w:tab w:val="left" w:pos="567"/>
                <w:tab w:val="left" w:pos="893"/>
                <w:tab w:val="left" w:pos="1708"/>
                <w:tab w:val="left" w:pos="1866"/>
                <w:tab w:val="left" w:pos="5103"/>
                <w:tab w:val="left" w:pos="7655"/>
              </w:tabs>
              <w:suppressAutoHyphens/>
              <w:autoSpaceDE w:val="0"/>
              <w:autoSpaceDN w:val="0"/>
              <w:rPr>
                <w:rFonts w:asciiTheme="minorHAnsi" w:hAnsiTheme="minorHAnsi" w:cstheme="minorHAnsi"/>
                <w:b/>
                <w:bCs/>
                <w:i/>
                <w:iCs/>
                <w:color w:val="FF0000"/>
                <w:spacing w:val="-2"/>
                <w:sz w:val="22"/>
                <w:szCs w:val="22"/>
              </w:rPr>
            </w:pPr>
            <w:r w:rsidRPr="00D46E05">
              <w:rPr>
                <w:rFonts w:asciiTheme="minorHAnsi" w:hAnsiTheme="minorHAnsi" w:cstheme="minorHAnsi"/>
                <w:b/>
                <w:bCs/>
                <w:i/>
                <w:iCs/>
                <w:color w:val="FF0000"/>
                <w:spacing w:val="-2"/>
                <w:sz w:val="22"/>
                <w:szCs w:val="22"/>
              </w:rPr>
              <w:t>Telephone script</w:t>
            </w:r>
          </w:p>
        </w:tc>
        <w:tc>
          <w:tcPr>
            <w:tcW w:w="567" w:type="dxa"/>
          </w:tcPr>
          <w:p w14:paraId="700A4E12" w14:textId="055DF109" w:rsidR="006F51AE" w:rsidRPr="00D46E05" w:rsidRDefault="006F51AE" w:rsidP="009368B7">
            <w:pPr>
              <w:tabs>
                <w:tab w:val="left" w:pos="86"/>
                <w:tab w:val="left" w:pos="567"/>
                <w:tab w:val="left" w:pos="893"/>
                <w:tab w:val="left" w:pos="1708"/>
                <w:tab w:val="left" w:pos="1866"/>
                <w:tab w:val="left" w:pos="5103"/>
                <w:tab w:val="left" w:pos="7117"/>
              </w:tabs>
              <w:suppressAutoHyphens/>
              <w:rPr>
                <w:rFonts w:asciiTheme="minorHAnsi" w:hAnsiTheme="minorHAnsi" w:cstheme="minorHAnsi"/>
                <w:spacing w:val="-2"/>
                <w:sz w:val="22"/>
                <w:szCs w:val="22"/>
              </w:rPr>
            </w:pPr>
          </w:p>
        </w:tc>
        <w:tc>
          <w:tcPr>
            <w:tcW w:w="594" w:type="dxa"/>
            <w:tcBorders>
              <w:top w:val="single" w:sz="4" w:space="0" w:color="auto"/>
              <w:bottom w:val="single" w:sz="4" w:space="0" w:color="auto"/>
            </w:tcBorders>
          </w:tcPr>
          <w:p w14:paraId="5661FD34" w14:textId="77777777" w:rsidR="006F51AE" w:rsidRPr="00D46E05" w:rsidRDefault="006F51AE" w:rsidP="009368B7">
            <w:pPr>
              <w:tabs>
                <w:tab w:val="left" w:pos="86"/>
                <w:tab w:val="left" w:pos="567"/>
                <w:tab w:val="left" w:pos="893"/>
                <w:tab w:val="left" w:pos="1708"/>
                <w:tab w:val="left" w:pos="1866"/>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N/A</w:t>
            </w:r>
          </w:p>
        </w:tc>
        <w:tc>
          <w:tcPr>
            <w:tcW w:w="594" w:type="dxa"/>
            <w:vAlign w:val="center"/>
          </w:tcPr>
          <w:p w14:paraId="083B86B1" w14:textId="7FF4A342" w:rsidR="006F51AE" w:rsidRPr="00D46E05" w:rsidRDefault="000F74DF" w:rsidP="009368B7">
            <w:pPr>
              <w:tabs>
                <w:tab w:val="left" w:pos="86"/>
                <w:tab w:val="left" w:pos="567"/>
                <w:tab w:val="left" w:pos="893"/>
                <w:tab w:val="left" w:pos="1708"/>
                <w:tab w:val="left" w:pos="1866"/>
                <w:tab w:val="left" w:pos="5103"/>
                <w:tab w:val="left" w:pos="7117"/>
              </w:tabs>
              <w:suppressAutoHyphens/>
              <w:rPr>
                <w:rFonts w:asciiTheme="minorHAnsi" w:hAnsiTheme="minorHAnsi" w:cstheme="minorHAnsi"/>
                <w:spacing w:val="-2"/>
                <w:sz w:val="22"/>
                <w:szCs w:val="22"/>
              </w:rPr>
            </w:pPr>
            <w:r>
              <w:rPr>
                <w:rFonts w:asciiTheme="minorHAnsi" w:hAnsiTheme="minorHAnsi" w:cstheme="minorHAnsi"/>
                <w:spacing w:val="-2"/>
                <w:sz w:val="22"/>
                <w:szCs w:val="22"/>
              </w:rPr>
              <w:t>X</w:t>
            </w:r>
          </w:p>
        </w:tc>
      </w:tr>
      <w:tr w:rsidR="00F664E3" w:rsidRPr="00D46E05" w14:paraId="54A09144" w14:textId="77777777" w:rsidTr="00831372">
        <w:trPr>
          <w:trHeight w:val="284"/>
        </w:trPr>
        <w:tc>
          <w:tcPr>
            <w:tcW w:w="6380" w:type="dxa"/>
            <w:tcBorders>
              <w:top w:val="single" w:sz="4" w:space="0" w:color="auto"/>
              <w:left w:val="single" w:sz="4" w:space="0" w:color="auto"/>
              <w:bottom w:val="single" w:sz="4" w:space="0" w:color="auto"/>
              <w:right w:val="nil"/>
            </w:tcBorders>
            <w:vAlign w:val="center"/>
          </w:tcPr>
          <w:p w14:paraId="2BE401FA" w14:textId="77777777" w:rsidR="00F664E3" w:rsidRPr="00D46E05" w:rsidRDefault="00F664E3" w:rsidP="00F664E3">
            <w:pPr>
              <w:widowControl w:val="0"/>
              <w:numPr>
                <w:ilvl w:val="0"/>
                <w:numId w:val="11"/>
              </w:numPr>
              <w:tabs>
                <w:tab w:val="left" w:pos="86"/>
                <w:tab w:val="left" w:pos="567"/>
                <w:tab w:val="left" w:pos="893"/>
                <w:tab w:val="left" w:pos="1708"/>
                <w:tab w:val="left" w:pos="1866"/>
                <w:tab w:val="left" w:pos="5103"/>
                <w:tab w:val="left" w:pos="7655"/>
              </w:tabs>
              <w:suppressAutoHyphens/>
              <w:autoSpaceDE w:val="0"/>
              <w:autoSpaceDN w:val="0"/>
              <w:rPr>
                <w:rFonts w:asciiTheme="minorHAnsi" w:hAnsiTheme="minorHAnsi" w:cstheme="minorHAnsi"/>
                <w:b/>
                <w:bCs/>
                <w:i/>
                <w:iCs/>
                <w:color w:val="FF0000"/>
                <w:spacing w:val="-2"/>
                <w:sz w:val="22"/>
                <w:szCs w:val="22"/>
              </w:rPr>
            </w:pPr>
            <w:r w:rsidRPr="00D46E05">
              <w:rPr>
                <w:rFonts w:asciiTheme="minorHAnsi" w:hAnsiTheme="minorHAnsi" w:cstheme="minorHAnsi"/>
                <w:b/>
                <w:bCs/>
                <w:i/>
                <w:iCs/>
                <w:color w:val="FF0000"/>
                <w:spacing w:val="-2"/>
                <w:sz w:val="22"/>
                <w:szCs w:val="22"/>
              </w:rPr>
              <w:t>Approval(s) from any other HREC’s</w:t>
            </w:r>
          </w:p>
        </w:tc>
        <w:tc>
          <w:tcPr>
            <w:tcW w:w="567" w:type="dxa"/>
          </w:tcPr>
          <w:p w14:paraId="652CA544" w14:textId="450FAC9E" w:rsidR="00F664E3" w:rsidRPr="00D46E05" w:rsidRDefault="00F664E3" w:rsidP="00F664E3">
            <w:pPr>
              <w:tabs>
                <w:tab w:val="left" w:pos="86"/>
                <w:tab w:val="left" w:pos="567"/>
                <w:tab w:val="left" w:pos="893"/>
                <w:tab w:val="left" w:pos="1708"/>
                <w:tab w:val="left" w:pos="1866"/>
                <w:tab w:val="left" w:pos="5103"/>
                <w:tab w:val="left" w:pos="7117"/>
              </w:tabs>
              <w:suppressAutoHyphens/>
              <w:rPr>
                <w:rFonts w:asciiTheme="minorHAnsi" w:hAnsiTheme="minorHAnsi" w:cstheme="minorHAnsi"/>
                <w:spacing w:val="-2"/>
                <w:sz w:val="22"/>
                <w:szCs w:val="22"/>
              </w:rPr>
            </w:pPr>
          </w:p>
        </w:tc>
        <w:tc>
          <w:tcPr>
            <w:tcW w:w="594" w:type="dxa"/>
            <w:tcBorders>
              <w:top w:val="single" w:sz="4" w:space="0" w:color="auto"/>
              <w:bottom w:val="single" w:sz="4" w:space="0" w:color="auto"/>
            </w:tcBorders>
          </w:tcPr>
          <w:p w14:paraId="7CCD0C8C" w14:textId="77777777" w:rsidR="00F664E3" w:rsidRPr="00D46E05" w:rsidRDefault="00F664E3" w:rsidP="00F664E3">
            <w:pPr>
              <w:tabs>
                <w:tab w:val="left" w:pos="86"/>
                <w:tab w:val="left" w:pos="567"/>
                <w:tab w:val="left" w:pos="893"/>
                <w:tab w:val="left" w:pos="1708"/>
                <w:tab w:val="left" w:pos="1866"/>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N/A</w:t>
            </w:r>
          </w:p>
        </w:tc>
        <w:tc>
          <w:tcPr>
            <w:tcW w:w="594" w:type="dxa"/>
            <w:vAlign w:val="center"/>
          </w:tcPr>
          <w:p w14:paraId="616757CF" w14:textId="672815A2" w:rsidR="00F664E3" w:rsidRPr="00D46E05" w:rsidRDefault="000F74DF" w:rsidP="00F664E3">
            <w:pPr>
              <w:tabs>
                <w:tab w:val="left" w:pos="86"/>
                <w:tab w:val="left" w:pos="567"/>
                <w:tab w:val="left" w:pos="893"/>
                <w:tab w:val="left" w:pos="1708"/>
                <w:tab w:val="left" w:pos="1866"/>
                <w:tab w:val="left" w:pos="5103"/>
                <w:tab w:val="left" w:pos="7117"/>
              </w:tabs>
              <w:suppressAutoHyphens/>
              <w:rPr>
                <w:rFonts w:asciiTheme="minorHAnsi" w:hAnsiTheme="minorHAnsi" w:cstheme="minorHAnsi"/>
                <w:spacing w:val="-2"/>
                <w:sz w:val="22"/>
                <w:szCs w:val="22"/>
              </w:rPr>
            </w:pPr>
            <w:r>
              <w:rPr>
                <w:rFonts w:asciiTheme="minorHAnsi" w:hAnsiTheme="minorHAnsi" w:cstheme="minorHAnsi"/>
                <w:spacing w:val="-2"/>
                <w:sz w:val="22"/>
                <w:szCs w:val="22"/>
              </w:rPr>
              <w:t>X</w:t>
            </w:r>
          </w:p>
        </w:tc>
      </w:tr>
      <w:tr w:rsidR="00831372" w:rsidRPr="00D46E05" w14:paraId="382D4D43" w14:textId="77777777" w:rsidTr="00831372">
        <w:trPr>
          <w:trHeight w:val="284"/>
        </w:trPr>
        <w:tc>
          <w:tcPr>
            <w:tcW w:w="6380" w:type="dxa"/>
            <w:tcBorders>
              <w:top w:val="single" w:sz="4" w:space="0" w:color="auto"/>
              <w:left w:val="single" w:sz="4" w:space="0" w:color="auto"/>
              <w:bottom w:val="single" w:sz="4" w:space="0" w:color="auto"/>
              <w:right w:val="nil"/>
            </w:tcBorders>
            <w:vAlign w:val="center"/>
          </w:tcPr>
          <w:p w14:paraId="2EF1BB37" w14:textId="77777777" w:rsidR="00831372" w:rsidRPr="00D46E05" w:rsidRDefault="00831372" w:rsidP="0081530E">
            <w:pPr>
              <w:widowControl w:val="0"/>
              <w:numPr>
                <w:ilvl w:val="0"/>
                <w:numId w:val="11"/>
              </w:numPr>
              <w:tabs>
                <w:tab w:val="clear" w:pos="720"/>
                <w:tab w:val="left" w:pos="86"/>
                <w:tab w:val="left" w:pos="567"/>
                <w:tab w:val="left" w:pos="893"/>
                <w:tab w:val="left" w:pos="1708"/>
                <w:tab w:val="left" w:pos="1866"/>
                <w:tab w:val="left" w:pos="5103"/>
                <w:tab w:val="left" w:pos="7655"/>
              </w:tabs>
              <w:suppressAutoHyphens/>
              <w:autoSpaceDE w:val="0"/>
              <w:autoSpaceDN w:val="0"/>
              <w:ind w:left="567"/>
              <w:rPr>
                <w:rFonts w:asciiTheme="minorHAnsi" w:hAnsiTheme="minorHAnsi" w:cstheme="minorHAnsi"/>
                <w:b/>
                <w:bCs/>
                <w:i/>
                <w:iCs/>
                <w:color w:val="FF0000"/>
                <w:spacing w:val="-2"/>
                <w:sz w:val="22"/>
                <w:szCs w:val="22"/>
              </w:rPr>
            </w:pPr>
            <w:r w:rsidRPr="00D46E05">
              <w:rPr>
                <w:rFonts w:asciiTheme="minorHAnsi" w:hAnsiTheme="minorHAnsi" w:cstheme="minorHAnsi"/>
                <w:b/>
                <w:bCs/>
                <w:i/>
                <w:iCs/>
                <w:color w:val="FF0000"/>
                <w:spacing w:val="-2"/>
                <w:sz w:val="22"/>
                <w:szCs w:val="22"/>
              </w:rPr>
              <w:t xml:space="preserve">Certified Translations of all relevant documents </w:t>
            </w:r>
            <w:proofErr w:type="spellStart"/>
            <w:r w:rsidRPr="00D46E05">
              <w:rPr>
                <w:rFonts w:asciiTheme="minorHAnsi" w:hAnsiTheme="minorHAnsi" w:cstheme="minorHAnsi"/>
                <w:b/>
                <w:bCs/>
                <w:i/>
                <w:iCs/>
                <w:color w:val="FF0000"/>
                <w:spacing w:val="-2"/>
                <w:sz w:val="22"/>
                <w:szCs w:val="22"/>
              </w:rPr>
              <w:t>ie</w:t>
            </w:r>
            <w:proofErr w:type="spellEnd"/>
            <w:r w:rsidRPr="00D46E05">
              <w:rPr>
                <w:rFonts w:asciiTheme="minorHAnsi" w:hAnsiTheme="minorHAnsi" w:cstheme="minorHAnsi"/>
                <w:b/>
                <w:bCs/>
                <w:i/>
                <w:iCs/>
                <w:color w:val="FF0000"/>
                <w:spacing w:val="-2"/>
                <w:sz w:val="22"/>
                <w:szCs w:val="22"/>
              </w:rPr>
              <w:t xml:space="preserve"> ISP, Consent Form, Survey, etc</w:t>
            </w:r>
          </w:p>
        </w:tc>
        <w:tc>
          <w:tcPr>
            <w:tcW w:w="567" w:type="dxa"/>
          </w:tcPr>
          <w:p w14:paraId="0AA7FAD6" w14:textId="029C665D" w:rsidR="00831372" w:rsidRPr="00D46E05" w:rsidRDefault="00831372" w:rsidP="00831372">
            <w:pPr>
              <w:tabs>
                <w:tab w:val="left" w:pos="86"/>
                <w:tab w:val="left" w:pos="567"/>
                <w:tab w:val="left" w:pos="893"/>
                <w:tab w:val="left" w:pos="1708"/>
                <w:tab w:val="left" w:pos="1866"/>
                <w:tab w:val="left" w:pos="5103"/>
                <w:tab w:val="left" w:pos="7117"/>
              </w:tabs>
              <w:suppressAutoHyphens/>
              <w:rPr>
                <w:rFonts w:asciiTheme="minorHAnsi" w:hAnsiTheme="minorHAnsi" w:cstheme="minorHAnsi"/>
                <w:spacing w:val="-2"/>
                <w:sz w:val="22"/>
                <w:szCs w:val="22"/>
              </w:rPr>
            </w:pPr>
          </w:p>
        </w:tc>
        <w:tc>
          <w:tcPr>
            <w:tcW w:w="594" w:type="dxa"/>
            <w:tcBorders>
              <w:top w:val="single" w:sz="4" w:space="0" w:color="auto"/>
              <w:bottom w:val="single" w:sz="4" w:space="0" w:color="auto"/>
            </w:tcBorders>
          </w:tcPr>
          <w:p w14:paraId="694E8CA7" w14:textId="77777777" w:rsidR="00831372" w:rsidRPr="00D46E05" w:rsidRDefault="00831372" w:rsidP="00831372">
            <w:pPr>
              <w:tabs>
                <w:tab w:val="left" w:pos="86"/>
                <w:tab w:val="left" w:pos="567"/>
                <w:tab w:val="left" w:pos="893"/>
                <w:tab w:val="left" w:pos="1708"/>
                <w:tab w:val="left" w:pos="1866"/>
                <w:tab w:val="left" w:pos="5103"/>
                <w:tab w:val="left" w:pos="7117"/>
              </w:tabs>
              <w:suppressAutoHyphens/>
              <w:rPr>
                <w:rFonts w:asciiTheme="minorHAnsi" w:hAnsiTheme="minorHAnsi" w:cstheme="minorHAnsi"/>
                <w:spacing w:val="-2"/>
                <w:sz w:val="22"/>
                <w:szCs w:val="22"/>
              </w:rPr>
            </w:pPr>
            <w:r w:rsidRPr="00D46E05">
              <w:rPr>
                <w:rFonts w:asciiTheme="minorHAnsi" w:hAnsiTheme="minorHAnsi" w:cstheme="minorHAnsi"/>
                <w:spacing w:val="-2"/>
                <w:sz w:val="22"/>
                <w:szCs w:val="22"/>
              </w:rPr>
              <w:t>N/A</w:t>
            </w:r>
          </w:p>
        </w:tc>
        <w:tc>
          <w:tcPr>
            <w:tcW w:w="594" w:type="dxa"/>
            <w:vAlign w:val="center"/>
          </w:tcPr>
          <w:p w14:paraId="0576C341" w14:textId="3852EE63" w:rsidR="00831372" w:rsidRPr="00D46E05" w:rsidRDefault="000F74DF" w:rsidP="00831372">
            <w:pPr>
              <w:tabs>
                <w:tab w:val="left" w:pos="86"/>
                <w:tab w:val="left" w:pos="567"/>
                <w:tab w:val="left" w:pos="893"/>
                <w:tab w:val="left" w:pos="1708"/>
                <w:tab w:val="left" w:pos="1866"/>
                <w:tab w:val="left" w:pos="5103"/>
                <w:tab w:val="left" w:pos="7117"/>
              </w:tabs>
              <w:suppressAutoHyphens/>
              <w:rPr>
                <w:rFonts w:asciiTheme="minorHAnsi" w:hAnsiTheme="minorHAnsi" w:cstheme="minorHAnsi"/>
                <w:spacing w:val="-2"/>
                <w:sz w:val="22"/>
                <w:szCs w:val="22"/>
              </w:rPr>
            </w:pPr>
            <w:r>
              <w:rPr>
                <w:rFonts w:asciiTheme="minorHAnsi" w:hAnsiTheme="minorHAnsi" w:cstheme="minorHAnsi"/>
                <w:spacing w:val="-2"/>
                <w:sz w:val="22"/>
                <w:szCs w:val="22"/>
              </w:rPr>
              <w:t>X</w:t>
            </w:r>
          </w:p>
        </w:tc>
      </w:tr>
    </w:tbl>
    <w:p w14:paraId="3CF9C31B" w14:textId="77777777" w:rsidR="00332B72" w:rsidRPr="00D46E05" w:rsidRDefault="00332B72" w:rsidP="004B0525">
      <w:pPr>
        <w:tabs>
          <w:tab w:val="left" w:pos="567"/>
        </w:tabs>
        <w:ind w:left="1440" w:hanging="1440"/>
        <w:rPr>
          <w:rFonts w:asciiTheme="minorHAnsi" w:hAnsiTheme="minorHAnsi" w:cstheme="minorHAnsi"/>
          <w:sz w:val="22"/>
          <w:szCs w:val="22"/>
        </w:rPr>
      </w:pPr>
    </w:p>
    <w:p w14:paraId="54BEAC63" w14:textId="77777777" w:rsidR="002D63D8" w:rsidRPr="00D46E05" w:rsidRDefault="002D63D8" w:rsidP="00481060">
      <w:pPr>
        <w:rPr>
          <w:rFonts w:asciiTheme="minorHAnsi" w:hAnsiTheme="minorHAnsi" w:cstheme="minorHAnsi"/>
          <w:sz w:val="22"/>
          <w:szCs w:val="22"/>
        </w:rPr>
      </w:pPr>
    </w:p>
    <w:p w14:paraId="31E83A0B" w14:textId="77777777" w:rsidR="00427BCA" w:rsidRPr="00D46E05" w:rsidRDefault="00427BCA" w:rsidP="00481060">
      <w:pPr>
        <w:rPr>
          <w:rFonts w:asciiTheme="minorHAnsi" w:hAnsiTheme="minorHAnsi" w:cstheme="minorHAnsi"/>
          <w:sz w:val="22"/>
          <w:szCs w:val="22"/>
        </w:rPr>
      </w:pPr>
    </w:p>
    <w:p w14:paraId="350776F0" w14:textId="77777777" w:rsidR="00427BCA" w:rsidRPr="00D46E05" w:rsidRDefault="00427BCA" w:rsidP="00481060">
      <w:pPr>
        <w:rPr>
          <w:rFonts w:asciiTheme="minorHAnsi" w:hAnsiTheme="minorHAnsi" w:cstheme="minorHAnsi"/>
          <w:sz w:val="22"/>
          <w:szCs w:val="22"/>
        </w:rPr>
      </w:pPr>
    </w:p>
    <w:p w14:paraId="7A6A9ED7" w14:textId="77777777" w:rsidR="00427BCA" w:rsidRPr="00D46E05" w:rsidRDefault="00427BCA" w:rsidP="00481060">
      <w:pPr>
        <w:rPr>
          <w:rFonts w:asciiTheme="minorHAnsi" w:hAnsiTheme="minorHAnsi" w:cstheme="minorHAnsi"/>
          <w:sz w:val="22"/>
          <w:szCs w:val="22"/>
        </w:rPr>
      </w:pPr>
    </w:p>
    <w:p w14:paraId="675C8D26" w14:textId="77777777" w:rsidR="00427BCA" w:rsidRPr="00D46E05" w:rsidRDefault="00427BCA" w:rsidP="00481060">
      <w:pPr>
        <w:rPr>
          <w:rFonts w:asciiTheme="minorHAnsi" w:hAnsiTheme="minorHAnsi" w:cstheme="minorHAnsi"/>
          <w:sz w:val="22"/>
          <w:szCs w:val="22"/>
        </w:rPr>
      </w:pPr>
    </w:p>
    <w:p w14:paraId="649FCBFC" w14:textId="77777777" w:rsidR="00427BCA" w:rsidRPr="00D46E05" w:rsidRDefault="00427BCA" w:rsidP="00481060">
      <w:pPr>
        <w:rPr>
          <w:rFonts w:asciiTheme="minorHAnsi" w:hAnsiTheme="minorHAnsi" w:cstheme="minorHAnsi"/>
          <w:sz w:val="22"/>
          <w:szCs w:val="22"/>
        </w:rPr>
      </w:pPr>
    </w:p>
    <w:p w14:paraId="616172F0" w14:textId="77777777" w:rsidR="00427BCA" w:rsidRPr="00D46E05" w:rsidRDefault="00427BCA" w:rsidP="00481060">
      <w:pPr>
        <w:rPr>
          <w:rFonts w:asciiTheme="minorHAnsi" w:hAnsiTheme="minorHAnsi" w:cstheme="minorHAnsi"/>
          <w:sz w:val="22"/>
          <w:szCs w:val="22"/>
        </w:rPr>
      </w:pPr>
    </w:p>
    <w:p w14:paraId="72834CB5" w14:textId="77777777" w:rsidR="00427BCA" w:rsidRPr="00D46E05" w:rsidRDefault="00427BCA" w:rsidP="00481060">
      <w:pPr>
        <w:rPr>
          <w:rFonts w:asciiTheme="minorHAnsi" w:hAnsiTheme="minorHAnsi" w:cstheme="minorHAnsi"/>
          <w:sz w:val="22"/>
          <w:szCs w:val="22"/>
        </w:rPr>
      </w:pPr>
    </w:p>
    <w:p w14:paraId="3222AEB2" w14:textId="77777777" w:rsidR="00427BCA" w:rsidRPr="00D46E05" w:rsidRDefault="00427BCA" w:rsidP="00481060">
      <w:pPr>
        <w:rPr>
          <w:rFonts w:asciiTheme="minorHAnsi" w:hAnsiTheme="minorHAnsi" w:cstheme="minorHAnsi"/>
          <w:sz w:val="22"/>
          <w:szCs w:val="22"/>
        </w:rPr>
      </w:pPr>
    </w:p>
    <w:p w14:paraId="7794AE90" w14:textId="77777777" w:rsidR="00427BCA" w:rsidRPr="00D46E05" w:rsidRDefault="00427BCA" w:rsidP="00481060">
      <w:pPr>
        <w:rPr>
          <w:rFonts w:asciiTheme="minorHAnsi" w:hAnsiTheme="minorHAnsi" w:cstheme="minorHAnsi"/>
          <w:sz w:val="22"/>
          <w:szCs w:val="22"/>
        </w:rPr>
      </w:pPr>
    </w:p>
    <w:p w14:paraId="1DF9CA98" w14:textId="77777777" w:rsidR="00427BCA" w:rsidRPr="00D46E05" w:rsidRDefault="00427BCA" w:rsidP="00481060">
      <w:pPr>
        <w:rPr>
          <w:rFonts w:asciiTheme="minorHAnsi" w:hAnsiTheme="minorHAnsi" w:cstheme="minorHAnsi"/>
          <w:sz w:val="22"/>
          <w:szCs w:val="22"/>
        </w:rPr>
      </w:pPr>
    </w:p>
    <w:p w14:paraId="12DDDB80" w14:textId="77777777" w:rsidR="00427BCA" w:rsidRPr="00D46E05" w:rsidRDefault="00427BCA" w:rsidP="00481060">
      <w:pPr>
        <w:rPr>
          <w:rFonts w:asciiTheme="minorHAnsi" w:hAnsiTheme="minorHAnsi" w:cstheme="minorHAnsi"/>
          <w:sz w:val="22"/>
          <w:szCs w:val="22"/>
        </w:rPr>
      </w:pPr>
    </w:p>
    <w:p w14:paraId="643A6C67" w14:textId="77777777" w:rsidR="00427BCA" w:rsidRPr="00D46E05" w:rsidRDefault="00427BCA" w:rsidP="00481060">
      <w:pPr>
        <w:rPr>
          <w:rFonts w:asciiTheme="minorHAnsi" w:hAnsiTheme="minorHAnsi" w:cstheme="minorHAns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28"/>
      </w:tblGrid>
      <w:tr w:rsidR="00332B72" w:rsidRPr="00D46E05" w14:paraId="0073A41E" w14:textId="77777777" w:rsidTr="00EF7308">
        <w:tc>
          <w:tcPr>
            <w:tcW w:w="9846" w:type="dxa"/>
          </w:tcPr>
          <w:p w14:paraId="305DA062" w14:textId="77777777" w:rsidR="00332B72" w:rsidRPr="00D46E05" w:rsidRDefault="00332B72" w:rsidP="00481060">
            <w:pPr>
              <w:rPr>
                <w:rFonts w:asciiTheme="minorHAnsi" w:hAnsiTheme="minorHAnsi" w:cstheme="minorHAnsi"/>
                <w:sz w:val="22"/>
                <w:szCs w:val="22"/>
              </w:rPr>
            </w:pPr>
            <w:r w:rsidRPr="00D46E05">
              <w:rPr>
                <w:rFonts w:asciiTheme="minorHAnsi" w:hAnsiTheme="minorHAnsi" w:cstheme="minorHAnsi"/>
                <w:b/>
                <w:sz w:val="22"/>
                <w:szCs w:val="22"/>
              </w:rPr>
              <w:t>Comments</w:t>
            </w:r>
          </w:p>
          <w:p w14:paraId="12DE97D6" w14:textId="77777777" w:rsidR="00332B72" w:rsidRPr="00D46E05" w:rsidRDefault="00332B72" w:rsidP="00481060">
            <w:pPr>
              <w:rPr>
                <w:rFonts w:asciiTheme="minorHAnsi" w:hAnsiTheme="minorHAnsi" w:cstheme="minorHAnsi"/>
                <w:sz w:val="22"/>
                <w:szCs w:val="22"/>
              </w:rPr>
            </w:pPr>
            <w:r w:rsidRPr="00D46E05">
              <w:rPr>
                <w:rFonts w:asciiTheme="minorHAnsi" w:hAnsiTheme="minorHAnsi" w:cstheme="minorHAnsi"/>
                <w:sz w:val="22"/>
                <w:szCs w:val="22"/>
              </w:rPr>
              <w:t>You are invited to add comments to supplement your application</w:t>
            </w:r>
            <w:r w:rsidR="00DC6842" w:rsidRPr="00D46E05">
              <w:rPr>
                <w:rFonts w:asciiTheme="minorHAnsi" w:hAnsiTheme="minorHAnsi" w:cstheme="minorHAnsi"/>
                <w:sz w:val="22"/>
                <w:szCs w:val="22"/>
              </w:rPr>
              <w:t xml:space="preserve"> if you think something has not been covered, or to provide feedback on this form.</w:t>
            </w:r>
          </w:p>
        </w:tc>
      </w:tr>
      <w:tr w:rsidR="00332B72" w:rsidRPr="00D46E05" w14:paraId="6A2C103E" w14:textId="77777777" w:rsidTr="00EF7308">
        <w:tc>
          <w:tcPr>
            <w:tcW w:w="9846" w:type="dxa"/>
          </w:tcPr>
          <w:p w14:paraId="6F6BCF4A" w14:textId="77777777" w:rsidR="00C10821" w:rsidRPr="00D46E05" w:rsidRDefault="00C10821" w:rsidP="00AA13D8">
            <w:pPr>
              <w:pStyle w:val="CommentText"/>
              <w:autoSpaceDE/>
              <w:autoSpaceDN/>
              <w:rPr>
                <w:rFonts w:asciiTheme="minorHAnsi" w:hAnsiTheme="minorHAnsi" w:cstheme="minorHAnsi"/>
                <w:sz w:val="22"/>
                <w:szCs w:val="22"/>
                <w:lang w:val="en-AU"/>
              </w:rPr>
            </w:pPr>
          </w:p>
          <w:p w14:paraId="15FC3329" w14:textId="77777777" w:rsidR="00ED1579" w:rsidRPr="00D46E05" w:rsidRDefault="00ED1579" w:rsidP="00481060">
            <w:pPr>
              <w:rPr>
                <w:rFonts w:asciiTheme="minorHAnsi" w:hAnsiTheme="minorHAnsi" w:cstheme="minorHAnsi"/>
                <w:sz w:val="22"/>
                <w:szCs w:val="22"/>
              </w:rPr>
            </w:pPr>
          </w:p>
          <w:p w14:paraId="074372B5" w14:textId="77777777" w:rsidR="00427BCA" w:rsidRPr="00D46E05" w:rsidRDefault="00427BCA" w:rsidP="00481060">
            <w:pPr>
              <w:rPr>
                <w:rFonts w:asciiTheme="minorHAnsi" w:hAnsiTheme="minorHAnsi" w:cstheme="minorHAnsi"/>
                <w:sz w:val="22"/>
                <w:szCs w:val="22"/>
              </w:rPr>
            </w:pPr>
          </w:p>
          <w:p w14:paraId="41942FD1" w14:textId="77777777" w:rsidR="00427BCA" w:rsidRPr="00D46E05" w:rsidRDefault="00427BCA" w:rsidP="00481060">
            <w:pPr>
              <w:rPr>
                <w:rFonts w:asciiTheme="minorHAnsi" w:hAnsiTheme="minorHAnsi" w:cstheme="minorHAnsi"/>
                <w:sz w:val="22"/>
                <w:szCs w:val="22"/>
              </w:rPr>
            </w:pPr>
          </w:p>
          <w:p w14:paraId="6CFB4941" w14:textId="77777777" w:rsidR="00427BCA" w:rsidRPr="00D46E05" w:rsidRDefault="00427BCA" w:rsidP="00481060">
            <w:pPr>
              <w:rPr>
                <w:rFonts w:asciiTheme="minorHAnsi" w:hAnsiTheme="minorHAnsi" w:cstheme="minorHAnsi"/>
                <w:sz w:val="22"/>
                <w:szCs w:val="22"/>
              </w:rPr>
            </w:pPr>
          </w:p>
          <w:p w14:paraId="7F3624C4" w14:textId="77777777" w:rsidR="00427BCA" w:rsidRPr="00D46E05" w:rsidRDefault="00427BCA" w:rsidP="00481060">
            <w:pPr>
              <w:rPr>
                <w:rFonts w:asciiTheme="minorHAnsi" w:hAnsiTheme="minorHAnsi" w:cstheme="minorHAnsi"/>
                <w:sz w:val="22"/>
                <w:szCs w:val="22"/>
              </w:rPr>
            </w:pPr>
          </w:p>
          <w:p w14:paraId="5B2D7175" w14:textId="77777777" w:rsidR="00427BCA" w:rsidRPr="00D46E05" w:rsidRDefault="00427BCA" w:rsidP="00481060">
            <w:pPr>
              <w:rPr>
                <w:rFonts w:asciiTheme="minorHAnsi" w:hAnsiTheme="minorHAnsi" w:cstheme="minorHAnsi"/>
                <w:sz w:val="22"/>
                <w:szCs w:val="22"/>
              </w:rPr>
            </w:pPr>
          </w:p>
          <w:p w14:paraId="796671E3" w14:textId="77777777" w:rsidR="00427BCA" w:rsidRPr="00D46E05" w:rsidRDefault="00427BCA" w:rsidP="00481060">
            <w:pPr>
              <w:rPr>
                <w:rFonts w:asciiTheme="minorHAnsi" w:hAnsiTheme="minorHAnsi" w:cstheme="minorHAnsi"/>
                <w:sz w:val="22"/>
                <w:szCs w:val="22"/>
              </w:rPr>
            </w:pPr>
          </w:p>
        </w:tc>
      </w:tr>
    </w:tbl>
    <w:p w14:paraId="37780140" w14:textId="77777777" w:rsidR="00694D8D" w:rsidRPr="00D46E05" w:rsidRDefault="00694D8D" w:rsidP="00694D8D">
      <w:pPr>
        <w:rPr>
          <w:rFonts w:asciiTheme="minorHAnsi" w:hAnsiTheme="minorHAnsi" w:cstheme="minorHAnsi"/>
          <w:sz w:val="22"/>
          <w:szCs w:val="22"/>
        </w:rPr>
      </w:pPr>
      <w:bookmarkStart w:id="54" w:name="_PART_G2_–"/>
      <w:bookmarkStart w:id="55" w:name="PartG2"/>
      <w:bookmarkEnd w:id="54"/>
      <w:bookmarkEnd w:id="55"/>
    </w:p>
    <w:p w14:paraId="11D4CF37" w14:textId="77777777" w:rsidR="00873797" w:rsidRPr="00D46E05" w:rsidRDefault="00873797" w:rsidP="00BA14DB">
      <w:pPr>
        <w:rPr>
          <w:rFonts w:asciiTheme="minorHAnsi" w:hAnsiTheme="minorHAnsi" w:cstheme="minorHAnsi"/>
          <w:sz w:val="22"/>
          <w:szCs w:val="22"/>
        </w:rPr>
      </w:pPr>
    </w:p>
    <w:p w14:paraId="2C1E3817" w14:textId="0353C670" w:rsidR="00EC210C" w:rsidRPr="00D46E05" w:rsidRDefault="00EC210C" w:rsidP="00D46E05">
      <w:pPr>
        <w:rPr>
          <w:rFonts w:asciiTheme="minorHAnsi" w:hAnsiTheme="minorHAnsi" w:cstheme="minorHAnsi"/>
          <w:b/>
          <w:bCs/>
          <w:color w:val="000000"/>
          <w:sz w:val="22"/>
          <w:szCs w:val="22"/>
        </w:rPr>
      </w:pPr>
      <w:bookmarkStart w:id="56" w:name="_APPENDIX_–_How"/>
      <w:bookmarkEnd w:id="56"/>
    </w:p>
    <w:sectPr w:rsidR="00EC210C" w:rsidRPr="00D46E05" w:rsidSect="00ED0657">
      <w:footerReference w:type="default" r:id="rId31"/>
      <w:pgSz w:w="11906" w:h="16838" w:code="9"/>
      <w:pgMar w:top="851" w:right="1134" w:bottom="720" w:left="1134" w:header="709"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1C24E" w14:textId="77777777" w:rsidR="00632857" w:rsidRDefault="00632857">
      <w:r>
        <w:separator/>
      </w:r>
    </w:p>
  </w:endnote>
  <w:endnote w:type="continuationSeparator" w:id="0">
    <w:p w14:paraId="7550E953" w14:textId="77777777" w:rsidR="00632857" w:rsidRDefault="006328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Geneva">
    <w:altName w:val="Arial"/>
    <w:panose1 w:val="020B0503030404040204"/>
    <w:charset w:val="00"/>
    <w:family w:val="swiss"/>
    <w:pitch w:val="variable"/>
    <w:sig w:usb0="E00002FF" w:usb1="5200205F" w:usb2="00A0C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4B6A7" w14:textId="77777777" w:rsidR="009E1135" w:rsidRDefault="009E1135" w:rsidP="00847DDF">
    <w:pPr>
      <w:pStyle w:val="Footer"/>
      <w:tabs>
        <w:tab w:val="clear" w:pos="8306"/>
        <w:tab w:val="right" w:pos="9356"/>
      </w:tabs>
    </w:pPr>
    <w:r w:rsidRPr="00C70E61">
      <w:rPr>
        <w:rFonts w:ascii="Century Gothic" w:hAnsi="Century Gothic" w:cs="Arial"/>
        <w:sz w:val="16"/>
        <w:szCs w:val="16"/>
      </w:rPr>
      <w:t xml:space="preserve">HREC Expedited Application Form – </w:t>
    </w:r>
    <w:r>
      <w:rPr>
        <w:rFonts w:ascii="Century Gothic" w:hAnsi="Century Gothic" w:cs="Arial"/>
        <w:sz w:val="16"/>
        <w:szCs w:val="16"/>
      </w:rPr>
      <w:t>14.02.2019</w:t>
    </w:r>
    <w:r w:rsidRPr="00C70E61">
      <w:rPr>
        <w:rFonts w:ascii="Century Gothic" w:hAnsi="Century Gothic" w:cs="Arial"/>
        <w:sz w:val="16"/>
        <w:szCs w:val="16"/>
      </w:rPr>
      <w:tab/>
    </w:r>
    <w:r w:rsidRPr="00C70E61">
      <w:rPr>
        <w:rStyle w:val="PageNumber"/>
        <w:rFonts w:ascii="Century Gothic" w:hAnsi="Century Gothic" w:cs="Arial"/>
        <w:sz w:val="16"/>
        <w:szCs w:val="16"/>
      </w:rPr>
      <w:fldChar w:fldCharType="begin"/>
    </w:r>
    <w:r w:rsidRPr="00C70E61">
      <w:rPr>
        <w:rStyle w:val="PageNumber"/>
        <w:rFonts w:ascii="Century Gothic" w:hAnsi="Century Gothic" w:cs="Arial"/>
        <w:sz w:val="16"/>
        <w:szCs w:val="16"/>
      </w:rPr>
      <w:instrText xml:space="preserve"> PAGE </w:instrText>
    </w:r>
    <w:r w:rsidRPr="00C70E61">
      <w:rPr>
        <w:rStyle w:val="PageNumber"/>
        <w:rFonts w:ascii="Century Gothic" w:hAnsi="Century Gothic" w:cs="Arial"/>
        <w:sz w:val="16"/>
        <w:szCs w:val="16"/>
      </w:rPr>
      <w:fldChar w:fldCharType="separate"/>
    </w:r>
    <w:r>
      <w:rPr>
        <w:rStyle w:val="PageNumber"/>
        <w:rFonts w:ascii="Century Gothic" w:hAnsi="Century Gothic" w:cs="Arial"/>
        <w:noProof/>
        <w:sz w:val="16"/>
        <w:szCs w:val="16"/>
      </w:rPr>
      <w:t>2</w:t>
    </w:r>
    <w:r w:rsidRPr="00C70E61">
      <w:rPr>
        <w:rStyle w:val="PageNumber"/>
        <w:rFonts w:ascii="Century Gothic" w:hAnsi="Century Gothic" w:cs="Arial"/>
        <w:sz w:val="16"/>
        <w:szCs w:val="16"/>
      </w:rPr>
      <w:fldChar w:fldCharType="end"/>
    </w:r>
    <w:r w:rsidRPr="00C70E61">
      <w:rPr>
        <w:rStyle w:val="PageNumber"/>
        <w:rFonts w:ascii="Century Gothic" w:hAnsi="Century Gothic" w:cs="Arial"/>
        <w:sz w:val="16"/>
        <w:szCs w:val="16"/>
      </w:rPr>
      <w:t xml:space="preserve"> of </w:t>
    </w:r>
    <w:r w:rsidRPr="00C70E61">
      <w:rPr>
        <w:rStyle w:val="PageNumber"/>
        <w:rFonts w:ascii="Century Gothic" w:hAnsi="Century Gothic" w:cs="Arial"/>
        <w:sz w:val="16"/>
        <w:szCs w:val="16"/>
      </w:rPr>
      <w:fldChar w:fldCharType="begin"/>
    </w:r>
    <w:r w:rsidRPr="00C70E61">
      <w:rPr>
        <w:rStyle w:val="PageNumber"/>
        <w:rFonts w:ascii="Century Gothic" w:hAnsi="Century Gothic" w:cs="Arial"/>
        <w:sz w:val="16"/>
        <w:szCs w:val="16"/>
      </w:rPr>
      <w:instrText xml:space="preserve"> NUMPAGES </w:instrText>
    </w:r>
    <w:r w:rsidRPr="00C70E61">
      <w:rPr>
        <w:rStyle w:val="PageNumber"/>
        <w:rFonts w:ascii="Century Gothic" w:hAnsi="Century Gothic" w:cs="Arial"/>
        <w:sz w:val="16"/>
        <w:szCs w:val="16"/>
      </w:rPr>
      <w:fldChar w:fldCharType="separate"/>
    </w:r>
    <w:r>
      <w:rPr>
        <w:rStyle w:val="PageNumber"/>
        <w:rFonts w:ascii="Century Gothic" w:hAnsi="Century Gothic" w:cs="Arial"/>
        <w:noProof/>
        <w:sz w:val="16"/>
        <w:szCs w:val="16"/>
      </w:rPr>
      <w:t>24</w:t>
    </w:r>
    <w:r w:rsidRPr="00C70E61">
      <w:rPr>
        <w:rStyle w:val="PageNumber"/>
        <w:rFonts w:ascii="Century Gothic" w:hAnsi="Century Gothic" w:cs="Arial"/>
        <w:sz w:val="16"/>
        <w:szCs w:val="16"/>
      </w:rPr>
      <w:fldChar w:fldCharType="end"/>
    </w:r>
  </w:p>
  <w:p w14:paraId="48DFF06C" w14:textId="77777777" w:rsidR="009E1135" w:rsidRDefault="009E11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C5128" w14:textId="77777777" w:rsidR="00632857" w:rsidRDefault="00632857">
      <w:r>
        <w:separator/>
      </w:r>
    </w:p>
  </w:footnote>
  <w:footnote w:type="continuationSeparator" w:id="0">
    <w:p w14:paraId="0C22BCBB" w14:textId="77777777" w:rsidR="00632857" w:rsidRDefault="006328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1866A0E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83536123" o:spid="_x0000_i1025" type="#_x0000_t75" style="width:11.25pt;height:11.25pt;visibility:visible;mso-wrap-style:square">
            <v:imagedata r:id="rId1" o:title=""/>
          </v:shape>
        </w:pict>
      </mc:Choice>
      <mc:Fallback>
        <w:drawing>
          <wp:inline distT="0" distB="0" distL="0" distR="0" wp14:anchorId="14D55F29" wp14:editId="58B070F3">
            <wp:extent cx="142875" cy="142875"/>
            <wp:effectExtent l="0" t="0" r="0" b="0"/>
            <wp:docPr id="1483536123" name="Picture 1483536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mc:Fallback>
    </mc:AlternateContent>
  </w:numPicBullet>
  <w:abstractNum w:abstractNumId="0" w15:restartNumberingAfterBreak="0">
    <w:nsid w:val="00B96A3E"/>
    <w:multiLevelType w:val="hybridMultilevel"/>
    <w:tmpl w:val="0CFA58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2C31A9D"/>
    <w:multiLevelType w:val="hybridMultilevel"/>
    <w:tmpl w:val="F4F4C100"/>
    <w:lvl w:ilvl="0" w:tplc="CBF62CFE">
      <w:start w:val="7"/>
      <w:numFmt w:val="lowerLetter"/>
      <w:lvlText w:val="%1)"/>
      <w:lvlJc w:val="right"/>
      <w:pPr>
        <w:ind w:left="360" w:hanging="360"/>
      </w:pPr>
      <w:rPr>
        <w:rFonts w:hint="default"/>
        <w:b/>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 w15:restartNumberingAfterBreak="0">
    <w:nsid w:val="03BD06A8"/>
    <w:multiLevelType w:val="hybridMultilevel"/>
    <w:tmpl w:val="3D1609DA"/>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 w15:restartNumberingAfterBreak="0">
    <w:nsid w:val="05FD7005"/>
    <w:multiLevelType w:val="multilevel"/>
    <w:tmpl w:val="881E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24076"/>
    <w:multiLevelType w:val="multilevel"/>
    <w:tmpl w:val="A04E569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E3F45A6"/>
    <w:multiLevelType w:val="hybridMultilevel"/>
    <w:tmpl w:val="5FC44F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2753928"/>
    <w:multiLevelType w:val="multilevel"/>
    <w:tmpl w:val="D486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A34708"/>
    <w:multiLevelType w:val="hybridMultilevel"/>
    <w:tmpl w:val="A04E569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6B143F3"/>
    <w:multiLevelType w:val="hybridMultilevel"/>
    <w:tmpl w:val="2A321972"/>
    <w:lvl w:ilvl="0" w:tplc="2036310E">
      <w:start w:val="1"/>
      <w:numFmt w:val="bullet"/>
      <w:lvlText w:val=""/>
      <w:lvlJc w:val="left"/>
      <w:pPr>
        <w:ind w:left="720"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984C82"/>
    <w:multiLevelType w:val="hybridMultilevel"/>
    <w:tmpl w:val="AF8053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96E3B85"/>
    <w:multiLevelType w:val="hybridMultilevel"/>
    <w:tmpl w:val="38268A2C"/>
    <w:lvl w:ilvl="0" w:tplc="513E4CCE">
      <w:start w:val="1"/>
      <w:numFmt w:val="decimal"/>
      <w:lvlText w:val="%1."/>
      <w:lvlJc w:val="left"/>
      <w:pPr>
        <w:tabs>
          <w:tab w:val="num" w:pos="1080"/>
        </w:tabs>
        <w:ind w:left="1080" w:hanging="360"/>
      </w:pPr>
      <w:rPr>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19A03989"/>
    <w:multiLevelType w:val="hybridMultilevel"/>
    <w:tmpl w:val="0BDEB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E21F1E"/>
    <w:multiLevelType w:val="hybridMultilevel"/>
    <w:tmpl w:val="5706D632"/>
    <w:lvl w:ilvl="0" w:tplc="D35E787A">
      <w:start w:val="1"/>
      <w:numFmt w:val="lowerLetter"/>
      <w:lvlText w:val="%1)"/>
      <w:lvlJc w:val="righ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995D57"/>
    <w:multiLevelType w:val="hybridMultilevel"/>
    <w:tmpl w:val="303A6B92"/>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4" w15:restartNumberingAfterBreak="0">
    <w:nsid w:val="266942B7"/>
    <w:multiLevelType w:val="hybridMultilevel"/>
    <w:tmpl w:val="5712AACA"/>
    <w:lvl w:ilvl="0" w:tplc="B03C9C42">
      <w:start w:val="6"/>
      <w:numFmt w:val="lowerLetter"/>
      <w:lvlText w:val="%1)"/>
      <w:lvlJc w:val="right"/>
      <w:pPr>
        <w:ind w:left="450" w:hanging="360"/>
      </w:pPr>
      <w:rPr>
        <w:rFonts w:hint="default"/>
        <w:b/>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5" w15:restartNumberingAfterBreak="0">
    <w:nsid w:val="26C75D4F"/>
    <w:multiLevelType w:val="multilevel"/>
    <w:tmpl w:val="7C845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F54C5F"/>
    <w:multiLevelType w:val="hybridMultilevel"/>
    <w:tmpl w:val="618C9296"/>
    <w:lvl w:ilvl="0" w:tplc="04090001">
      <w:start w:val="1"/>
      <w:numFmt w:val="bullet"/>
      <w:lvlText w:val=""/>
      <w:lvlJc w:val="left"/>
      <w:pPr>
        <w:tabs>
          <w:tab w:val="num" w:pos="2212"/>
        </w:tabs>
        <w:ind w:left="2212" w:hanging="360"/>
      </w:pPr>
      <w:rPr>
        <w:rFonts w:ascii="Symbol" w:hAnsi="Symbol" w:hint="default"/>
      </w:rPr>
    </w:lvl>
    <w:lvl w:ilvl="1" w:tplc="04090003" w:tentative="1">
      <w:start w:val="1"/>
      <w:numFmt w:val="bullet"/>
      <w:lvlText w:val="o"/>
      <w:lvlJc w:val="left"/>
      <w:pPr>
        <w:tabs>
          <w:tab w:val="num" w:pos="2932"/>
        </w:tabs>
        <w:ind w:left="2932" w:hanging="360"/>
      </w:pPr>
      <w:rPr>
        <w:rFonts w:ascii="Courier New" w:hAnsi="Courier New" w:cs="Courier New" w:hint="default"/>
      </w:rPr>
    </w:lvl>
    <w:lvl w:ilvl="2" w:tplc="04090005" w:tentative="1">
      <w:start w:val="1"/>
      <w:numFmt w:val="bullet"/>
      <w:lvlText w:val=""/>
      <w:lvlJc w:val="left"/>
      <w:pPr>
        <w:tabs>
          <w:tab w:val="num" w:pos="3652"/>
        </w:tabs>
        <w:ind w:left="3652" w:hanging="360"/>
      </w:pPr>
      <w:rPr>
        <w:rFonts w:ascii="Wingdings" w:hAnsi="Wingdings" w:hint="default"/>
      </w:rPr>
    </w:lvl>
    <w:lvl w:ilvl="3" w:tplc="04090001" w:tentative="1">
      <w:start w:val="1"/>
      <w:numFmt w:val="bullet"/>
      <w:lvlText w:val=""/>
      <w:lvlJc w:val="left"/>
      <w:pPr>
        <w:tabs>
          <w:tab w:val="num" w:pos="4372"/>
        </w:tabs>
        <w:ind w:left="4372" w:hanging="360"/>
      </w:pPr>
      <w:rPr>
        <w:rFonts w:ascii="Symbol" w:hAnsi="Symbol" w:hint="default"/>
      </w:rPr>
    </w:lvl>
    <w:lvl w:ilvl="4" w:tplc="04090003" w:tentative="1">
      <w:start w:val="1"/>
      <w:numFmt w:val="bullet"/>
      <w:lvlText w:val="o"/>
      <w:lvlJc w:val="left"/>
      <w:pPr>
        <w:tabs>
          <w:tab w:val="num" w:pos="5092"/>
        </w:tabs>
        <w:ind w:left="5092" w:hanging="360"/>
      </w:pPr>
      <w:rPr>
        <w:rFonts w:ascii="Courier New" w:hAnsi="Courier New" w:cs="Courier New" w:hint="default"/>
      </w:rPr>
    </w:lvl>
    <w:lvl w:ilvl="5" w:tplc="04090005" w:tentative="1">
      <w:start w:val="1"/>
      <w:numFmt w:val="bullet"/>
      <w:lvlText w:val=""/>
      <w:lvlJc w:val="left"/>
      <w:pPr>
        <w:tabs>
          <w:tab w:val="num" w:pos="5812"/>
        </w:tabs>
        <w:ind w:left="5812" w:hanging="360"/>
      </w:pPr>
      <w:rPr>
        <w:rFonts w:ascii="Wingdings" w:hAnsi="Wingdings" w:hint="default"/>
      </w:rPr>
    </w:lvl>
    <w:lvl w:ilvl="6" w:tplc="04090001" w:tentative="1">
      <w:start w:val="1"/>
      <w:numFmt w:val="bullet"/>
      <w:lvlText w:val=""/>
      <w:lvlJc w:val="left"/>
      <w:pPr>
        <w:tabs>
          <w:tab w:val="num" w:pos="6532"/>
        </w:tabs>
        <w:ind w:left="6532" w:hanging="360"/>
      </w:pPr>
      <w:rPr>
        <w:rFonts w:ascii="Symbol" w:hAnsi="Symbol" w:hint="default"/>
      </w:rPr>
    </w:lvl>
    <w:lvl w:ilvl="7" w:tplc="04090003" w:tentative="1">
      <w:start w:val="1"/>
      <w:numFmt w:val="bullet"/>
      <w:lvlText w:val="o"/>
      <w:lvlJc w:val="left"/>
      <w:pPr>
        <w:tabs>
          <w:tab w:val="num" w:pos="7252"/>
        </w:tabs>
        <w:ind w:left="7252" w:hanging="360"/>
      </w:pPr>
      <w:rPr>
        <w:rFonts w:ascii="Courier New" w:hAnsi="Courier New" w:cs="Courier New" w:hint="default"/>
      </w:rPr>
    </w:lvl>
    <w:lvl w:ilvl="8" w:tplc="04090005" w:tentative="1">
      <w:start w:val="1"/>
      <w:numFmt w:val="bullet"/>
      <w:lvlText w:val=""/>
      <w:lvlJc w:val="left"/>
      <w:pPr>
        <w:tabs>
          <w:tab w:val="num" w:pos="7972"/>
        </w:tabs>
        <w:ind w:left="7972" w:hanging="360"/>
      </w:pPr>
      <w:rPr>
        <w:rFonts w:ascii="Wingdings" w:hAnsi="Wingdings" w:hint="default"/>
      </w:rPr>
    </w:lvl>
  </w:abstractNum>
  <w:abstractNum w:abstractNumId="17" w15:restartNumberingAfterBreak="0">
    <w:nsid w:val="2E77530A"/>
    <w:multiLevelType w:val="hybridMultilevel"/>
    <w:tmpl w:val="E9203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793E91"/>
    <w:multiLevelType w:val="multilevel"/>
    <w:tmpl w:val="EF48216E"/>
    <w:lvl w:ilvl="0">
      <w:start w:val="1"/>
      <w:numFmt w:val="bullet"/>
      <w:lvlText w:val=""/>
      <w:lvlJc w:val="left"/>
      <w:pPr>
        <w:tabs>
          <w:tab w:val="num" w:pos="1800"/>
        </w:tabs>
        <w:ind w:left="1800" w:hanging="360"/>
      </w:pPr>
      <w:rPr>
        <w:rFonts w:ascii="Wingdings" w:hAnsi="Wingdings" w:hint="default"/>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19" w15:restartNumberingAfterBreak="0">
    <w:nsid w:val="3273318A"/>
    <w:multiLevelType w:val="hybridMultilevel"/>
    <w:tmpl w:val="6F0691F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C083DDB"/>
    <w:multiLevelType w:val="multilevel"/>
    <w:tmpl w:val="7C84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5F50A6"/>
    <w:multiLevelType w:val="hybridMultilevel"/>
    <w:tmpl w:val="E4B828A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48187F1A"/>
    <w:multiLevelType w:val="hybridMultilevel"/>
    <w:tmpl w:val="CF72C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F544A1"/>
    <w:multiLevelType w:val="hybridMultilevel"/>
    <w:tmpl w:val="15108B94"/>
    <w:lvl w:ilvl="0" w:tplc="33D607F6">
      <w:start w:val="1"/>
      <w:numFmt w:val="bullet"/>
      <w:lvlText w:val=""/>
      <w:lvlJc w:val="left"/>
      <w:pPr>
        <w:tabs>
          <w:tab w:val="num" w:pos="720"/>
        </w:tabs>
        <w:ind w:left="720" w:hanging="360"/>
      </w:pPr>
      <w:rPr>
        <w:rFonts w:ascii="Wingdings" w:hAnsi="Wingdings" w:hint="default"/>
        <w:vanish/>
        <w:color w:val="0000FF"/>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CC1466D"/>
    <w:multiLevelType w:val="hybridMultilevel"/>
    <w:tmpl w:val="E8F4575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5" w15:restartNumberingAfterBreak="0">
    <w:nsid w:val="4DAD24A9"/>
    <w:multiLevelType w:val="hybridMultilevel"/>
    <w:tmpl w:val="5706D632"/>
    <w:lvl w:ilvl="0" w:tplc="D35E787A">
      <w:start w:val="1"/>
      <w:numFmt w:val="lowerLetter"/>
      <w:lvlText w:val="%1)"/>
      <w:lvlJc w:val="righ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E8E5D59"/>
    <w:multiLevelType w:val="hybridMultilevel"/>
    <w:tmpl w:val="C4AC8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927254"/>
    <w:multiLevelType w:val="multilevel"/>
    <w:tmpl w:val="AF34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3B194A"/>
    <w:multiLevelType w:val="hybridMultilevel"/>
    <w:tmpl w:val="B606979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5294005"/>
    <w:multiLevelType w:val="hybridMultilevel"/>
    <w:tmpl w:val="A62455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00869A0"/>
    <w:multiLevelType w:val="hybridMultilevel"/>
    <w:tmpl w:val="EF48216E"/>
    <w:lvl w:ilvl="0" w:tplc="ACA00756">
      <w:start w:val="1"/>
      <w:numFmt w:val="bullet"/>
      <w:lvlText w:val=""/>
      <w:lvlJc w:val="left"/>
      <w:pPr>
        <w:tabs>
          <w:tab w:val="num" w:pos="1800"/>
        </w:tabs>
        <w:ind w:left="180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1" w15:restartNumberingAfterBreak="0">
    <w:nsid w:val="601609E6"/>
    <w:multiLevelType w:val="hybridMultilevel"/>
    <w:tmpl w:val="B1A6A48E"/>
    <w:lvl w:ilvl="0" w:tplc="73DACB2C">
      <w:start w:val="1"/>
      <w:numFmt w:val="lowerLetter"/>
      <w:lvlText w:val="%1)"/>
      <w:lvlJc w:val="right"/>
      <w:pPr>
        <w:ind w:left="630" w:hanging="360"/>
      </w:pPr>
      <w:rPr>
        <w:rFonts w:hint="default"/>
        <w:b/>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2" w15:restartNumberingAfterBreak="0">
    <w:nsid w:val="65E301C4"/>
    <w:multiLevelType w:val="hybridMultilevel"/>
    <w:tmpl w:val="BC5EE148"/>
    <w:lvl w:ilvl="0" w:tplc="480C4628">
      <w:start w:val="9"/>
      <w:numFmt w:val="lowerLetter"/>
      <w:lvlText w:val="%1)"/>
      <w:lvlJc w:val="righ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5F12A7E"/>
    <w:multiLevelType w:val="hybridMultilevel"/>
    <w:tmpl w:val="F9746FA6"/>
    <w:lvl w:ilvl="0" w:tplc="D35E787A">
      <w:start w:val="1"/>
      <w:numFmt w:val="lowerLetter"/>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6C902A4"/>
    <w:multiLevelType w:val="hybridMultilevel"/>
    <w:tmpl w:val="F954B636"/>
    <w:lvl w:ilvl="0" w:tplc="C60EA2FA">
      <w:start w:val="1"/>
      <w:numFmt w:val="bullet"/>
      <w:lvlText w:val=""/>
      <w:lvlJc w:val="left"/>
      <w:pPr>
        <w:tabs>
          <w:tab w:val="num" w:pos="720"/>
        </w:tabs>
        <w:ind w:left="720" w:hanging="360"/>
      </w:pPr>
      <w:rPr>
        <w:rFonts w:ascii="Symbol" w:hAnsi="Symbol" w:hint="default"/>
        <w:b/>
        <w:sz w:val="22"/>
        <w:szCs w:val="22"/>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BA60CA4"/>
    <w:multiLevelType w:val="hybridMultilevel"/>
    <w:tmpl w:val="4A4EFCC2"/>
    <w:lvl w:ilvl="0" w:tplc="C1C642EC">
      <w:start w:val="10"/>
      <w:numFmt w:val="lowerLetter"/>
      <w:lvlText w:val="%1)"/>
      <w:lvlJc w:val="righ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D7C040D"/>
    <w:multiLevelType w:val="hybridMultilevel"/>
    <w:tmpl w:val="DCFA21F8"/>
    <w:lvl w:ilvl="0" w:tplc="25C2EC72">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ED5419B"/>
    <w:multiLevelType w:val="hybridMultilevel"/>
    <w:tmpl w:val="35CEAD3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850798126">
    <w:abstractNumId w:val="20"/>
  </w:num>
  <w:num w:numId="2" w16cid:durableId="1978680048">
    <w:abstractNumId w:val="27"/>
  </w:num>
  <w:num w:numId="3" w16cid:durableId="2080050523">
    <w:abstractNumId w:val="3"/>
  </w:num>
  <w:num w:numId="4" w16cid:durableId="2064938819">
    <w:abstractNumId w:val="6"/>
  </w:num>
  <w:num w:numId="5" w16cid:durableId="1652253919">
    <w:abstractNumId w:val="7"/>
  </w:num>
  <w:num w:numId="6" w16cid:durableId="816921257">
    <w:abstractNumId w:val="2"/>
  </w:num>
  <w:num w:numId="7" w16cid:durableId="912004458">
    <w:abstractNumId w:val="37"/>
  </w:num>
  <w:num w:numId="8" w16cid:durableId="943923852">
    <w:abstractNumId w:val="28"/>
  </w:num>
  <w:num w:numId="9" w16cid:durableId="855537457">
    <w:abstractNumId w:val="16"/>
  </w:num>
  <w:num w:numId="10" w16cid:durableId="501698522">
    <w:abstractNumId w:val="9"/>
  </w:num>
  <w:num w:numId="11" w16cid:durableId="1268467358">
    <w:abstractNumId w:val="13"/>
  </w:num>
  <w:num w:numId="12" w16cid:durableId="2035768700">
    <w:abstractNumId w:val="23"/>
  </w:num>
  <w:num w:numId="13" w16cid:durableId="662709542">
    <w:abstractNumId w:val="4"/>
  </w:num>
  <w:num w:numId="14" w16cid:durableId="930705050">
    <w:abstractNumId w:val="19"/>
  </w:num>
  <w:num w:numId="15" w16cid:durableId="837959416">
    <w:abstractNumId w:val="30"/>
  </w:num>
  <w:num w:numId="16" w16cid:durableId="1183201144">
    <w:abstractNumId w:val="18"/>
  </w:num>
  <w:num w:numId="17" w16cid:durableId="859196530">
    <w:abstractNumId w:val="34"/>
  </w:num>
  <w:num w:numId="18" w16cid:durableId="823594426">
    <w:abstractNumId w:val="29"/>
  </w:num>
  <w:num w:numId="19" w16cid:durableId="1629169055">
    <w:abstractNumId w:val="10"/>
  </w:num>
  <w:num w:numId="20" w16cid:durableId="1355957422">
    <w:abstractNumId w:val="15"/>
  </w:num>
  <w:num w:numId="21" w16cid:durableId="1755514653">
    <w:abstractNumId w:val="31"/>
  </w:num>
  <w:num w:numId="22" w16cid:durableId="837958640">
    <w:abstractNumId w:val="33"/>
  </w:num>
  <w:num w:numId="23" w16cid:durableId="1373841149">
    <w:abstractNumId w:val="14"/>
  </w:num>
  <w:num w:numId="24" w16cid:durableId="1119298424">
    <w:abstractNumId w:val="1"/>
  </w:num>
  <w:num w:numId="25" w16cid:durableId="42291654">
    <w:abstractNumId w:val="0"/>
  </w:num>
  <w:num w:numId="26" w16cid:durableId="1590967805">
    <w:abstractNumId w:val="24"/>
  </w:num>
  <w:num w:numId="27" w16cid:durableId="1691300438">
    <w:abstractNumId w:val="5"/>
  </w:num>
  <w:num w:numId="28" w16cid:durableId="920941863">
    <w:abstractNumId w:val="17"/>
  </w:num>
  <w:num w:numId="29" w16cid:durableId="1636256515">
    <w:abstractNumId w:val="11"/>
  </w:num>
  <w:num w:numId="30" w16cid:durableId="1717394287">
    <w:abstractNumId w:val="36"/>
  </w:num>
  <w:num w:numId="31" w16cid:durableId="1291015259">
    <w:abstractNumId w:val="25"/>
  </w:num>
  <w:num w:numId="32" w16cid:durableId="75134086">
    <w:abstractNumId w:val="22"/>
  </w:num>
  <w:num w:numId="33" w16cid:durableId="790904452">
    <w:abstractNumId w:val="26"/>
  </w:num>
  <w:num w:numId="34" w16cid:durableId="361636308">
    <w:abstractNumId w:val="8"/>
  </w:num>
  <w:num w:numId="35" w16cid:durableId="1463502762">
    <w:abstractNumId w:val="12"/>
  </w:num>
  <w:num w:numId="36" w16cid:durableId="133718005">
    <w:abstractNumId w:val="32"/>
  </w:num>
  <w:num w:numId="37" w16cid:durableId="344021062">
    <w:abstractNumId w:val="35"/>
  </w:num>
  <w:num w:numId="38" w16cid:durableId="1322545190">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ola Paul">
    <w15:presenceInfo w15:providerId="Windows Live" w15:userId="8833067af85c57c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LU0tbSwNLYwtDAyMbNQ0lEKTi0uzszPAykwrgUAVi3H6CwAAAA="/>
  </w:docVars>
  <w:rsids>
    <w:rsidRoot w:val="005174D0"/>
    <w:rsid w:val="0000056F"/>
    <w:rsid w:val="00001DEA"/>
    <w:rsid w:val="00002A32"/>
    <w:rsid w:val="00002B36"/>
    <w:rsid w:val="000042A5"/>
    <w:rsid w:val="000047AA"/>
    <w:rsid w:val="000056DE"/>
    <w:rsid w:val="000074B3"/>
    <w:rsid w:val="000075EE"/>
    <w:rsid w:val="000077C0"/>
    <w:rsid w:val="00007D7E"/>
    <w:rsid w:val="00011891"/>
    <w:rsid w:val="00011AA8"/>
    <w:rsid w:val="00011F06"/>
    <w:rsid w:val="00012C5F"/>
    <w:rsid w:val="00012FC2"/>
    <w:rsid w:val="0001372F"/>
    <w:rsid w:val="0001386E"/>
    <w:rsid w:val="000147F1"/>
    <w:rsid w:val="00016662"/>
    <w:rsid w:val="000214C2"/>
    <w:rsid w:val="00022491"/>
    <w:rsid w:val="00023492"/>
    <w:rsid w:val="000238A0"/>
    <w:rsid w:val="00025034"/>
    <w:rsid w:val="0002503C"/>
    <w:rsid w:val="000263D1"/>
    <w:rsid w:val="00026BA5"/>
    <w:rsid w:val="000271F5"/>
    <w:rsid w:val="0003056A"/>
    <w:rsid w:val="0003095F"/>
    <w:rsid w:val="00030E0A"/>
    <w:rsid w:val="000314C1"/>
    <w:rsid w:val="00032C6A"/>
    <w:rsid w:val="00032E32"/>
    <w:rsid w:val="00033BCE"/>
    <w:rsid w:val="00034F33"/>
    <w:rsid w:val="000377EB"/>
    <w:rsid w:val="0004001D"/>
    <w:rsid w:val="0004065C"/>
    <w:rsid w:val="00040C9A"/>
    <w:rsid w:val="00041502"/>
    <w:rsid w:val="0004150F"/>
    <w:rsid w:val="00043BE9"/>
    <w:rsid w:val="00046E20"/>
    <w:rsid w:val="0005004D"/>
    <w:rsid w:val="000500FE"/>
    <w:rsid w:val="0005142A"/>
    <w:rsid w:val="00051B53"/>
    <w:rsid w:val="00051E94"/>
    <w:rsid w:val="00051FD7"/>
    <w:rsid w:val="00053962"/>
    <w:rsid w:val="00055A58"/>
    <w:rsid w:val="00056A71"/>
    <w:rsid w:val="00056DB3"/>
    <w:rsid w:val="0005703F"/>
    <w:rsid w:val="00057E41"/>
    <w:rsid w:val="00060C70"/>
    <w:rsid w:val="00060F76"/>
    <w:rsid w:val="00062166"/>
    <w:rsid w:val="00062E87"/>
    <w:rsid w:val="00063A12"/>
    <w:rsid w:val="00065000"/>
    <w:rsid w:val="00066DF8"/>
    <w:rsid w:val="00071B99"/>
    <w:rsid w:val="00072B49"/>
    <w:rsid w:val="00073241"/>
    <w:rsid w:val="000732B7"/>
    <w:rsid w:val="000733FA"/>
    <w:rsid w:val="00073C8B"/>
    <w:rsid w:val="00074844"/>
    <w:rsid w:val="00074D10"/>
    <w:rsid w:val="000759DB"/>
    <w:rsid w:val="000769BB"/>
    <w:rsid w:val="00076EA4"/>
    <w:rsid w:val="00077962"/>
    <w:rsid w:val="00081F4E"/>
    <w:rsid w:val="000820BA"/>
    <w:rsid w:val="000823EB"/>
    <w:rsid w:val="000827A3"/>
    <w:rsid w:val="00082DD0"/>
    <w:rsid w:val="00083510"/>
    <w:rsid w:val="00084341"/>
    <w:rsid w:val="00084849"/>
    <w:rsid w:val="00084B52"/>
    <w:rsid w:val="00084F24"/>
    <w:rsid w:val="00085A99"/>
    <w:rsid w:val="00085ED3"/>
    <w:rsid w:val="000863CC"/>
    <w:rsid w:val="0008653F"/>
    <w:rsid w:val="0008654B"/>
    <w:rsid w:val="0008692B"/>
    <w:rsid w:val="00086A7B"/>
    <w:rsid w:val="0009000D"/>
    <w:rsid w:val="00090A79"/>
    <w:rsid w:val="00090C06"/>
    <w:rsid w:val="00090D03"/>
    <w:rsid w:val="000925E5"/>
    <w:rsid w:val="0009447F"/>
    <w:rsid w:val="00094BA3"/>
    <w:rsid w:val="00095DED"/>
    <w:rsid w:val="00097E47"/>
    <w:rsid w:val="000A0760"/>
    <w:rsid w:val="000A167A"/>
    <w:rsid w:val="000A17C1"/>
    <w:rsid w:val="000A535A"/>
    <w:rsid w:val="000A55A7"/>
    <w:rsid w:val="000B07FB"/>
    <w:rsid w:val="000B0872"/>
    <w:rsid w:val="000B14D8"/>
    <w:rsid w:val="000B22CB"/>
    <w:rsid w:val="000B305E"/>
    <w:rsid w:val="000B5EE1"/>
    <w:rsid w:val="000B610F"/>
    <w:rsid w:val="000B754C"/>
    <w:rsid w:val="000C0414"/>
    <w:rsid w:val="000C0A0B"/>
    <w:rsid w:val="000C0C11"/>
    <w:rsid w:val="000C0E94"/>
    <w:rsid w:val="000C1E32"/>
    <w:rsid w:val="000C1F8D"/>
    <w:rsid w:val="000C21C5"/>
    <w:rsid w:val="000C3524"/>
    <w:rsid w:val="000C38BB"/>
    <w:rsid w:val="000C3BE3"/>
    <w:rsid w:val="000C4215"/>
    <w:rsid w:val="000C75FC"/>
    <w:rsid w:val="000C78D9"/>
    <w:rsid w:val="000D0E09"/>
    <w:rsid w:val="000D1183"/>
    <w:rsid w:val="000D13BD"/>
    <w:rsid w:val="000D189A"/>
    <w:rsid w:val="000D2911"/>
    <w:rsid w:val="000D3800"/>
    <w:rsid w:val="000D4039"/>
    <w:rsid w:val="000D4128"/>
    <w:rsid w:val="000D5B11"/>
    <w:rsid w:val="000D5FEF"/>
    <w:rsid w:val="000D60A8"/>
    <w:rsid w:val="000D72BA"/>
    <w:rsid w:val="000D769C"/>
    <w:rsid w:val="000E24E2"/>
    <w:rsid w:val="000E2655"/>
    <w:rsid w:val="000E2FCB"/>
    <w:rsid w:val="000E3065"/>
    <w:rsid w:val="000E31CC"/>
    <w:rsid w:val="000E42BF"/>
    <w:rsid w:val="000E575A"/>
    <w:rsid w:val="000E5F02"/>
    <w:rsid w:val="000E5F0D"/>
    <w:rsid w:val="000E68DB"/>
    <w:rsid w:val="000E72EE"/>
    <w:rsid w:val="000E7E38"/>
    <w:rsid w:val="000F0D7F"/>
    <w:rsid w:val="000F168B"/>
    <w:rsid w:val="000F1F6F"/>
    <w:rsid w:val="000F4349"/>
    <w:rsid w:val="000F54A9"/>
    <w:rsid w:val="000F6DE2"/>
    <w:rsid w:val="000F74DF"/>
    <w:rsid w:val="000F78DE"/>
    <w:rsid w:val="000F7B85"/>
    <w:rsid w:val="000F7BA2"/>
    <w:rsid w:val="00101DC5"/>
    <w:rsid w:val="001043E7"/>
    <w:rsid w:val="00104439"/>
    <w:rsid w:val="00105025"/>
    <w:rsid w:val="00107349"/>
    <w:rsid w:val="001110DC"/>
    <w:rsid w:val="00111245"/>
    <w:rsid w:val="001126F5"/>
    <w:rsid w:val="001127BF"/>
    <w:rsid w:val="00114933"/>
    <w:rsid w:val="00116111"/>
    <w:rsid w:val="00116AD2"/>
    <w:rsid w:val="0011740E"/>
    <w:rsid w:val="001176BC"/>
    <w:rsid w:val="00120070"/>
    <w:rsid w:val="00120C6F"/>
    <w:rsid w:val="00121215"/>
    <w:rsid w:val="001217E7"/>
    <w:rsid w:val="00121BB9"/>
    <w:rsid w:val="00122209"/>
    <w:rsid w:val="00124C06"/>
    <w:rsid w:val="00124DC2"/>
    <w:rsid w:val="001261AD"/>
    <w:rsid w:val="0012646D"/>
    <w:rsid w:val="0012740C"/>
    <w:rsid w:val="00130533"/>
    <w:rsid w:val="0013062E"/>
    <w:rsid w:val="00132882"/>
    <w:rsid w:val="00132D5D"/>
    <w:rsid w:val="0013305F"/>
    <w:rsid w:val="00134073"/>
    <w:rsid w:val="0013426E"/>
    <w:rsid w:val="001347DD"/>
    <w:rsid w:val="001352F4"/>
    <w:rsid w:val="00136576"/>
    <w:rsid w:val="00136769"/>
    <w:rsid w:val="00137090"/>
    <w:rsid w:val="00137AE5"/>
    <w:rsid w:val="00140D19"/>
    <w:rsid w:val="00140FF2"/>
    <w:rsid w:val="001423FB"/>
    <w:rsid w:val="00142E2A"/>
    <w:rsid w:val="00145145"/>
    <w:rsid w:val="00150A90"/>
    <w:rsid w:val="00151D23"/>
    <w:rsid w:val="00151D7B"/>
    <w:rsid w:val="00151EF8"/>
    <w:rsid w:val="00155276"/>
    <w:rsid w:val="00156E2D"/>
    <w:rsid w:val="00161E60"/>
    <w:rsid w:val="0016226A"/>
    <w:rsid w:val="001630A5"/>
    <w:rsid w:val="001637CE"/>
    <w:rsid w:val="00165648"/>
    <w:rsid w:val="001656F6"/>
    <w:rsid w:val="0016656F"/>
    <w:rsid w:val="001666B4"/>
    <w:rsid w:val="00166B46"/>
    <w:rsid w:val="00167ECD"/>
    <w:rsid w:val="00170002"/>
    <w:rsid w:val="00170F0C"/>
    <w:rsid w:val="00171BC5"/>
    <w:rsid w:val="001726F7"/>
    <w:rsid w:val="00172AFC"/>
    <w:rsid w:val="00174047"/>
    <w:rsid w:val="00175B73"/>
    <w:rsid w:val="001771FF"/>
    <w:rsid w:val="00177D24"/>
    <w:rsid w:val="0018152A"/>
    <w:rsid w:val="00181689"/>
    <w:rsid w:val="0018292E"/>
    <w:rsid w:val="00184748"/>
    <w:rsid w:val="00186080"/>
    <w:rsid w:val="001862CD"/>
    <w:rsid w:val="00186521"/>
    <w:rsid w:val="00187547"/>
    <w:rsid w:val="00187A9C"/>
    <w:rsid w:val="00190BC5"/>
    <w:rsid w:val="0019256C"/>
    <w:rsid w:val="001941DC"/>
    <w:rsid w:val="00195DFF"/>
    <w:rsid w:val="0019627D"/>
    <w:rsid w:val="00196B8A"/>
    <w:rsid w:val="00196D31"/>
    <w:rsid w:val="0019772B"/>
    <w:rsid w:val="00197766"/>
    <w:rsid w:val="001A02AE"/>
    <w:rsid w:val="001A0C5D"/>
    <w:rsid w:val="001A0F20"/>
    <w:rsid w:val="001A150D"/>
    <w:rsid w:val="001A1C5D"/>
    <w:rsid w:val="001A23AA"/>
    <w:rsid w:val="001A26F2"/>
    <w:rsid w:val="001A2908"/>
    <w:rsid w:val="001A293F"/>
    <w:rsid w:val="001A3E5E"/>
    <w:rsid w:val="001A3F12"/>
    <w:rsid w:val="001A4618"/>
    <w:rsid w:val="001A4A88"/>
    <w:rsid w:val="001A72EA"/>
    <w:rsid w:val="001A7C5C"/>
    <w:rsid w:val="001B0786"/>
    <w:rsid w:val="001B1697"/>
    <w:rsid w:val="001B1EEA"/>
    <w:rsid w:val="001B630A"/>
    <w:rsid w:val="001B6D40"/>
    <w:rsid w:val="001B6E52"/>
    <w:rsid w:val="001B73BD"/>
    <w:rsid w:val="001C0285"/>
    <w:rsid w:val="001C197A"/>
    <w:rsid w:val="001C42C6"/>
    <w:rsid w:val="001C4DA1"/>
    <w:rsid w:val="001C4F8B"/>
    <w:rsid w:val="001C552A"/>
    <w:rsid w:val="001C6352"/>
    <w:rsid w:val="001C7C7F"/>
    <w:rsid w:val="001C7EBD"/>
    <w:rsid w:val="001D0D43"/>
    <w:rsid w:val="001D212A"/>
    <w:rsid w:val="001D2CD7"/>
    <w:rsid w:val="001D2FEB"/>
    <w:rsid w:val="001D3106"/>
    <w:rsid w:val="001D32E1"/>
    <w:rsid w:val="001D3597"/>
    <w:rsid w:val="001D3791"/>
    <w:rsid w:val="001D3825"/>
    <w:rsid w:val="001D62B6"/>
    <w:rsid w:val="001D7E54"/>
    <w:rsid w:val="001E297C"/>
    <w:rsid w:val="001E365A"/>
    <w:rsid w:val="001E62E3"/>
    <w:rsid w:val="001E719E"/>
    <w:rsid w:val="001E7880"/>
    <w:rsid w:val="001E7FE9"/>
    <w:rsid w:val="001F05A2"/>
    <w:rsid w:val="001F4292"/>
    <w:rsid w:val="001F4950"/>
    <w:rsid w:val="001F5ED4"/>
    <w:rsid w:val="001F7170"/>
    <w:rsid w:val="0020075B"/>
    <w:rsid w:val="00200C98"/>
    <w:rsid w:val="002014C0"/>
    <w:rsid w:val="00201A31"/>
    <w:rsid w:val="002032AD"/>
    <w:rsid w:val="00203807"/>
    <w:rsid w:val="00203F96"/>
    <w:rsid w:val="00204ADA"/>
    <w:rsid w:val="002052D0"/>
    <w:rsid w:val="002059A8"/>
    <w:rsid w:val="00206A3D"/>
    <w:rsid w:val="00207973"/>
    <w:rsid w:val="00210134"/>
    <w:rsid w:val="002108BC"/>
    <w:rsid w:val="00210A54"/>
    <w:rsid w:val="00215D3D"/>
    <w:rsid w:val="00215E2F"/>
    <w:rsid w:val="00217078"/>
    <w:rsid w:val="00220053"/>
    <w:rsid w:val="00220624"/>
    <w:rsid w:val="00220717"/>
    <w:rsid w:val="00220A70"/>
    <w:rsid w:val="00220F50"/>
    <w:rsid w:val="00221C90"/>
    <w:rsid w:val="00222ACA"/>
    <w:rsid w:val="002241DF"/>
    <w:rsid w:val="00224492"/>
    <w:rsid w:val="002263DF"/>
    <w:rsid w:val="0022696E"/>
    <w:rsid w:val="00227075"/>
    <w:rsid w:val="00230826"/>
    <w:rsid w:val="002308AE"/>
    <w:rsid w:val="00230CA3"/>
    <w:rsid w:val="002319E5"/>
    <w:rsid w:val="002324CA"/>
    <w:rsid w:val="00233B58"/>
    <w:rsid w:val="002340C3"/>
    <w:rsid w:val="00234166"/>
    <w:rsid w:val="0023445E"/>
    <w:rsid w:val="002347FD"/>
    <w:rsid w:val="0023493E"/>
    <w:rsid w:val="00234EE5"/>
    <w:rsid w:val="00234F44"/>
    <w:rsid w:val="002350C6"/>
    <w:rsid w:val="00235547"/>
    <w:rsid w:val="00235D4E"/>
    <w:rsid w:val="00236192"/>
    <w:rsid w:val="0023686E"/>
    <w:rsid w:val="00236B8E"/>
    <w:rsid w:val="002370CE"/>
    <w:rsid w:val="0023731B"/>
    <w:rsid w:val="00240084"/>
    <w:rsid w:val="00240935"/>
    <w:rsid w:val="00240F11"/>
    <w:rsid w:val="00241C3E"/>
    <w:rsid w:val="00244EE1"/>
    <w:rsid w:val="002462CE"/>
    <w:rsid w:val="00246869"/>
    <w:rsid w:val="00246FA4"/>
    <w:rsid w:val="00247798"/>
    <w:rsid w:val="00250045"/>
    <w:rsid w:val="00250914"/>
    <w:rsid w:val="0025158E"/>
    <w:rsid w:val="00251829"/>
    <w:rsid w:val="00252CC0"/>
    <w:rsid w:val="0025309B"/>
    <w:rsid w:val="00253242"/>
    <w:rsid w:val="00255076"/>
    <w:rsid w:val="00255808"/>
    <w:rsid w:val="00255B33"/>
    <w:rsid w:val="002568EE"/>
    <w:rsid w:val="00256C8F"/>
    <w:rsid w:val="0025776A"/>
    <w:rsid w:val="002600DB"/>
    <w:rsid w:val="002609F7"/>
    <w:rsid w:val="0026422B"/>
    <w:rsid w:val="00264686"/>
    <w:rsid w:val="002647D9"/>
    <w:rsid w:val="00265FE0"/>
    <w:rsid w:val="002668D6"/>
    <w:rsid w:val="002679F3"/>
    <w:rsid w:val="00267B16"/>
    <w:rsid w:val="002703BF"/>
    <w:rsid w:val="002703D7"/>
    <w:rsid w:val="00271C05"/>
    <w:rsid w:val="00271C5B"/>
    <w:rsid w:val="00272017"/>
    <w:rsid w:val="002724B8"/>
    <w:rsid w:val="00272A5D"/>
    <w:rsid w:val="00272B97"/>
    <w:rsid w:val="00272C8D"/>
    <w:rsid w:val="002738C9"/>
    <w:rsid w:val="0027478C"/>
    <w:rsid w:val="00274934"/>
    <w:rsid w:val="00276731"/>
    <w:rsid w:val="0027678C"/>
    <w:rsid w:val="0027742C"/>
    <w:rsid w:val="00280BA7"/>
    <w:rsid w:val="00280BC4"/>
    <w:rsid w:val="00281DED"/>
    <w:rsid w:val="0028371C"/>
    <w:rsid w:val="00284081"/>
    <w:rsid w:val="002846AA"/>
    <w:rsid w:val="00284F1C"/>
    <w:rsid w:val="0028576C"/>
    <w:rsid w:val="00285F63"/>
    <w:rsid w:val="00287734"/>
    <w:rsid w:val="00290576"/>
    <w:rsid w:val="002912C5"/>
    <w:rsid w:val="0029170D"/>
    <w:rsid w:val="0029180A"/>
    <w:rsid w:val="00292AAB"/>
    <w:rsid w:val="00297895"/>
    <w:rsid w:val="002A1A50"/>
    <w:rsid w:val="002A22B0"/>
    <w:rsid w:val="002A2571"/>
    <w:rsid w:val="002A2D86"/>
    <w:rsid w:val="002A54B2"/>
    <w:rsid w:val="002A56BE"/>
    <w:rsid w:val="002A7691"/>
    <w:rsid w:val="002A7EBB"/>
    <w:rsid w:val="002B056D"/>
    <w:rsid w:val="002B14FC"/>
    <w:rsid w:val="002B3095"/>
    <w:rsid w:val="002B3A6B"/>
    <w:rsid w:val="002B43D0"/>
    <w:rsid w:val="002B5ABA"/>
    <w:rsid w:val="002B5FA6"/>
    <w:rsid w:val="002B65C0"/>
    <w:rsid w:val="002B7E35"/>
    <w:rsid w:val="002B7F7A"/>
    <w:rsid w:val="002C0DF9"/>
    <w:rsid w:val="002C1823"/>
    <w:rsid w:val="002C1B2B"/>
    <w:rsid w:val="002C208E"/>
    <w:rsid w:val="002C2724"/>
    <w:rsid w:val="002C2F60"/>
    <w:rsid w:val="002C3DF9"/>
    <w:rsid w:val="002C4FD9"/>
    <w:rsid w:val="002C5447"/>
    <w:rsid w:val="002C76C6"/>
    <w:rsid w:val="002D042B"/>
    <w:rsid w:val="002D2E24"/>
    <w:rsid w:val="002D3038"/>
    <w:rsid w:val="002D3BD6"/>
    <w:rsid w:val="002D63D8"/>
    <w:rsid w:val="002D6448"/>
    <w:rsid w:val="002D6705"/>
    <w:rsid w:val="002D71B4"/>
    <w:rsid w:val="002E2C37"/>
    <w:rsid w:val="002E3810"/>
    <w:rsid w:val="002E39E8"/>
    <w:rsid w:val="002E4B75"/>
    <w:rsid w:val="002E52A8"/>
    <w:rsid w:val="002E58EC"/>
    <w:rsid w:val="002E5C4B"/>
    <w:rsid w:val="002E60F1"/>
    <w:rsid w:val="002E6177"/>
    <w:rsid w:val="002F0481"/>
    <w:rsid w:val="002F134C"/>
    <w:rsid w:val="002F1BEF"/>
    <w:rsid w:val="002F1E08"/>
    <w:rsid w:val="002F250B"/>
    <w:rsid w:val="002F3B5E"/>
    <w:rsid w:val="002F4647"/>
    <w:rsid w:val="002F4F72"/>
    <w:rsid w:val="002F562C"/>
    <w:rsid w:val="002F5BFA"/>
    <w:rsid w:val="002F5DAC"/>
    <w:rsid w:val="002F643A"/>
    <w:rsid w:val="002F7ADF"/>
    <w:rsid w:val="003009F5"/>
    <w:rsid w:val="00300EFE"/>
    <w:rsid w:val="00301118"/>
    <w:rsid w:val="003021B7"/>
    <w:rsid w:val="0030279E"/>
    <w:rsid w:val="003032CD"/>
    <w:rsid w:val="003035FD"/>
    <w:rsid w:val="00303897"/>
    <w:rsid w:val="00303CD9"/>
    <w:rsid w:val="00303D6F"/>
    <w:rsid w:val="003065A1"/>
    <w:rsid w:val="00307C99"/>
    <w:rsid w:val="003112DD"/>
    <w:rsid w:val="00312373"/>
    <w:rsid w:val="003123A7"/>
    <w:rsid w:val="00312C36"/>
    <w:rsid w:val="00313043"/>
    <w:rsid w:val="00313AD2"/>
    <w:rsid w:val="00314B98"/>
    <w:rsid w:val="00315B53"/>
    <w:rsid w:val="003161E0"/>
    <w:rsid w:val="0031654B"/>
    <w:rsid w:val="003202AB"/>
    <w:rsid w:val="00320ED2"/>
    <w:rsid w:val="003215F8"/>
    <w:rsid w:val="00322618"/>
    <w:rsid w:val="00322E66"/>
    <w:rsid w:val="00323013"/>
    <w:rsid w:val="003233A9"/>
    <w:rsid w:val="003238FB"/>
    <w:rsid w:val="00323954"/>
    <w:rsid w:val="003250DB"/>
    <w:rsid w:val="00327521"/>
    <w:rsid w:val="00327AC8"/>
    <w:rsid w:val="00331B14"/>
    <w:rsid w:val="003325B7"/>
    <w:rsid w:val="00332B72"/>
    <w:rsid w:val="0033446B"/>
    <w:rsid w:val="00334C31"/>
    <w:rsid w:val="00335540"/>
    <w:rsid w:val="00335809"/>
    <w:rsid w:val="003361C6"/>
    <w:rsid w:val="00336C07"/>
    <w:rsid w:val="00336F9D"/>
    <w:rsid w:val="00337483"/>
    <w:rsid w:val="00337FAA"/>
    <w:rsid w:val="003412A3"/>
    <w:rsid w:val="00342354"/>
    <w:rsid w:val="00342BDD"/>
    <w:rsid w:val="0034355E"/>
    <w:rsid w:val="00343CD4"/>
    <w:rsid w:val="00344BD1"/>
    <w:rsid w:val="0034528E"/>
    <w:rsid w:val="0035033E"/>
    <w:rsid w:val="00350BC9"/>
    <w:rsid w:val="00350E56"/>
    <w:rsid w:val="00351755"/>
    <w:rsid w:val="00352C9A"/>
    <w:rsid w:val="00353470"/>
    <w:rsid w:val="003548E1"/>
    <w:rsid w:val="00354BA3"/>
    <w:rsid w:val="00356B46"/>
    <w:rsid w:val="00356FAB"/>
    <w:rsid w:val="00357F8F"/>
    <w:rsid w:val="00360CBF"/>
    <w:rsid w:val="00361DCE"/>
    <w:rsid w:val="00362D26"/>
    <w:rsid w:val="003655CF"/>
    <w:rsid w:val="0036574C"/>
    <w:rsid w:val="00366655"/>
    <w:rsid w:val="00366DEC"/>
    <w:rsid w:val="003672D0"/>
    <w:rsid w:val="003673E2"/>
    <w:rsid w:val="0037063B"/>
    <w:rsid w:val="003725FD"/>
    <w:rsid w:val="00373183"/>
    <w:rsid w:val="0037505B"/>
    <w:rsid w:val="0037657B"/>
    <w:rsid w:val="00377950"/>
    <w:rsid w:val="003819E1"/>
    <w:rsid w:val="00382A62"/>
    <w:rsid w:val="00383A3F"/>
    <w:rsid w:val="00384273"/>
    <w:rsid w:val="0038453F"/>
    <w:rsid w:val="00384BCD"/>
    <w:rsid w:val="00385703"/>
    <w:rsid w:val="00385AF1"/>
    <w:rsid w:val="00386A97"/>
    <w:rsid w:val="00386EC6"/>
    <w:rsid w:val="0039183C"/>
    <w:rsid w:val="00391C31"/>
    <w:rsid w:val="00391FD1"/>
    <w:rsid w:val="003920D5"/>
    <w:rsid w:val="00393202"/>
    <w:rsid w:val="00393B05"/>
    <w:rsid w:val="0039470C"/>
    <w:rsid w:val="0039589E"/>
    <w:rsid w:val="00395F62"/>
    <w:rsid w:val="00396B7F"/>
    <w:rsid w:val="003976C9"/>
    <w:rsid w:val="00397E22"/>
    <w:rsid w:val="003A0437"/>
    <w:rsid w:val="003A0CBF"/>
    <w:rsid w:val="003A14B2"/>
    <w:rsid w:val="003A2F17"/>
    <w:rsid w:val="003A2FC3"/>
    <w:rsid w:val="003A393D"/>
    <w:rsid w:val="003A3D05"/>
    <w:rsid w:val="003A449C"/>
    <w:rsid w:val="003A52BE"/>
    <w:rsid w:val="003A655C"/>
    <w:rsid w:val="003A6564"/>
    <w:rsid w:val="003A7219"/>
    <w:rsid w:val="003B039A"/>
    <w:rsid w:val="003B1260"/>
    <w:rsid w:val="003B2F73"/>
    <w:rsid w:val="003B2FEC"/>
    <w:rsid w:val="003B4165"/>
    <w:rsid w:val="003B46B5"/>
    <w:rsid w:val="003B4FED"/>
    <w:rsid w:val="003B5BE4"/>
    <w:rsid w:val="003C0C0A"/>
    <w:rsid w:val="003C2573"/>
    <w:rsid w:val="003C2873"/>
    <w:rsid w:val="003C34A8"/>
    <w:rsid w:val="003C3809"/>
    <w:rsid w:val="003C6237"/>
    <w:rsid w:val="003C63FC"/>
    <w:rsid w:val="003C7A3B"/>
    <w:rsid w:val="003D0CDE"/>
    <w:rsid w:val="003D0D00"/>
    <w:rsid w:val="003D1DC3"/>
    <w:rsid w:val="003D2A40"/>
    <w:rsid w:val="003D33ED"/>
    <w:rsid w:val="003D3968"/>
    <w:rsid w:val="003D4992"/>
    <w:rsid w:val="003D5C19"/>
    <w:rsid w:val="003D7E10"/>
    <w:rsid w:val="003E00F9"/>
    <w:rsid w:val="003E0135"/>
    <w:rsid w:val="003E0924"/>
    <w:rsid w:val="003E14F7"/>
    <w:rsid w:val="003E2489"/>
    <w:rsid w:val="003E28E3"/>
    <w:rsid w:val="003E2E38"/>
    <w:rsid w:val="003E31C7"/>
    <w:rsid w:val="003E4A93"/>
    <w:rsid w:val="003E4B92"/>
    <w:rsid w:val="003E4FAB"/>
    <w:rsid w:val="003E6078"/>
    <w:rsid w:val="003E60AB"/>
    <w:rsid w:val="003F0CDE"/>
    <w:rsid w:val="003F2E81"/>
    <w:rsid w:val="003F538C"/>
    <w:rsid w:val="003F618A"/>
    <w:rsid w:val="003F65B3"/>
    <w:rsid w:val="003F680D"/>
    <w:rsid w:val="003F6B96"/>
    <w:rsid w:val="003F74AD"/>
    <w:rsid w:val="003F7A23"/>
    <w:rsid w:val="004006F7"/>
    <w:rsid w:val="004079A7"/>
    <w:rsid w:val="00410236"/>
    <w:rsid w:val="00410C0D"/>
    <w:rsid w:val="00410E64"/>
    <w:rsid w:val="00411180"/>
    <w:rsid w:val="004112CE"/>
    <w:rsid w:val="00411A85"/>
    <w:rsid w:val="0041228B"/>
    <w:rsid w:val="00412825"/>
    <w:rsid w:val="00412986"/>
    <w:rsid w:val="00412C87"/>
    <w:rsid w:val="00412F39"/>
    <w:rsid w:val="00413FC6"/>
    <w:rsid w:val="004140A9"/>
    <w:rsid w:val="0041457C"/>
    <w:rsid w:val="004150BC"/>
    <w:rsid w:val="00415383"/>
    <w:rsid w:val="00415668"/>
    <w:rsid w:val="004157A1"/>
    <w:rsid w:val="00415B93"/>
    <w:rsid w:val="00415E61"/>
    <w:rsid w:val="004161D5"/>
    <w:rsid w:val="00416544"/>
    <w:rsid w:val="00416D5C"/>
    <w:rsid w:val="00416E06"/>
    <w:rsid w:val="00417401"/>
    <w:rsid w:val="004208F7"/>
    <w:rsid w:val="0042238F"/>
    <w:rsid w:val="0042278E"/>
    <w:rsid w:val="00422ECE"/>
    <w:rsid w:val="004232C2"/>
    <w:rsid w:val="0042389C"/>
    <w:rsid w:val="00423FA4"/>
    <w:rsid w:val="004244D0"/>
    <w:rsid w:val="004247AF"/>
    <w:rsid w:val="00424882"/>
    <w:rsid w:val="0042499D"/>
    <w:rsid w:val="00424B87"/>
    <w:rsid w:val="00425462"/>
    <w:rsid w:val="00426522"/>
    <w:rsid w:val="00426853"/>
    <w:rsid w:val="004269D6"/>
    <w:rsid w:val="00427440"/>
    <w:rsid w:val="004276C6"/>
    <w:rsid w:val="0042772B"/>
    <w:rsid w:val="00427BCA"/>
    <w:rsid w:val="00427BF8"/>
    <w:rsid w:val="00430657"/>
    <w:rsid w:val="004315F1"/>
    <w:rsid w:val="00432BEB"/>
    <w:rsid w:val="004332D8"/>
    <w:rsid w:val="004335D1"/>
    <w:rsid w:val="00435C87"/>
    <w:rsid w:val="00436468"/>
    <w:rsid w:val="00436556"/>
    <w:rsid w:val="00436A2D"/>
    <w:rsid w:val="004372E7"/>
    <w:rsid w:val="0043752B"/>
    <w:rsid w:val="004378CC"/>
    <w:rsid w:val="00437BF8"/>
    <w:rsid w:val="00437E20"/>
    <w:rsid w:val="0044027A"/>
    <w:rsid w:val="0044043B"/>
    <w:rsid w:val="00440A96"/>
    <w:rsid w:val="004410FA"/>
    <w:rsid w:val="0044302D"/>
    <w:rsid w:val="004430A5"/>
    <w:rsid w:val="00444024"/>
    <w:rsid w:val="004445D9"/>
    <w:rsid w:val="004455BD"/>
    <w:rsid w:val="00445CD3"/>
    <w:rsid w:val="0044620E"/>
    <w:rsid w:val="00450CE1"/>
    <w:rsid w:val="004511A9"/>
    <w:rsid w:val="00451C43"/>
    <w:rsid w:val="00451FED"/>
    <w:rsid w:val="0045245A"/>
    <w:rsid w:val="00453146"/>
    <w:rsid w:val="0045361B"/>
    <w:rsid w:val="00453A7A"/>
    <w:rsid w:val="004543BC"/>
    <w:rsid w:val="004549A6"/>
    <w:rsid w:val="00457AB6"/>
    <w:rsid w:val="00460335"/>
    <w:rsid w:val="004609DA"/>
    <w:rsid w:val="00460F57"/>
    <w:rsid w:val="0046135D"/>
    <w:rsid w:val="0046185B"/>
    <w:rsid w:val="00461DA3"/>
    <w:rsid w:val="00462B89"/>
    <w:rsid w:val="00464199"/>
    <w:rsid w:val="00465393"/>
    <w:rsid w:val="004655F8"/>
    <w:rsid w:val="0046576C"/>
    <w:rsid w:val="00467D63"/>
    <w:rsid w:val="00470596"/>
    <w:rsid w:val="00471590"/>
    <w:rsid w:val="00471A86"/>
    <w:rsid w:val="00472649"/>
    <w:rsid w:val="00473C6A"/>
    <w:rsid w:val="004741FF"/>
    <w:rsid w:val="004750D8"/>
    <w:rsid w:val="00476D7D"/>
    <w:rsid w:val="00477A29"/>
    <w:rsid w:val="00477A68"/>
    <w:rsid w:val="00480C32"/>
    <w:rsid w:val="00481060"/>
    <w:rsid w:val="00481066"/>
    <w:rsid w:val="004823E1"/>
    <w:rsid w:val="00482E8D"/>
    <w:rsid w:val="00483AFB"/>
    <w:rsid w:val="00485F6C"/>
    <w:rsid w:val="004862B4"/>
    <w:rsid w:val="00487901"/>
    <w:rsid w:val="00487A35"/>
    <w:rsid w:val="004901CD"/>
    <w:rsid w:val="00491553"/>
    <w:rsid w:val="00491879"/>
    <w:rsid w:val="0049187B"/>
    <w:rsid w:val="00491DAF"/>
    <w:rsid w:val="00495D82"/>
    <w:rsid w:val="00495E72"/>
    <w:rsid w:val="00495FD1"/>
    <w:rsid w:val="004969D6"/>
    <w:rsid w:val="00497320"/>
    <w:rsid w:val="004976B6"/>
    <w:rsid w:val="004A2C0C"/>
    <w:rsid w:val="004A6B2D"/>
    <w:rsid w:val="004A7A19"/>
    <w:rsid w:val="004A7D56"/>
    <w:rsid w:val="004B008F"/>
    <w:rsid w:val="004B0525"/>
    <w:rsid w:val="004B05A7"/>
    <w:rsid w:val="004B0C34"/>
    <w:rsid w:val="004B0FBE"/>
    <w:rsid w:val="004B2694"/>
    <w:rsid w:val="004B2807"/>
    <w:rsid w:val="004B2871"/>
    <w:rsid w:val="004B3AC8"/>
    <w:rsid w:val="004B3B59"/>
    <w:rsid w:val="004B4974"/>
    <w:rsid w:val="004B5381"/>
    <w:rsid w:val="004B5862"/>
    <w:rsid w:val="004B5996"/>
    <w:rsid w:val="004B5F5C"/>
    <w:rsid w:val="004B65D4"/>
    <w:rsid w:val="004B7EA4"/>
    <w:rsid w:val="004B7F29"/>
    <w:rsid w:val="004C09CF"/>
    <w:rsid w:val="004C1011"/>
    <w:rsid w:val="004C21B1"/>
    <w:rsid w:val="004C2711"/>
    <w:rsid w:val="004C5736"/>
    <w:rsid w:val="004C6461"/>
    <w:rsid w:val="004D1E40"/>
    <w:rsid w:val="004D3767"/>
    <w:rsid w:val="004D421B"/>
    <w:rsid w:val="004D449B"/>
    <w:rsid w:val="004D4B97"/>
    <w:rsid w:val="004D617C"/>
    <w:rsid w:val="004D669E"/>
    <w:rsid w:val="004D76BD"/>
    <w:rsid w:val="004E0709"/>
    <w:rsid w:val="004E076C"/>
    <w:rsid w:val="004E172C"/>
    <w:rsid w:val="004E2AC7"/>
    <w:rsid w:val="004E2EB6"/>
    <w:rsid w:val="004E36B2"/>
    <w:rsid w:val="004E3B8E"/>
    <w:rsid w:val="004E40AC"/>
    <w:rsid w:val="004E5D6B"/>
    <w:rsid w:val="004F33DB"/>
    <w:rsid w:val="004F4353"/>
    <w:rsid w:val="004F4907"/>
    <w:rsid w:val="004F4C5A"/>
    <w:rsid w:val="004F53B5"/>
    <w:rsid w:val="004F6007"/>
    <w:rsid w:val="00500ACA"/>
    <w:rsid w:val="00500C2F"/>
    <w:rsid w:val="00501942"/>
    <w:rsid w:val="00503173"/>
    <w:rsid w:val="00503253"/>
    <w:rsid w:val="00503428"/>
    <w:rsid w:val="0050357C"/>
    <w:rsid w:val="00503738"/>
    <w:rsid w:val="005049DE"/>
    <w:rsid w:val="00505985"/>
    <w:rsid w:val="005059E5"/>
    <w:rsid w:val="00505AA4"/>
    <w:rsid w:val="00507338"/>
    <w:rsid w:val="00510134"/>
    <w:rsid w:val="00510C1A"/>
    <w:rsid w:val="00511D5D"/>
    <w:rsid w:val="0051204E"/>
    <w:rsid w:val="005137B1"/>
    <w:rsid w:val="0051388C"/>
    <w:rsid w:val="00513950"/>
    <w:rsid w:val="00515B00"/>
    <w:rsid w:val="00516592"/>
    <w:rsid w:val="00517419"/>
    <w:rsid w:val="005174D0"/>
    <w:rsid w:val="005178AC"/>
    <w:rsid w:val="00521734"/>
    <w:rsid w:val="0052323F"/>
    <w:rsid w:val="005236ED"/>
    <w:rsid w:val="00526CB5"/>
    <w:rsid w:val="00526EFE"/>
    <w:rsid w:val="0053121C"/>
    <w:rsid w:val="00531ACD"/>
    <w:rsid w:val="005322C1"/>
    <w:rsid w:val="005328C4"/>
    <w:rsid w:val="005330FC"/>
    <w:rsid w:val="00533484"/>
    <w:rsid w:val="00533BF0"/>
    <w:rsid w:val="00534735"/>
    <w:rsid w:val="00534A61"/>
    <w:rsid w:val="00534BD7"/>
    <w:rsid w:val="00535E61"/>
    <w:rsid w:val="005362AD"/>
    <w:rsid w:val="00537648"/>
    <w:rsid w:val="005377E1"/>
    <w:rsid w:val="00537FBF"/>
    <w:rsid w:val="00540427"/>
    <w:rsid w:val="00540C7A"/>
    <w:rsid w:val="005422D2"/>
    <w:rsid w:val="00542BC1"/>
    <w:rsid w:val="00543292"/>
    <w:rsid w:val="00543F43"/>
    <w:rsid w:val="005441E5"/>
    <w:rsid w:val="005448D0"/>
    <w:rsid w:val="00544E0E"/>
    <w:rsid w:val="00546B1C"/>
    <w:rsid w:val="0054780C"/>
    <w:rsid w:val="005478E1"/>
    <w:rsid w:val="00550C76"/>
    <w:rsid w:val="00551E37"/>
    <w:rsid w:val="00554574"/>
    <w:rsid w:val="005549FB"/>
    <w:rsid w:val="00554E98"/>
    <w:rsid w:val="00555AA7"/>
    <w:rsid w:val="00555D4C"/>
    <w:rsid w:val="00556A39"/>
    <w:rsid w:val="00556CA8"/>
    <w:rsid w:val="0055723D"/>
    <w:rsid w:val="00557425"/>
    <w:rsid w:val="00557BF3"/>
    <w:rsid w:val="00557C18"/>
    <w:rsid w:val="0056094A"/>
    <w:rsid w:val="00561160"/>
    <w:rsid w:val="00563342"/>
    <w:rsid w:val="00564F07"/>
    <w:rsid w:val="005665C1"/>
    <w:rsid w:val="00570D81"/>
    <w:rsid w:val="00570EC7"/>
    <w:rsid w:val="00571300"/>
    <w:rsid w:val="00571336"/>
    <w:rsid w:val="005728E6"/>
    <w:rsid w:val="005737B4"/>
    <w:rsid w:val="00574001"/>
    <w:rsid w:val="00574646"/>
    <w:rsid w:val="00574B5F"/>
    <w:rsid w:val="005755AB"/>
    <w:rsid w:val="00576315"/>
    <w:rsid w:val="00576E26"/>
    <w:rsid w:val="00577FB3"/>
    <w:rsid w:val="0058113C"/>
    <w:rsid w:val="005811AB"/>
    <w:rsid w:val="005812A9"/>
    <w:rsid w:val="00581841"/>
    <w:rsid w:val="005819A3"/>
    <w:rsid w:val="00581A72"/>
    <w:rsid w:val="00582B8F"/>
    <w:rsid w:val="00583034"/>
    <w:rsid w:val="005835B5"/>
    <w:rsid w:val="0058652F"/>
    <w:rsid w:val="0058724C"/>
    <w:rsid w:val="00587A30"/>
    <w:rsid w:val="0059290C"/>
    <w:rsid w:val="00593480"/>
    <w:rsid w:val="005935E2"/>
    <w:rsid w:val="00595B5F"/>
    <w:rsid w:val="00595B68"/>
    <w:rsid w:val="00595C66"/>
    <w:rsid w:val="00596584"/>
    <w:rsid w:val="00597F1A"/>
    <w:rsid w:val="005A0470"/>
    <w:rsid w:val="005A0954"/>
    <w:rsid w:val="005A095A"/>
    <w:rsid w:val="005A2417"/>
    <w:rsid w:val="005A2F5A"/>
    <w:rsid w:val="005A3414"/>
    <w:rsid w:val="005A3A5B"/>
    <w:rsid w:val="005A4CA8"/>
    <w:rsid w:val="005A61C9"/>
    <w:rsid w:val="005A62D5"/>
    <w:rsid w:val="005A72F3"/>
    <w:rsid w:val="005A7B15"/>
    <w:rsid w:val="005B1F3F"/>
    <w:rsid w:val="005B328E"/>
    <w:rsid w:val="005B575F"/>
    <w:rsid w:val="005B6197"/>
    <w:rsid w:val="005B6282"/>
    <w:rsid w:val="005B7926"/>
    <w:rsid w:val="005B7CD5"/>
    <w:rsid w:val="005C0FEA"/>
    <w:rsid w:val="005C1B1D"/>
    <w:rsid w:val="005C34B2"/>
    <w:rsid w:val="005C34D0"/>
    <w:rsid w:val="005C3923"/>
    <w:rsid w:val="005C3A10"/>
    <w:rsid w:val="005C431F"/>
    <w:rsid w:val="005C47C7"/>
    <w:rsid w:val="005C4FE1"/>
    <w:rsid w:val="005C50A5"/>
    <w:rsid w:val="005C5272"/>
    <w:rsid w:val="005C75AB"/>
    <w:rsid w:val="005C789C"/>
    <w:rsid w:val="005C7D0F"/>
    <w:rsid w:val="005D090C"/>
    <w:rsid w:val="005D16E9"/>
    <w:rsid w:val="005D19EA"/>
    <w:rsid w:val="005D2096"/>
    <w:rsid w:val="005D28F9"/>
    <w:rsid w:val="005D35D2"/>
    <w:rsid w:val="005D4486"/>
    <w:rsid w:val="005D459F"/>
    <w:rsid w:val="005D62C1"/>
    <w:rsid w:val="005D6CDE"/>
    <w:rsid w:val="005D7ABB"/>
    <w:rsid w:val="005E094D"/>
    <w:rsid w:val="005E2476"/>
    <w:rsid w:val="005E3501"/>
    <w:rsid w:val="005E3D75"/>
    <w:rsid w:val="005E3F56"/>
    <w:rsid w:val="005E4716"/>
    <w:rsid w:val="005E5C0D"/>
    <w:rsid w:val="005E5CF6"/>
    <w:rsid w:val="005E6B70"/>
    <w:rsid w:val="005F010D"/>
    <w:rsid w:val="005F0D57"/>
    <w:rsid w:val="005F12C9"/>
    <w:rsid w:val="005F1A38"/>
    <w:rsid w:val="005F1D71"/>
    <w:rsid w:val="005F2720"/>
    <w:rsid w:val="005F29B3"/>
    <w:rsid w:val="005F2DCB"/>
    <w:rsid w:val="005F4883"/>
    <w:rsid w:val="005F4ACE"/>
    <w:rsid w:val="005F4D89"/>
    <w:rsid w:val="005F54B2"/>
    <w:rsid w:val="005F7D54"/>
    <w:rsid w:val="005F7E63"/>
    <w:rsid w:val="0060270C"/>
    <w:rsid w:val="00602BAA"/>
    <w:rsid w:val="00602F49"/>
    <w:rsid w:val="00603A6A"/>
    <w:rsid w:val="0060497D"/>
    <w:rsid w:val="00604DF3"/>
    <w:rsid w:val="006050DD"/>
    <w:rsid w:val="006072A1"/>
    <w:rsid w:val="0061075A"/>
    <w:rsid w:val="00611DCD"/>
    <w:rsid w:val="00613810"/>
    <w:rsid w:val="00613EAC"/>
    <w:rsid w:val="00615F19"/>
    <w:rsid w:val="006176C3"/>
    <w:rsid w:val="00622412"/>
    <w:rsid w:val="006226A2"/>
    <w:rsid w:val="00623084"/>
    <w:rsid w:val="0062311D"/>
    <w:rsid w:val="0062404B"/>
    <w:rsid w:val="006243C6"/>
    <w:rsid w:val="006244BF"/>
    <w:rsid w:val="006249D9"/>
    <w:rsid w:val="0062542C"/>
    <w:rsid w:val="00625EBB"/>
    <w:rsid w:val="0062646C"/>
    <w:rsid w:val="00626C8F"/>
    <w:rsid w:val="0062737F"/>
    <w:rsid w:val="00630E2C"/>
    <w:rsid w:val="0063274A"/>
    <w:rsid w:val="006327CB"/>
    <w:rsid w:val="00632857"/>
    <w:rsid w:val="00632B95"/>
    <w:rsid w:val="00632E21"/>
    <w:rsid w:val="006330F9"/>
    <w:rsid w:val="00633166"/>
    <w:rsid w:val="006346B6"/>
    <w:rsid w:val="006352B9"/>
    <w:rsid w:val="00635E96"/>
    <w:rsid w:val="00636521"/>
    <w:rsid w:val="0063706A"/>
    <w:rsid w:val="00637C49"/>
    <w:rsid w:val="00640AC5"/>
    <w:rsid w:val="00641256"/>
    <w:rsid w:val="006416B8"/>
    <w:rsid w:val="00641938"/>
    <w:rsid w:val="006419D3"/>
    <w:rsid w:val="00643827"/>
    <w:rsid w:val="0064385A"/>
    <w:rsid w:val="00643D17"/>
    <w:rsid w:val="00645976"/>
    <w:rsid w:val="00650221"/>
    <w:rsid w:val="00650882"/>
    <w:rsid w:val="00651B37"/>
    <w:rsid w:val="00651B58"/>
    <w:rsid w:val="0065234F"/>
    <w:rsid w:val="00652435"/>
    <w:rsid w:val="00652614"/>
    <w:rsid w:val="00654886"/>
    <w:rsid w:val="006552AB"/>
    <w:rsid w:val="00655EFE"/>
    <w:rsid w:val="00655F5A"/>
    <w:rsid w:val="006572A9"/>
    <w:rsid w:val="006572AB"/>
    <w:rsid w:val="006605F2"/>
    <w:rsid w:val="00660766"/>
    <w:rsid w:val="00661759"/>
    <w:rsid w:val="00666463"/>
    <w:rsid w:val="0067077B"/>
    <w:rsid w:val="006709A4"/>
    <w:rsid w:val="00670C55"/>
    <w:rsid w:val="00671E5A"/>
    <w:rsid w:val="00672177"/>
    <w:rsid w:val="006723BB"/>
    <w:rsid w:val="00673A7E"/>
    <w:rsid w:val="006740BD"/>
    <w:rsid w:val="00674616"/>
    <w:rsid w:val="00674769"/>
    <w:rsid w:val="00674B7B"/>
    <w:rsid w:val="00675BF3"/>
    <w:rsid w:val="006764FC"/>
    <w:rsid w:val="006765DC"/>
    <w:rsid w:val="0067699C"/>
    <w:rsid w:val="00680A2E"/>
    <w:rsid w:val="00680DB8"/>
    <w:rsid w:val="00682CD3"/>
    <w:rsid w:val="0068357B"/>
    <w:rsid w:val="00684F85"/>
    <w:rsid w:val="0068512D"/>
    <w:rsid w:val="00685695"/>
    <w:rsid w:val="006873CA"/>
    <w:rsid w:val="0068740B"/>
    <w:rsid w:val="00687843"/>
    <w:rsid w:val="00687AE6"/>
    <w:rsid w:val="0069020C"/>
    <w:rsid w:val="00690FA7"/>
    <w:rsid w:val="00691067"/>
    <w:rsid w:val="0069204C"/>
    <w:rsid w:val="006922C3"/>
    <w:rsid w:val="006935D7"/>
    <w:rsid w:val="0069427E"/>
    <w:rsid w:val="00694D8D"/>
    <w:rsid w:val="00695363"/>
    <w:rsid w:val="0069549F"/>
    <w:rsid w:val="00696273"/>
    <w:rsid w:val="006A078F"/>
    <w:rsid w:val="006A2AD7"/>
    <w:rsid w:val="006A2BAF"/>
    <w:rsid w:val="006A3152"/>
    <w:rsid w:val="006A354F"/>
    <w:rsid w:val="006A3D70"/>
    <w:rsid w:val="006A3D96"/>
    <w:rsid w:val="006A4134"/>
    <w:rsid w:val="006A4AF4"/>
    <w:rsid w:val="006A5BEA"/>
    <w:rsid w:val="006A678D"/>
    <w:rsid w:val="006A6988"/>
    <w:rsid w:val="006A74EF"/>
    <w:rsid w:val="006B0464"/>
    <w:rsid w:val="006B05AA"/>
    <w:rsid w:val="006B09A4"/>
    <w:rsid w:val="006B1283"/>
    <w:rsid w:val="006B1488"/>
    <w:rsid w:val="006B1725"/>
    <w:rsid w:val="006B23CE"/>
    <w:rsid w:val="006B3D4D"/>
    <w:rsid w:val="006B5A3E"/>
    <w:rsid w:val="006B65B3"/>
    <w:rsid w:val="006B6DB9"/>
    <w:rsid w:val="006B7620"/>
    <w:rsid w:val="006B7F62"/>
    <w:rsid w:val="006C0E21"/>
    <w:rsid w:val="006C1047"/>
    <w:rsid w:val="006C32B6"/>
    <w:rsid w:val="006C3920"/>
    <w:rsid w:val="006C3948"/>
    <w:rsid w:val="006C421F"/>
    <w:rsid w:val="006C60BE"/>
    <w:rsid w:val="006C6B73"/>
    <w:rsid w:val="006C719B"/>
    <w:rsid w:val="006D19CE"/>
    <w:rsid w:val="006D1D4F"/>
    <w:rsid w:val="006D21AA"/>
    <w:rsid w:val="006D24A9"/>
    <w:rsid w:val="006D35FA"/>
    <w:rsid w:val="006D3BF0"/>
    <w:rsid w:val="006D40BD"/>
    <w:rsid w:val="006D4684"/>
    <w:rsid w:val="006D541A"/>
    <w:rsid w:val="006D5A5E"/>
    <w:rsid w:val="006D5F7D"/>
    <w:rsid w:val="006D637D"/>
    <w:rsid w:val="006D65E6"/>
    <w:rsid w:val="006D673A"/>
    <w:rsid w:val="006D6810"/>
    <w:rsid w:val="006D7273"/>
    <w:rsid w:val="006E02BE"/>
    <w:rsid w:val="006E3ED1"/>
    <w:rsid w:val="006E3F30"/>
    <w:rsid w:val="006E5FBC"/>
    <w:rsid w:val="006E60B1"/>
    <w:rsid w:val="006E7342"/>
    <w:rsid w:val="006E7523"/>
    <w:rsid w:val="006F1217"/>
    <w:rsid w:val="006F2A85"/>
    <w:rsid w:val="006F3ADA"/>
    <w:rsid w:val="006F4F91"/>
    <w:rsid w:val="006F51AE"/>
    <w:rsid w:val="006F5803"/>
    <w:rsid w:val="006F5AE0"/>
    <w:rsid w:val="006F5D82"/>
    <w:rsid w:val="006F5FD6"/>
    <w:rsid w:val="006F6EDC"/>
    <w:rsid w:val="006F7ED6"/>
    <w:rsid w:val="006F7FC7"/>
    <w:rsid w:val="00701326"/>
    <w:rsid w:val="0070196D"/>
    <w:rsid w:val="0070469D"/>
    <w:rsid w:val="007053C4"/>
    <w:rsid w:val="0070571E"/>
    <w:rsid w:val="00705BB8"/>
    <w:rsid w:val="007064A7"/>
    <w:rsid w:val="00707F2D"/>
    <w:rsid w:val="00710F43"/>
    <w:rsid w:val="007118F9"/>
    <w:rsid w:val="00711964"/>
    <w:rsid w:val="00711F12"/>
    <w:rsid w:val="00711F68"/>
    <w:rsid w:val="00713AD2"/>
    <w:rsid w:val="00715042"/>
    <w:rsid w:val="007155CC"/>
    <w:rsid w:val="00715A61"/>
    <w:rsid w:val="00715D2C"/>
    <w:rsid w:val="00717B06"/>
    <w:rsid w:val="00720126"/>
    <w:rsid w:val="00720778"/>
    <w:rsid w:val="0072077C"/>
    <w:rsid w:val="007211F1"/>
    <w:rsid w:val="00722027"/>
    <w:rsid w:val="00723FD2"/>
    <w:rsid w:val="007266E1"/>
    <w:rsid w:val="00727869"/>
    <w:rsid w:val="00730279"/>
    <w:rsid w:val="00733EBE"/>
    <w:rsid w:val="0073407E"/>
    <w:rsid w:val="0074087F"/>
    <w:rsid w:val="00740E90"/>
    <w:rsid w:val="00740FBF"/>
    <w:rsid w:val="00741B21"/>
    <w:rsid w:val="007436E2"/>
    <w:rsid w:val="00744199"/>
    <w:rsid w:val="00746690"/>
    <w:rsid w:val="00746807"/>
    <w:rsid w:val="00750152"/>
    <w:rsid w:val="007507F6"/>
    <w:rsid w:val="007514D9"/>
    <w:rsid w:val="00752645"/>
    <w:rsid w:val="007542D2"/>
    <w:rsid w:val="00754EA8"/>
    <w:rsid w:val="00755300"/>
    <w:rsid w:val="00756B86"/>
    <w:rsid w:val="007577BF"/>
    <w:rsid w:val="0076331E"/>
    <w:rsid w:val="00764168"/>
    <w:rsid w:val="007647F0"/>
    <w:rsid w:val="0076535C"/>
    <w:rsid w:val="0076551A"/>
    <w:rsid w:val="0076612E"/>
    <w:rsid w:val="007670B5"/>
    <w:rsid w:val="007674E4"/>
    <w:rsid w:val="00770570"/>
    <w:rsid w:val="00770ACE"/>
    <w:rsid w:val="00770C63"/>
    <w:rsid w:val="007710A2"/>
    <w:rsid w:val="0077220B"/>
    <w:rsid w:val="00772980"/>
    <w:rsid w:val="00773275"/>
    <w:rsid w:val="007748D9"/>
    <w:rsid w:val="0077547E"/>
    <w:rsid w:val="00777DC2"/>
    <w:rsid w:val="00781116"/>
    <w:rsid w:val="007817C1"/>
    <w:rsid w:val="00781F63"/>
    <w:rsid w:val="0078354A"/>
    <w:rsid w:val="007860D5"/>
    <w:rsid w:val="0078780C"/>
    <w:rsid w:val="0079112D"/>
    <w:rsid w:val="007915B9"/>
    <w:rsid w:val="00791C69"/>
    <w:rsid w:val="00791D27"/>
    <w:rsid w:val="00793CAA"/>
    <w:rsid w:val="00794300"/>
    <w:rsid w:val="00794EC7"/>
    <w:rsid w:val="00794EFE"/>
    <w:rsid w:val="00795D46"/>
    <w:rsid w:val="00796644"/>
    <w:rsid w:val="00796C61"/>
    <w:rsid w:val="007A0843"/>
    <w:rsid w:val="007A1139"/>
    <w:rsid w:val="007A16ED"/>
    <w:rsid w:val="007A282A"/>
    <w:rsid w:val="007A2C54"/>
    <w:rsid w:val="007A3482"/>
    <w:rsid w:val="007A34E2"/>
    <w:rsid w:val="007A3534"/>
    <w:rsid w:val="007A35D3"/>
    <w:rsid w:val="007A427B"/>
    <w:rsid w:val="007A49FB"/>
    <w:rsid w:val="007A52D9"/>
    <w:rsid w:val="007A67DA"/>
    <w:rsid w:val="007A6814"/>
    <w:rsid w:val="007A6EEB"/>
    <w:rsid w:val="007A7B20"/>
    <w:rsid w:val="007B393B"/>
    <w:rsid w:val="007B4375"/>
    <w:rsid w:val="007B448E"/>
    <w:rsid w:val="007B5DCA"/>
    <w:rsid w:val="007B7114"/>
    <w:rsid w:val="007B76C5"/>
    <w:rsid w:val="007B7F49"/>
    <w:rsid w:val="007C0800"/>
    <w:rsid w:val="007C0F2F"/>
    <w:rsid w:val="007C15AF"/>
    <w:rsid w:val="007C43FF"/>
    <w:rsid w:val="007C4652"/>
    <w:rsid w:val="007C76F9"/>
    <w:rsid w:val="007D1141"/>
    <w:rsid w:val="007D2C24"/>
    <w:rsid w:val="007D33DC"/>
    <w:rsid w:val="007D386D"/>
    <w:rsid w:val="007D5BDA"/>
    <w:rsid w:val="007D6E5B"/>
    <w:rsid w:val="007D714B"/>
    <w:rsid w:val="007E2283"/>
    <w:rsid w:val="007E2DDC"/>
    <w:rsid w:val="007E6CAD"/>
    <w:rsid w:val="007E6D2C"/>
    <w:rsid w:val="007E7669"/>
    <w:rsid w:val="007F0462"/>
    <w:rsid w:val="007F0D27"/>
    <w:rsid w:val="007F1415"/>
    <w:rsid w:val="007F1502"/>
    <w:rsid w:val="007F261F"/>
    <w:rsid w:val="007F2C3A"/>
    <w:rsid w:val="007F5DE8"/>
    <w:rsid w:val="007F6714"/>
    <w:rsid w:val="007F6EE6"/>
    <w:rsid w:val="008008AA"/>
    <w:rsid w:val="008014BF"/>
    <w:rsid w:val="00801563"/>
    <w:rsid w:val="00801B65"/>
    <w:rsid w:val="00801DFA"/>
    <w:rsid w:val="00802964"/>
    <w:rsid w:val="00802A54"/>
    <w:rsid w:val="008031E7"/>
    <w:rsid w:val="0080348E"/>
    <w:rsid w:val="008038AC"/>
    <w:rsid w:val="00804912"/>
    <w:rsid w:val="0080560E"/>
    <w:rsid w:val="00805AE6"/>
    <w:rsid w:val="00806A94"/>
    <w:rsid w:val="00807775"/>
    <w:rsid w:val="008119FB"/>
    <w:rsid w:val="008128D7"/>
    <w:rsid w:val="00812B0F"/>
    <w:rsid w:val="00813AAE"/>
    <w:rsid w:val="00814FF3"/>
    <w:rsid w:val="0081530E"/>
    <w:rsid w:val="00815E42"/>
    <w:rsid w:val="00816077"/>
    <w:rsid w:val="0081720C"/>
    <w:rsid w:val="00817340"/>
    <w:rsid w:val="00817C24"/>
    <w:rsid w:val="00821362"/>
    <w:rsid w:val="008214E2"/>
    <w:rsid w:val="008248EF"/>
    <w:rsid w:val="00824EE7"/>
    <w:rsid w:val="00824F8C"/>
    <w:rsid w:val="008250FF"/>
    <w:rsid w:val="00825204"/>
    <w:rsid w:val="00825903"/>
    <w:rsid w:val="008270B9"/>
    <w:rsid w:val="00831153"/>
    <w:rsid w:val="00831372"/>
    <w:rsid w:val="0083148E"/>
    <w:rsid w:val="00831590"/>
    <w:rsid w:val="00834E70"/>
    <w:rsid w:val="00834EDA"/>
    <w:rsid w:val="008351DD"/>
    <w:rsid w:val="00835CF2"/>
    <w:rsid w:val="008407ED"/>
    <w:rsid w:val="00841651"/>
    <w:rsid w:val="00841ACE"/>
    <w:rsid w:val="00841C5B"/>
    <w:rsid w:val="008421E9"/>
    <w:rsid w:val="00843C80"/>
    <w:rsid w:val="00844A02"/>
    <w:rsid w:val="008461CD"/>
    <w:rsid w:val="00846219"/>
    <w:rsid w:val="00846539"/>
    <w:rsid w:val="00846599"/>
    <w:rsid w:val="008469DA"/>
    <w:rsid w:val="00847590"/>
    <w:rsid w:val="008476CD"/>
    <w:rsid w:val="00847795"/>
    <w:rsid w:val="00847DDF"/>
    <w:rsid w:val="00847EBD"/>
    <w:rsid w:val="008509CB"/>
    <w:rsid w:val="00850BD2"/>
    <w:rsid w:val="00851BB5"/>
    <w:rsid w:val="00852DA2"/>
    <w:rsid w:val="00853536"/>
    <w:rsid w:val="00853CED"/>
    <w:rsid w:val="00853EB1"/>
    <w:rsid w:val="00856D1C"/>
    <w:rsid w:val="00860C0F"/>
    <w:rsid w:val="0086152C"/>
    <w:rsid w:val="00862468"/>
    <w:rsid w:val="00863785"/>
    <w:rsid w:val="00864532"/>
    <w:rsid w:val="008654CC"/>
    <w:rsid w:val="00865949"/>
    <w:rsid w:val="008677ED"/>
    <w:rsid w:val="00867B6A"/>
    <w:rsid w:val="00870088"/>
    <w:rsid w:val="008706C7"/>
    <w:rsid w:val="008709AE"/>
    <w:rsid w:val="00871722"/>
    <w:rsid w:val="00873797"/>
    <w:rsid w:val="00873DF9"/>
    <w:rsid w:val="00874855"/>
    <w:rsid w:val="00875594"/>
    <w:rsid w:val="00875E8B"/>
    <w:rsid w:val="00876885"/>
    <w:rsid w:val="00876FAE"/>
    <w:rsid w:val="00877483"/>
    <w:rsid w:val="008801C2"/>
    <w:rsid w:val="00880A47"/>
    <w:rsid w:val="00881416"/>
    <w:rsid w:val="00881E9A"/>
    <w:rsid w:val="00883B0D"/>
    <w:rsid w:val="0088503E"/>
    <w:rsid w:val="0088560B"/>
    <w:rsid w:val="00885E26"/>
    <w:rsid w:val="00885E2A"/>
    <w:rsid w:val="0088604D"/>
    <w:rsid w:val="00886BE1"/>
    <w:rsid w:val="00891CE5"/>
    <w:rsid w:val="00895FE3"/>
    <w:rsid w:val="008968D5"/>
    <w:rsid w:val="008A1659"/>
    <w:rsid w:val="008A17CC"/>
    <w:rsid w:val="008A2BE2"/>
    <w:rsid w:val="008A3A5E"/>
    <w:rsid w:val="008A5B9C"/>
    <w:rsid w:val="008A6F6B"/>
    <w:rsid w:val="008A73EA"/>
    <w:rsid w:val="008A7BCE"/>
    <w:rsid w:val="008A7F42"/>
    <w:rsid w:val="008B02F2"/>
    <w:rsid w:val="008B1C55"/>
    <w:rsid w:val="008B266B"/>
    <w:rsid w:val="008B291F"/>
    <w:rsid w:val="008B37C4"/>
    <w:rsid w:val="008B4C3E"/>
    <w:rsid w:val="008B506A"/>
    <w:rsid w:val="008B56C9"/>
    <w:rsid w:val="008B57B9"/>
    <w:rsid w:val="008B5E8C"/>
    <w:rsid w:val="008B5EE5"/>
    <w:rsid w:val="008B73F8"/>
    <w:rsid w:val="008B7CA2"/>
    <w:rsid w:val="008C0601"/>
    <w:rsid w:val="008C062E"/>
    <w:rsid w:val="008C15DB"/>
    <w:rsid w:val="008C1DD2"/>
    <w:rsid w:val="008C2A64"/>
    <w:rsid w:val="008C3363"/>
    <w:rsid w:val="008C476F"/>
    <w:rsid w:val="008C4AC8"/>
    <w:rsid w:val="008C5881"/>
    <w:rsid w:val="008C6B9C"/>
    <w:rsid w:val="008D238D"/>
    <w:rsid w:val="008D29CC"/>
    <w:rsid w:val="008D311B"/>
    <w:rsid w:val="008D3452"/>
    <w:rsid w:val="008D5650"/>
    <w:rsid w:val="008D732A"/>
    <w:rsid w:val="008E1A79"/>
    <w:rsid w:val="008E34C4"/>
    <w:rsid w:val="008E3966"/>
    <w:rsid w:val="008E3EDE"/>
    <w:rsid w:val="008E50D8"/>
    <w:rsid w:val="008E67C4"/>
    <w:rsid w:val="008F06EE"/>
    <w:rsid w:val="008F0733"/>
    <w:rsid w:val="008F1132"/>
    <w:rsid w:val="008F15DC"/>
    <w:rsid w:val="008F1ACD"/>
    <w:rsid w:val="008F2A94"/>
    <w:rsid w:val="008F3CB9"/>
    <w:rsid w:val="008F5C0E"/>
    <w:rsid w:val="008F644B"/>
    <w:rsid w:val="008F6578"/>
    <w:rsid w:val="008F7255"/>
    <w:rsid w:val="008F7B6D"/>
    <w:rsid w:val="009002CD"/>
    <w:rsid w:val="00901105"/>
    <w:rsid w:val="0090175F"/>
    <w:rsid w:val="00902868"/>
    <w:rsid w:val="009050D8"/>
    <w:rsid w:val="00905836"/>
    <w:rsid w:val="00905D1D"/>
    <w:rsid w:val="009066B2"/>
    <w:rsid w:val="00906999"/>
    <w:rsid w:val="00910245"/>
    <w:rsid w:val="00910841"/>
    <w:rsid w:val="009113A3"/>
    <w:rsid w:val="009122AF"/>
    <w:rsid w:val="00913F87"/>
    <w:rsid w:val="0091447D"/>
    <w:rsid w:val="0091488B"/>
    <w:rsid w:val="00914DB2"/>
    <w:rsid w:val="00920176"/>
    <w:rsid w:val="0092083D"/>
    <w:rsid w:val="00920ABC"/>
    <w:rsid w:val="00921227"/>
    <w:rsid w:val="00922BEB"/>
    <w:rsid w:val="009259DF"/>
    <w:rsid w:val="00925E7D"/>
    <w:rsid w:val="00927A85"/>
    <w:rsid w:val="00930B52"/>
    <w:rsid w:val="00933742"/>
    <w:rsid w:val="00934FEA"/>
    <w:rsid w:val="009368B7"/>
    <w:rsid w:val="00936B4E"/>
    <w:rsid w:val="00937341"/>
    <w:rsid w:val="00937BD1"/>
    <w:rsid w:val="00937CFC"/>
    <w:rsid w:val="009423DB"/>
    <w:rsid w:val="009424DD"/>
    <w:rsid w:val="00943350"/>
    <w:rsid w:val="009457B8"/>
    <w:rsid w:val="009468B5"/>
    <w:rsid w:val="00946B4D"/>
    <w:rsid w:val="00946D78"/>
    <w:rsid w:val="00947A31"/>
    <w:rsid w:val="00947C8A"/>
    <w:rsid w:val="00947CC2"/>
    <w:rsid w:val="00947D3E"/>
    <w:rsid w:val="00951110"/>
    <w:rsid w:val="009514B3"/>
    <w:rsid w:val="00954F70"/>
    <w:rsid w:val="00956520"/>
    <w:rsid w:val="00957630"/>
    <w:rsid w:val="00961E28"/>
    <w:rsid w:val="00963477"/>
    <w:rsid w:val="0096444D"/>
    <w:rsid w:val="009644D6"/>
    <w:rsid w:val="009644E2"/>
    <w:rsid w:val="00964BE4"/>
    <w:rsid w:val="00965784"/>
    <w:rsid w:val="00966A92"/>
    <w:rsid w:val="009670FB"/>
    <w:rsid w:val="00967388"/>
    <w:rsid w:val="0096778A"/>
    <w:rsid w:val="0097132C"/>
    <w:rsid w:val="009717A0"/>
    <w:rsid w:val="00971BFC"/>
    <w:rsid w:val="00971F25"/>
    <w:rsid w:val="0097336F"/>
    <w:rsid w:val="00974C9E"/>
    <w:rsid w:val="009751AA"/>
    <w:rsid w:val="00976146"/>
    <w:rsid w:val="00977375"/>
    <w:rsid w:val="0098199B"/>
    <w:rsid w:val="00981E83"/>
    <w:rsid w:val="00982C46"/>
    <w:rsid w:val="00983655"/>
    <w:rsid w:val="009837D6"/>
    <w:rsid w:val="00984257"/>
    <w:rsid w:val="00984E44"/>
    <w:rsid w:val="00985EC5"/>
    <w:rsid w:val="0098727C"/>
    <w:rsid w:val="00987842"/>
    <w:rsid w:val="00987A9E"/>
    <w:rsid w:val="00987D29"/>
    <w:rsid w:val="00990617"/>
    <w:rsid w:val="009913CE"/>
    <w:rsid w:val="009927D7"/>
    <w:rsid w:val="00992C6F"/>
    <w:rsid w:val="00993B59"/>
    <w:rsid w:val="009946DE"/>
    <w:rsid w:val="00994CA2"/>
    <w:rsid w:val="00997B1E"/>
    <w:rsid w:val="009A1CC9"/>
    <w:rsid w:val="009A2E12"/>
    <w:rsid w:val="009A332D"/>
    <w:rsid w:val="009A3DC3"/>
    <w:rsid w:val="009A4328"/>
    <w:rsid w:val="009A5FA3"/>
    <w:rsid w:val="009B2B7D"/>
    <w:rsid w:val="009B2DE5"/>
    <w:rsid w:val="009B401C"/>
    <w:rsid w:val="009B4B7D"/>
    <w:rsid w:val="009B5314"/>
    <w:rsid w:val="009B576A"/>
    <w:rsid w:val="009B5A43"/>
    <w:rsid w:val="009B69C0"/>
    <w:rsid w:val="009B73C5"/>
    <w:rsid w:val="009C1FB5"/>
    <w:rsid w:val="009C4086"/>
    <w:rsid w:val="009C6DAE"/>
    <w:rsid w:val="009C7181"/>
    <w:rsid w:val="009C78E1"/>
    <w:rsid w:val="009D3047"/>
    <w:rsid w:val="009D3082"/>
    <w:rsid w:val="009D34FB"/>
    <w:rsid w:val="009D3D49"/>
    <w:rsid w:val="009D403A"/>
    <w:rsid w:val="009D525C"/>
    <w:rsid w:val="009D5516"/>
    <w:rsid w:val="009D5B40"/>
    <w:rsid w:val="009D787E"/>
    <w:rsid w:val="009E0B43"/>
    <w:rsid w:val="009E1135"/>
    <w:rsid w:val="009E1DF2"/>
    <w:rsid w:val="009E2034"/>
    <w:rsid w:val="009E3055"/>
    <w:rsid w:val="009E3DB6"/>
    <w:rsid w:val="009E562D"/>
    <w:rsid w:val="009F06C9"/>
    <w:rsid w:val="009F0A4E"/>
    <w:rsid w:val="009F207E"/>
    <w:rsid w:val="009F2204"/>
    <w:rsid w:val="009F3BE7"/>
    <w:rsid w:val="009F4CB4"/>
    <w:rsid w:val="009F5327"/>
    <w:rsid w:val="009F6D28"/>
    <w:rsid w:val="009F73E9"/>
    <w:rsid w:val="00A00532"/>
    <w:rsid w:val="00A00E5F"/>
    <w:rsid w:val="00A010A3"/>
    <w:rsid w:val="00A0222F"/>
    <w:rsid w:val="00A02DD3"/>
    <w:rsid w:val="00A03EDD"/>
    <w:rsid w:val="00A04534"/>
    <w:rsid w:val="00A04539"/>
    <w:rsid w:val="00A04935"/>
    <w:rsid w:val="00A056AB"/>
    <w:rsid w:val="00A057B7"/>
    <w:rsid w:val="00A0646B"/>
    <w:rsid w:val="00A0732F"/>
    <w:rsid w:val="00A07C1B"/>
    <w:rsid w:val="00A07D37"/>
    <w:rsid w:val="00A10002"/>
    <w:rsid w:val="00A10100"/>
    <w:rsid w:val="00A1019F"/>
    <w:rsid w:val="00A107EE"/>
    <w:rsid w:val="00A12789"/>
    <w:rsid w:val="00A13BE4"/>
    <w:rsid w:val="00A13C40"/>
    <w:rsid w:val="00A1497B"/>
    <w:rsid w:val="00A14CC8"/>
    <w:rsid w:val="00A15AC6"/>
    <w:rsid w:val="00A1675B"/>
    <w:rsid w:val="00A204B4"/>
    <w:rsid w:val="00A21142"/>
    <w:rsid w:val="00A218B7"/>
    <w:rsid w:val="00A23CFB"/>
    <w:rsid w:val="00A24B98"/>
    <w:rsid w:val="00A24EFC"/>
    <w:rsid w:val="00A26139"/>
    <w:rsid w:val="00A32984"/>
    <w:rsid w:val="00A32C22"/>
    <w:rsid w:val="00A36053"/>
    <w:rsid w:val="00A36D82"/>
    <w:rsid w:val="00A37381"/>
    <w:rsid w:val="00A37470"/>
    <w:rsid w:val="00A379C7"/>
    <w:rsid w:val="00A37E4A"/>
    <w:rsid w:val="00A4016D"/>
    <w:rsid w:val="00A4118E"/>
    <w:rsid w:val="00A416A8"/>
    <w:rsid w:val="00A41AFD"/>
    <w:rsid w:val="00A41CAD"/>
    <w:rsid w:val="00A423BE"/>
    <w:rsid w:val="00A4271C"/>
    <w:rsid w:val="00A42C43"/>
    <w:rsid w:val="00A44B27"/>
    <w:rsid w:val="00A45B3A"/>
    <w:rsid w:val="00A46288"/>
    <w:rsid w:val="00A47B37"/>
    <w:rsid w:val="00A50EA9"/>
    <w:rsid w:val="00A51074"/>
    <w:rsid w:val="00A521D6"/>
    <w:rsid w:val="00A522D9"/>
    <w:rsid w:val="00A52C39"/>
    <w:rsid w:val="00A549EE"/>
    <w:rsid w:val="00A54D26"/>
    <w:rsid w:val="00A554E3"/>
    <w:rsid w:val="00A55F79"/>
    <w:rsid w:val="00A5609C"/>
    <w:rsid w:val="00A56377"/>
    <w:rsid w:val="00A605AC"/>
    <w:rsid w:val="00A60AAA"/>
    <w:rsid w:val="00A614FF"/>
    <w:rsid w:val="00A6358F"/>
    <w:rsid w:val="00A63D11"/>
    <w:rsid w:val="00A6421F"/>
    <w:rsid w:val="00A645FD"/>
    <w:rsid w:val="00A6600A"/>
    <w:rsid w:val="00A667DD"/>
    <w:rsid w:val="00A66EB1"/>
    <w:rsid w:val="00A67377"/>
    <w:rsid w:val="00A67493"/>
    <w:rsid w:val="00A674A7"/>
    <w:rsid w:val="00A67C91"/>
    <w:rsid w:val="00A71855"/>
    <w:rsid w:val="00A72FEE"/>
    <w:rsid w:val="00A73EE4"/>
    <w:rsid w:val="00A73F20"/>
    <w:rsid w:val="00A73F51"/>
    <w:rsid w:val="00A74E5A"/>
    <w:rsid w:val="00A7521D"/>
    <w:rsid w:val="00A757A6"/>
    <w:rsid w:val="00A75B0F"/>
    <w:rsid w:val="00A76F74"/>
    <w:rsid w:val="00A773C3"/>
    <w:rsid w:val="00A779FF"/>
    <w:rsid w:val="00A80E9B"/>
    <w:rsid w:val="00A813E8"/>
    <w:rsid w:val="00A81644"/>
    <w:rsid w:val="00A864FD"/>
    <w:rsid w:val="00A912D1"/>
    <w:rsid w:val="00A9151E"/>
    <w:rsid w:val="00A928AD"/>
    <w:rsid w:val="00A93680"/>
    <w:rsid w:val="00A93770"/>
    <w:rsid w:val="00A9462F"/>
    <w:rsid w:val="00A95044"/>
    <w:rsid w:val="00A95917"/>
    <w:rsid w:val="00A95A51"/>
    <w:rsid w:val="00A96641"/>
    <w:rsid w:val="00A977D8"/>
    <w:rsid w:val="00AA00B4"/>
    <w:rsid w:val="00AA02C8"/>
    <w:rsid w:val="00AA13D8"/>
    <w:rsid w:val="00AA1729"/>
    <w:rsid w:val="00AA17DF"/>
    <w:rsid w:val="00AA27B4"/>
    <w:rsid w:val="00AA2B27"/>
    <w:rsid w:val="00AA44A3"/>
    <w:rsid w:val="00AA53D3"/>
    <w:rsid w:val="00AA6853"/>
    <w:rsid w:val="00AA708A"/>
    <w:rsid w:val="00AA791B"/>
    <w:rsid w:val="00AB0822"/>
    <w:rsid w:val="00AB0BA5"/>
    <w:rsid w:val="00AB1742"/>
    <w:rsid w:val="00AB1BE1"/>
    <w:rsid w:val="00AB1C43"/>
    <w:rsid w:val="00AB245D"/>
    <w:rsid w:val="00AB307D"/>
    <w:rsid w:val="00AB3CFC"/>
    <w:rsid w:val="00AB46B6"/>
    <w:rsid w:val="00AB6097"/>
    <w:rsid w:val="00AB6D2A"/>
    <w:rsid w:val="00AB7F89"/>
    <w:rsid w:val="00AC0356"/>
    <w:rsid w:val="00AC0C38"/>
    <w:rsid w:val="00AC1F56"/>
    <w:rsid w:val="00AC22CD"/>
    <w:rsid w:val="00AC2F23"/>
    <w:rsid w:val="00AC4EB8"/>
    <w:rsid w:val="00AC673E"/>
    <w:rsid w:val="00AC7292"/>
    <w:rsid w:val="00AD001B"/>
    <w:rsid w:val="00AD0054"/>
    <w:rsid w:val="00AD049B"/>
    <w:rsid w:val="00AD24F9"/>
    <w:rsid w:val="00AD2BB1"/>
    <w:rsid w:val="00AD3B25"/>
    <w:rsid w:val="00AD47C5"/>
    <w:rsid w:val="00AD4E54"/>
    <w:rsid w:val="00AD53D2"/>
    <w:rsid w:val="00AD7BD9"/>
    <w:rsid w:val="00AE16B9"/>
    <w:rsid w:val="00AE263E"/>
    <w:rsid w:val="00AE26E7"/>
    <w:rsid w:val="00AE2FBC"/>
    <w:rsid w:val="00AE34BA"/>
    <w:rsid w:val="00AE35CF"/>
    <w:rsid w:val="00AE4733"/>
    <w:rsid w:val="00AE4903"/>
    <w:rsid w:val="00AE537D"/>
    <w:rsid w:val="00AE5690"/>
    <w:rsid w:val="00AE5DDE"/>
    <w:rsid w:val="00AE632C"/>
    <w:rsid w:val="00AE6636"/>
    <w:rsid w:val="00AE670E"/>
    <w:rsid w:val="00AE71FD"/>
    <w:rsid w:val="00AE72AD"/>
    <w:rsid w:val="00AE7D2C"/>
    <w:rsid w:val="00AF295B"/>
    <w:rsid w:val="00AF32CB"/>
    <w:rsid w:val="00AF41C5"/>
    <w:rsid w:val="00AF4374"/>
    <w:rsid w:val="00AF4A51"/>
    <w:rsid w:val="00AF59AA"/>
    <w:rsid w:val="00AF65AC"/>
    <w:rsid w:val="00AF65D2"/>
    <w:rsid w:val="00AF7100"/>
    <w:rsid w:val="00AF7A0B"/>
    <w:rsid w:val="00AF7CE6"/>
    <w:rsid w:val="00B00CB4"/>
    <w:rsid w:val="00B017EC"/>
    <w:rsid w:val="00B026C5"/>
    <w:rsid w:val="00B027A1"/>
    <w:rsid w:val="00B02A04"/>
    <w:rsid w:val="00B036EB"/>
    <w:rsid w:val="00B0396B"/>
    <w:rsid w:val="00B03B8F"/>
    <w:rsid w:val="00B03FAC"/>
    <w:rsid w:val="00B07095"/>
    <w:rsid w:val="00B07A01"/>
    <w:rsid w:val="00B07B41"/>
    <w:rsid w:val="00B10E5A"/>
    <w:rsid w:val="00B12A9E"/>
    <w:rsid w:val="00B13D20"/>
    <w:rsid w:val="00B14493"/>
    <w:rsid w:val="00B171C1"/>
    <w:rsid w:val="00B22462"/>
    <w:rsid w:val="00B2261C"/>
    <w:rsid w:val="00B233A1"/>
    <w:rsid w:val="00B23929"/>
    <w:rsid w:val="00B2596C"/>
    <w:rsid w:val="00B27C09"/>
    <w:rsid w:val="00B30856"/>
    <w:rsid w:val="00B312C8"/>
    <w:rsid w:val="00B31649"/>
    <w:rsid w:val="00B3308A"/>
    <w:rsid w:val="00B33317"/>
    <w:rsid w:val="00B34D12"/>
    <w:rsid w:val="00B3509B"/>
    <w:rsid w:val="00B35A95"/>
    <w:rsid w:val="00B35B50"/>
    <w:rsid w:val="00B35BC1"/>
    <w:rsid w:val="00B371FC"/>
    <w:rsid w:val="00B37400"/>
    <w:rsid w:val="00B37741"/>
    <w:rsid w:val="00B401E3"/>
    <w:rsid w:val="00B40619"/>
    <w:rsid w:val="00B4150A"/>
    <w:rsid w:val="00B41607"/>
    <w:rsid w:val="00B41725"/>
    <w:rsid w:val="00B41966"/>
    <w:rsid w:val="00B42C4F"/>
    <w:rsid w:val="00B43B63"/>
    <w:rsid w:val="00B443AD"/>
    <w:rsid w:val="00B45A59"/>
    <w:rsid w:val="00B45F0A"/>
    <w:rsid w:val="00B475A7"/>
    <w:rsid w:val="00B5067B"/>
    <w:rsid w:val="00B5094D"/>
    <w:rsid w:val="00B50ADC"/>
    <w:rsid w:val="00B51182"/>
    <w:rsid w:val="00B51875"/>
    <w:rsid w:val="00B519F5"/>
    <w:rsid w:val="00B52A30"/>
    <w:rsid w:val="00B53471"/>
    <w:rsid w:val="00B539F6"/>
    <w:rsid w:val="00B57645"/>
    <w:rsid w:val="00B602EF"/>
    <w:rsid w:val="00B603CF"/>
    <w:rsid w:val="00B61890"/>
    <w:rsid w:val="00B61A2C"/>
    <w:rsid w:val="00B61C7A"/>
    <w:rsid w:val="00B621E7"/>
    <w:rsid w:val="00B62760"/>
    <w:rsid w:val="00B63361"/>
    <w:rsid w:val="00B658A3"/>
    <w:rsid w:val="00B67122"/>
    <w:rsid w:val="00B70094"/>
    <w:rsid w:val="00B711AA"/>
    <w:rsid w:val="00B71516"/>
    <w:rsid w:val="00B722C8"/>
    <w:rsid w:val="00B72979"/>
    <w:rsid w:val="00B75749"/>
    <w:rsid w:val="00B763B0"/>
    <w:rsid w:val="00B76766"/>
    <w:rsid w:val="00B77C6D"/>
    <w:rsid w:val="00B8219E"/>
    <w:rsid w:val="00B82BF6"/>
    <w:rsid w:val="00B8359E"/>
    <w:rsid w:val="00B83A00"/>
    <w:rsid w:val="00B8403C"/>
    <w:rsid w:val="00B90966"/>
    <w:rsid w:val="00B915EB"/>
    <w:rsid w:val="00B91DBE"/>
    <w:rsid w:val="00B92624"/>
    <w:rsid w:val="00B92D03"/>
    <w:rsid w:val="00B92F62"/>
    <w:rsid w:val="00B93448"/>
    <w:rsid w:val="00B93D4F"/>
    <w:rsid w:val="00B93F42"/>
    <w:rsid w:val="00B94485"/>
    <w:rsid w:val="00B94E1A"/>
    <w:rsid w:val="00B95276"/>
    <w:rsid w:val="00B957F3"/>
    <w:rsid w:val="00B95B4E"/>
    <w:rsid w:val="00B960AB"/>
    <w:rsid w:val="00B96B5F"/>
    <w:rsid w:val="00B9747D"/>
    <w:rsid w:val="00BA087F"/>
    <w:rsid w:val="00BA115F"/>
    <w:rsid w:val="00BA14DB"/>
    <w:rsid w:val="00BA29A9"/>
    <w:rsid w:val="00BB0268"/>
    <w:rsid w:val="00BB04B3"/>
    <w:rsid w:val="00BB093D"/>
    <w:rsid w:val="00BB0C8A"/>
    <w:rsid w:val="00BB14EA"/>
    <w:rsid w:val="00BB19B4"/>
    <w:rsid w:val="00BB227E"/>
    <w:rsid w:val="00BB33C3"/>
    <w:rsid w:val="00BB3E4C"/>
    <w:rsid w:val="00BB43DB"/>
    <w:rsid w:val="00BB5403"/>
    <w:rsid w:val="00BB6C6A"/>
    <w:rsid w:val="00BB7E4B"/>
    <w:rsid w:val="00BC13E1"/>
    <w:rsid w:val="00BC1834"/>
    <w:rsid w:val="00BC1FFF"/>
    <w:rsid w:val="00BC2EB4"/>
    <w:rsid w:val="00BC3CF8"/>
    <w:rsid w:val="00BC49EF"/>
    <w:rsid w:val="00BC59AA"/>
    <w:rsid w:val="00BC662F"/>
    <w:rsid w:val="00BC7562"/>
    <w:rsid w:val="00BD084B"/>
    <w:rsid w:val="00BD0FFF"/>
    <w:rsid w:val="00BD1429"/>
    <w:rsid w:val="00BD1A5C"/>
    <w:rsid w:val="00BD2219"/>
    <w:rsid w:val="00BD3A76"/>
    <w:rsid w:val="00BD4B42"/>
    <w:rsid w:val="00BD5822"/>
    <w:rsid w:val="00BD5C05"/>
    <w:rsid w:val="00BD6419"/>
    <w:rsid w:val="00BD75CD"/>
    <w:rsid w:val="00BE066E"/>
    <w:rsid w:val="00BE333C"/>
    <w:rsid w:val="00BE3906"/>
    <w:rsid w:val="00BE3C48"/>
    <w:rsid w:val="00BE56B6"/>
    <w:rsid w:val="00BE6971"/>
    <w:rsid w:val="00BE7763"/>
    <w:rsid w:val="00BE7A43"/>
    <w:rsid w:val="00BF0216"/>
    <w:rsid w:val="00BF15E3"/>
    <w:rsid w:val="00BF3652"/>
    <w:rsid w:val="00BF6B31"/>
    <w:rsid w:val="00BF7784"/>
    <w:rsid w:val="00C01297"/>
    <w:rsid w:val="00C022E6"/>
    <w:rsid w:val="00C03768"/>
    <w:rsid w:val="00C04267"/>
    <w:rsid w:val="00C04EFA"/>
    <w:rsid w:val="00C058E2"/>
    <w:rsid w:val="00C06EDA"/>
    <w:rsid w:val="00C077B7"/>
    <w:rsid w:val="00C10821"/>
    <w:rsid w:val="00C1093F"/>
    <w:rsid w:val="00C1177C"/>
    <w:rsid w:val="00C11D5E"/>
    <w:rsid w:val="00C123A6"/>
    <w:rsid w:val="00C12EC9"/>
    <w:rsid w:val="00C1410A"/>
    <w:rsid w:val="00C14670"/>
    <w:rsid w:val="00C151D0"/>
    <w:rsid w:val="00C15383"/>
    <w:rsid w:val="00C15901"/>
    <w:rsid w:val="00C17865"/>
    <w:rsid w:val="00C21527"/>
    <w:rsid w:val="00C21C06"/>
    <w:rsid w:val="00C22BBD"/>
    <w:rsid w:val="00C23050"/>
    <w:rsid w:val="00C241CB"/>
    <w:rsid w:val="00C244DC"/>
    <w:rsid w:val="00C24D0C"/>
    <w:rsid w:val="00C2556D"/>
    <w:rsid w:val="00C2686E"/>
    <w:rsid w:val="00C2796A"/>
    <w:rsid w:val="00C3081B"/>
    <w:rsid w:val="00C31163"/>
    <w:rsid w:val="00C329F0"/>
    <w:rsid w:val="00C32B16"/>
    <w:rsid w:val="00C336C9"/>
    <w:rsid w:val="00C33CDF"/>
    <w:rsid w:val="00C33E05"/>
    <w:rsid w:val="00C34D29"/>
    <w:rsid w:val="00C34F74"/>
    <w:rsid w:val="00C356A6"/>
    <w:rsid w:val="00C360FB"/>
    <w:rsid w:val="00C402EA"/>
    <w:rsid w:val="00C40573"/>
    <w:rsid w:val="00C40814"/>
    <w:rsid w:val="00C40964"/>
    <w:rsid w:val="00C41896"/>
    <w:rsid w:val="00C41BA0"/>
    <w:rsid w:val="00C42F0B"/>
    <w:rsid w:val="00C45301"/>
    <w:rsid w:val="00C457D3"/>
    <w:rsid w:val="00C45AC7"/>
    <w:rsid w:val="00C4799F"/>
    <w:rsid w:val="00C515BB"/>
    <w:rsid w:val="00C521DE"/>
    <w:rsid w:val="00C522C6"/>
    <w:rsid w:val="00C5239A"/>
    <w:rsid w:val="00C53038"/>
    <w:rsid w:val="00C531EF"/>
    <w:rsid w:val="00C53648"/>
    <w:rsid w:val="00C53861"/>
    <w:rsid w:val="00C53F9F"/>
    <w:rsid w:val="00C56CD9"/>
    <w:rsid w:val="00C57309"/>
    <w:rsid w:val="00C57DF5"/>
    <w:rsid w:val="00C60060"/>
    <w:rsid w:val="00C600B0"/>
    <w:rsid w:val="00C603F5"/>
    <w:rsid w:val="00C629AC"/>
    <w:rsid w:val="00C633E1"/>
    <w:rsid w:val="00C63538"/>
    <w:rsid w:val="00C63736"/>
    <w:rsid w:val="00C646CA"/>
    <w:rsid w:val="00C64D99"/>
    <w:rsid w:val="00C64FE4"/>
    <w:rsid w:val="00C65943"/>
    <w:rsid w:val="00C661F5"/>
    <w:rsid w:val="00C667EA"/>
    <w:rsid w:val="00C672E4"/>
    <w:rsid w:val="00C67AA5"/>
    <w:rsid w:val="00C70017"/>
    <w:rsid w:val="00C70110"/>
    <w:rsid w:val="00C70E61"/>
    <w:rsid w:val="00C74ECE"/>
    <w:rsid w:val="00C7520A"/>
    <w:rsid w:val="00C77D44"/>
    <w:rsid w:val="00C80E29"/>
    <w:rsid w:val="00C813B4"/>
    <w:rsid w:val="00C81C4E"/>
    <w:rsid w:val="00C81FD1"/>
    <w:rsid w:val="00C8313A"/>
    <w:rsid w:val="00C8317B"/>
    <w:rsid w:val="00C84380"/>
    <w:rsid w:val="00C9041A"/>
    <w:rsid w:val="00C919D0"/>
    <w:rsid w:val="00C91A4A"/>
    <w:rsid w:val="00C91A8C"/>
    <w:rsid w:val="00C91CE4"/>
    <w:rsid w:val="00C91E1D"/>
    <w:rsid w:val="00C9457F"/>
    <w:rsid w:val="00C94641"/>
    <w:rsid w:val="00C96398"/>
    <w:rsid w:val="00C97ABF"/>
    <w:rsid w:val="00CA0581"/>
    <w:rsid w:val="00CA0605"/>
    <w:rsid w:val="00CA1463"/>
    <w:rsid w:val="00CA2249"/>
    <w:rsid w:val="00CA395B"/>
    <w:rsid w:val="00CA39B0"/>
    <w:rsid w:val="00CA3F87"/>
    <w:rsid w:val="00CA3F97"/>
    <w:rsid w:val="00CA6CBB"/>
    <w:rsid w:val="00CA72A5"/>
    <w:rsid w:val="00CA7F1E"/>
    <w:rsid w:val="00CB0F29"/>
    <w:rsid w:val="00CB2D95"/>
    <w:rsid w:val="00CB45CA"/>
    <w:rsid w:val="00CB594E"/>
    <w:rsid w:val="00CB5E5F"/>
    <w:rsid w:val="00CB662A"/>
    <w:rsid w:val="00CB6665"/>
    <w:rsid w:val="00CB67B8"/>
    <w:rsid w:val="00CB6C91"/>
    <w:rsid w:val="00CC08D7"/>
    <w:rsid w:val="00CC08F7"/>
    <w:rsid w:val="00CC0E08"/>
    <w:rsid w:val="00CC1CCB"/>
    <w:rsid w:val="00CC2035"/>
    <w:rsid w:val="00CC23B3"/>
    <w:rsid w:val="00CC404B"/>
    <w:rsid w:val="00CC5034"/>
    <w:rsid w:val="00CC72A1"/>
    <w:rsid w:val="00CC7398"/>
    <w:rsid w:val="00CD1377"/>
    <w:rsid w:val="00CD42E9"/>
    <w:rsid w:val="00CD463C"/>
    <w:rsid w:val="00CD46EC"/>
    <w:rsid w:val="00CD5463"/>
    <w:rsid w:val="00CD55EF"/>
    <w:rsid w:val="00CE0B3D"/>
    <w:rsid w:val="00CE11C7"/>
    <w:rsid w:val="00CE141C"/>
    <w:rsid w:val="00CE1612"/>
    <w:rsid w:val="00CE18B5"/>
    <w:rsid w:val="00CE307E"/>
    <w:rsid w:val="00CE3AA9"/>
    <w:rsid w:val="00CE4B93"/>
    <w:rsid w:val="00CE4F20"/>
    <w:rsid w:val="00CE55C6"/>
    <w:rsid w:val="00CE7542"/>
    <w:rsid w:val="00CF3696"/>
    <w:rsid w:val="00CF48F4"/>
    <w:rsid w:val="00CF5BD2"/>
    <w:rsid w:val="00CF70A0"/>
    <w:rsid w:val="00CF7243"/>
    <w:rsid w:val="00CF7932"/>
    <w:rsid w:val="00CF7EC0"/>
    <w:rsid w:val="00D00163"/>
    <w:rsid w:val="00D01416"/>
    <w:rsid w:val="00D01AD0"/>
    <w:rsid w:val="00D01D3D"/>
    <w:rsid w:val="00D022AF"/>
    <w:rsid w:val="00D02FE8"/>
    <w:rsid w:val="00D05F72"/>
    <w:rsid w:val="00D062F5"/>
    <w:rsid w:val="00D06D99"/>
    <w:rsid w:val="00D06E38"/>
    <w:rsid w:val="00D104D2"/>
    <w:rsid w:val="00D129CB"/>
    <w:rsid w:val="00D12BD9"/>
    <w:rsid w:val="00D13801"/>
    <w:rsid w:val="00D13A4C"/>
    <w:rsid w:val="00D140E7"/>
    <w:rsid w:val="00D14B5A"/>
    <w:rsid w:val="00D14C84"/>
    <w:rsid w:val="00D14F98"/>
    <w:rsid w:val="00D16B6E"/>
    <w:rsid w:val="00D16BB0"/>
    <w:rsid w:val="00D17C17"/>
    <w:rsid w:val="00D17EA6"/>
    <w:rsid w:val="00D201D7"/>
    <w:rsid w:val="00D21716"/>
    <w:rsid w:val="00D217AF"/>
    <w:rsid w:val="00D21CF2"/>
    <w:rsid w:val="00D233EC"/>
    <w:rsid w:val="00D23812"/>
    <w:rsid w:val="00D24D69"/>
    <w:rsid w:val="00D2586C"/>
    <w:rsid w:val="00D25E7A"/>
    <w:rsid w:val="00D2671A"/>
    <w:rsid w:val="00D277F6"/>
    <w:rsid w:val="00D27862"/>
    <w:rsid w:val="00D3192D"/>
    <w:rsid w:val="00D33D16"/>
    <w:rsid w:val="00D34AF2"/>
    <w:rsid w:val="00D34B23"/>
    <w:rsid w:val="00D351C4"/>
    <w:rsid w:val="00D35319"/>
    <w:rsid w:val="00D3535F"/>
    <w:rsid w:val="00D353E4"/>
    <w:rsid w:val="00D449D2"/>
    <w:rsid w:val="00D450ED"/>
    <w:rsid w:val="00D46877"/>
    <w:rsid w:val="00D46A4E"/>
    <w:rsid w:val="00D46E05"/>
    <w:rsid w:val="00D5006F"/>
    <w:rsid w:val="00D512E7"/>
    <w:rsid w:val="00D5169B"/>
    <w:rsid w:val="00D530DE"/>
    <w:rsid w:val="00D534EA"/>
    <w:rsid w:val="00D5360C"/>
    <w:rsid w:val="00D539CF"/>
    <w:rsid w:val="00D542C1"/>
    <w:rsid w:val="00D57093"/>
    <w:rsid w:val="00D60A3D"/>
    <w:rsid w:val="00D60B72"/>
    <w:rsid w:val="00D617A7"/>
    <w:rsid w:val="00D6351B"/>
    <w:rsid w:val="00D64582"/>
    <w:rsid w:val="00D64673"/>
    <w:rsid w:val="00D648C9"/>
    <w:rsid w:val="00D668EF"/>
    <w:rsid w:val="00D67DB6"/>
    <w:rsid w:val="00D71653"/>
    <w:rsid w:val="00D725F8"/>
    <w:rsid w:val="00D73D42"/>
    <w:rsid w:val="00D75691"/>
    <w:rsid w:val="00D765A9"/>
    <w:rsid w:val="00D765CD"/>
    <w:rsid w:val="00D77209"/>
    <w:rsid w:val="00D8314A"/>
    <w:rsid w:val="00D8341D"/>
    <w:rsid w:val="00D83AEC"/>
    <w:rsid w:val="00D844A8"/>
    <w:rsid w:val="00D85B63"/>
    <w:rsid w:val="00D86A61"/>
    <w:rsid w:val="00D86E21"/>
    <w:rsid w:val="00D906B7"/>
    <w:rsid w:val="00D95C41"/>
    <w:rsid w:val="00D9704C"/>
    <w:rsid w:val="00D97470"/>
    <w:rsid w:val="00D97B14"/>
    <w:rsid w:val="00DA031E"/>
    <w:rsid w:val="00DA07CD"/>
    <w:rsid w:val="00DA0AAD"/>
    <w:rsid w:val="00DA2D1F"/>
    <w:rsid w:val="00DA2DF6"/>
    <w:rsid w:val="00DA4280"/>
    <w:rsid w:val="00DA42F7"/>
    <w:rsid w:val="00DA495A"/>
    <w:rsid w:val="00DA4C66"/>
    <w:rsid w:val="00DA57C9"/>
    <w:rsid w:val="00DA5D5D"/>
    <w:rsid w:val="00DA613F"/>
    <w:rsid w:val="00DA655D"/>
    <w:rsid w:val="00DA7002"/>
    <w:rsid w:val="00DA789F"/>
    <w:rsid w:val="00DA7AC7"/>
    <w:rsid w:val="00DA7AF2"/>
    <w:rsid w:val="00DA7E3E"/>
    <w:rsid w:val="00DA7F45"/>
    <w:rsid w:val="00DB11DB"/>
    <w:rsid w:val="00DB2173"/>
    <w:rsid w:val="00DB2195"/>
    <w:rsid w:val="00DB2FD2"/>
    <w:rsid w:val="00DB37A1"/>
    <w:rsid w:val="00DB3CD7"/>
    <w:rsid w:val="00DB41DD"/>
    <w:rsid w:val="00DB4432"/>
    <w:rsid w:val="00DB688C"/>
    <w:rsid w:val="00DB6D7D"/>
    <w:rsid w:val="00DB70E8"/>
    <w:rsid w:val="00DB74A2"/>
    <w:rsid w:val="00DB7D18"/>
    <w:rsid w:val="00DC01FA"/>
    <w:rsid w:val="00DC2421"/>
    <w:rsid w:val="00DC2946"/>
    <w:rsid w:val="00DC39DD"/>
    <w:rsid w:val="00DC3F9D"/>
    <w:rsid w:val="00DC6842"/>
    <w:rsid w:val="00DC72C2"/>
    <w:rsid w:val="00DD05E4"/>
    <w:rsid w:val="00DD08FF"/>
    <w:rsid w:val="00DD0D09"/>
    <w:rsid w:val="00DD12C9"/>
    <w:rsid w:val="00DD1B34"/>
    <w:rsid w:val="00DD2514"/>
    <w:rsid w:val="00DD2990"/>
    <w:rsid w:val="00DD49BD"/>
    <w:rsid w:val="00DD4B4D"/>
    <w:rsid w:val="00DD5910"/>
    <w:rsid w:val="00DD6AD4"/>
    <w:rsid w:val="00DE122F"/>
    <w:rsid w:val="00DE123C"/>
    <w:rsid w:val="00DE1D00"/>
    <w:rsid w:val="00DE326E"/>
    <w:rsid w:val="00DE382B"/>
    <w:rsid w:val="00DE4177"/>
    <w:rsid w:val="00DE6C6F"/>
    <w:rsid w:val="00DE71A7"/>
    <w:rsid w:val="00DF03A8"/>
    <w:rsid w:val="00DF1458"/>
    <w:rsid w:val="00DF1B39"/>
    <w:rsid w:val="00DF2ED0"/>
    <w:rsid w:val="00DF321B"/>
    <w:rsid w:val="00DF42CE"/>
    <w:rsid w:val="00DF446B"/>
    <w:rsid w:val="00DF48F8"/>
    <w:rsid w:val="00DF51FE"/>
    <w:rsid w:val="00DF5AC0"/>
    <w:rsid w:val="00DF6A4C"/>
    <w:rsid w:val="00DF6AD9"/>
    <w:rsid w:val="00DF776A"/>
    <w:rsid w:val="00DF7A24"/>
    <w:rsid w:val="00DF7C0F"/>
    <w:rsid w:val="00E000DF"/>
    <w:rsid w:val="00E009E3"/>
    <w:rsid w:val="00E00CB7"/>
    <w:rsid w:val="00E017F5"/>
    <w:rsid w:val="00E032D3"/>
    <w:rsid w:val="00E03F71"/>
    <w:rsid w:val="00E04782"/>
    <w:rsid w:val="00E0587F"/>
    <w:rsid w:val="00E0607A"/>
    <w:rsid w:val="00E06E72"/>
    <w:rsid w:val="00E0711C"/>
    <w:rsid w:val="00E07543"/>
    <w:rsid w:val="00E1038D"/>
    <w:rsid w:val="00E10648"/>
    <w:rsid w:val="00E10AD2"/>
    <w:rsid w:val="00E12B9F"/>
    <w:rsid w:val="00E14D4C"/>
    <w:rsid w:val="00E15EC4"/>
    <w:rsid w:val="00E163B8"/>
    <w:rsid w:val="00E168CF"/>
    <w:rsid w:val="00E172F0"/>
    <w:rsid w:val="00E17845"/>
    <w:rsid w:val="00E20558"/>
    <w:rsid w:val="00E21395"/>
    <w:rsid w:val="00E22BA0"/>
    <w:rsid w:val="00E22C6C"/>
    <w:rsid w:val="00E23953"/>
    <w:rsid w:val="00E23F55"/>
    <w:rsid w:val="00E24218"/>
    <w:rsid w:val="00E24B86"/>
    <w:rsid w:val="00E25C3D"/>
    <w:rsid w:val="00E26ECF"/>
    <w:rsid w:val="00E2747A"/>
    <w:rsid w:val="00E27510"/>
    <w:rsid w:val="00E304D4"/>
    <w:rsid w:val="00E307C4"/>
    <w:rsid w:val="00E31142"/>
    <w:rsid w:val="00E31708"/>
    <w:rsid w:val="00E36931"/>
    <w:rsid w:val="00E36954"/>
    <w:rsid w:val="00E37611"/>
    <w:rsid w:val="00E409CE"/>
    <w:rsid w:val="00E430D8"/>
    <w:rsid w:val="00E43B20"/>
    <w:rsid w:val="00E4415C"/>
    <w:rsid w:val="00E44E8C"/>
    <w:rsid w:val="00E45938"/>
    <w:rsid w:val="00E46597"/>
    <w:rsid w:val="00E469ED"/>
    <w:rsid w:val="00E46C88"/>
    <w:rsid w:val="00E47C9B"/>
    <w:rsid w:val="00E50887"/>
    <w:rsid w:val="00E514DB"/>
    <w:rsid w:val="00E51BC5"/>
    <w:rsid w:val="00E51CBF"/>
    <w:rsid w:val="00E52AD8"/>
    <w:rsid w:val="00E538DA"/>
    <w:rsid w:val="00E545BF"/>
    <w:rsid w:val="00E54B91"/>
    <w:rsid w:val="00E55E7F"/>
    <w:rsid w:val="00E55E92"/>
    <w:rsid w:val="00E55F3F"/>
    <w:rsid w:val="00E57067"/>
    <w:rsid w:val="00E576F5"/>
    <w:rsid w:val="00E57E6F"/>
    <w:rsid w:val="00E60E42"/>
    <w:rsid w:val="00E6129A"/>
    <w:rsid w:val="00E62345"/>
    <w:rsid w:val="00E638E5"/>
    <w:rsid w:val="00E6467E"/>
    <w:rsid w:val="00E650A8"/>
    <w:rsid w:val="00E6667D"/>
    <w:rsid w:val="00E67B35"/>
    <w:rsid w:val="00E67D38"/>
    <w:rsid w:val="00E706EA"/>
    <w:rsid w:val="00E708CF"/>
    <w:rsid w:val="00E70B5E"/>
    <w:rsid w:val="00E70BB0"/>
    <w:rsid w:val="00E71C38"/>
    <w:rsid w:val="00E71E5C"/>
    <w:rsid w:val="00E72AB4"/>
    <w:rsid w:val="00E73D77"/>
    <w:rsid w:val="00E750A9"/>
    <w:rsid w:val="00E763A1"/>
    <w:rsid w:val="00E77919"/>
    <w:rsid w:val="00E801B4"/>
    <w:rsid w:val="00E815F5"/>
    <w:rsid w:val="00E82602"/>
    <w:rsid w:val="00E8277A"/>
    <w:rsid w:val="00E830F3"/>
    <w:rsid w:val="00E83E98"/>
    <w:rsid w:val="00E84FF0"/>
    <w:rsid w:val="00E87A50"/>
    <w:rsid w:val="00E87C8E"/>
    <w:rsid w:val="00E9152D"/>
    <w:rsid w:val="00E92B1C"/>
    <w:rsid w:val="00E9306B"/>
    <w:rsid w:val="00E94138"/>
    <w:rsid w:val="00E955AD"/>
    <w:rsid w:val="00EA056D"/>
    <w:rsid w:val="00EA0DB0"/>
    <w:rsid w:val="00EA1DB0"/>
    <w:rsid w:val="00EA2677"/>
    <w:rsid w:val="00EA2C98"/>
    <w:rsid w:val="00EA39DE"/>
    <w:rsid w:val="00EA4C37"/>
    <w:rsid w:val="00EA611E"/>
    <w:rsid w:val="00EA6249"/>
    <w:rsid w:val="00EA7689"/>
    <w:rsid w:val="00EA789A"/>
    <w:rsid w:val="00EB04BA"/>
    <w:rsid w:val="00EB2028"/>
    <w:rsid w:val="00EB315F"/>
    <w:rsid w:val="00EB3D12"/>
    <w:rsid w:val="00EB3D55"/>
    <w:rsid w:val="00EB42FB"/>
    <w:rsid w:val="00EB48AB"/>
    <w:rsid w:val="00EB580B"/>
    <w:rsid w:val="00EB5CC1"/>
    <w:rsid w:val="00EB6C11"/>
    <w:rsid w:val="00EC0245"/>
    <w:rsid w:val="00EC0945"/>
    <w:rsid w:val="00EC10C6"/>
    <w:rsid w:val="00EC210C"/>
    <w:rsid w:val="00EC256B"/>
    <w:rsid w:val="00EC3095"/>
    <w:rsid w:val="00EC363A"/>
    <w:rsid w:val="00EC36A2"/>
    <w:rsid w:val="00EC522F"/>
    <w:rsid w:val="00EC541B"/>
    <w:rsid w:val="00EC78E6"/>
    <w:rsid w:val="00ED0657"/>
    <w:rsid w:val="00ED0B43"/>
    <w:rsid w:val="00ED0D9B"/>
    <w:rsid w:val="00ED1579"/>
    <w:rsid w:val="00ED2229"/>
    <w:rsid w:val="00ED2C5C"/>
    <w:rsid w:val="00ED3430"/>
    <w:rsid w:val="00ED384C"/>
    <w:rsid w:val="00ED5EFE"/>
    <w:rsid w:val="00ED622B"/>
    <w:rsid w:val="00ED7F50"/>
    <w:rsid w:val="00EE07A5"/>
    <w:rsid w:val="00EE0F05"/>
    <w:rsid w:val="00EE145D"/>
    <w:rsid w:val="00EE1BEF"/>
    <w:rsid w:val="00EE36AF"/>
    <w:rsid w:val="00EE4475"/>
    <w:rsid w:val="00EE5F1D"/>
    <w:rsid w:val="00EE60E6"/>
    <w:rsid w:val="00EE6B36"/>
    <w:rsid w:val="00EE775F"/>
    <w:rsid w:val="00EF1454"/>
    <w:rsid w:val="00EF1A58"/>
    <w:rsid w:val="00EF4272"/>
    <w:rsid w:val="00EF5287"/>
    <w:rsid w:val="00EF56C0"/>
    <w:rsid w:val="00EF5A33"/>
    <w:rsid w:val="00EF5B23"/>
    <w:rsid w:val="00EF7308"/>
    <w:rsid w:val="00F0081F"/>
    <w:rsid w:val="00F01696"/>
    <w:rsid w:val="00F02C49"/>
    <w:rsid w:val="00F03603"/>
    <w:rsid w:val="00F039D9"/>
    <w:rsid w:val="00F03CDE"/>
    <w:rsid w:val="00F04EDD"/>
    <w:rsid w:val="00F0521A"/>
    <w:rsid w:val="00F05699"/>
    <w:rsid w:val="00F06173"/>
    <w:rsid w:val="00F06A9F"/>
    <w:rsid w:val="00F06F2D"/>
    <w:rsid w:val="00F079BC"/>
    <w:rsid w:val="00F106CB"/>
    <w:rsid w:val="00F10932"/>
    <w:rsid w:val="00F13711"/>
    <w:rsid w:val="00F155F1"/>
    <w:rsid w:val="00F15DC5"/>
    <w:rsid w:val="00F1699F"/>
    <w:rsid w:val="00F16EA1"/>
    <w:rsid w:val="00F172EE"/>
    <w:rsid w:val="00F17F17"/>
    <w:rsid w:val="00F17F2A"/>
    <w:rsid w:val="00F22B22"/>
    <w:rsid w:val="00F22B61"/>
    <w:rsid w:val="00F241B5"/>
    <w:rsid w:val="00F24222"/>
    <w:rsid w:val="00F26B02"/>
    <w:rsid w:val="00F31615"/>
    <w:rsid w:val="00F32622"/>
    <w:rsid w:val="00F3411E"/>
    <w:rsid w:val="00F34D57"/>
    <w:rsid w:val="00F34D77"/>
    <w:rsid w:val="00F351ED"/>
    <w:rsid w:val="00F3556A"/>
    <w:rsid w:val="00F35AE6"/>
    <w:rsid w:val="00F35AFB"/>
    <w:rsid w:val="00F37EA5"/>
    <w:rsid w:val="00F405EC"/>
    <w:rsid w:val="00F409E3"/>
    <w:rsid w:val="00F40EE3"/>
    <w:rsid w:val="00F419DB"/>
    <w:rsid w:val="00F41CAA"/>
    <w:rsid w:val="00F41ED1"/>
    <w:rsid w:val="00F428FB"/>
    <w:rsid w:val="00F42CA2"/>
    <w:rsid w:val="00F42EE7"/>
    <w:rsid w:val="00F442A2"/>
    <w:rsid w:val="00F44D09"/>
    <w:rsid w:val="00F44F61"/>
    <w:rsid w:val="00F455C8"/>
    <w:rsid w:val="00F459BA"/>
    <w:rsid w:val="00F45F60"/>
    <w:rsid w:val="00F4799F"/>
    <w:rsid w:val="00F5048E"/>
    <w:rsid w:val="00F50C27"/>
    <w:rsid w:val="00F52248"/>
    <w:rsid w:val="00F52CFF"/>
    <w:rsid w:val="00F53606"/>
    <w:rsid w:val="00F53B49"/>
    <w:rsid w:val="00F573B1"/>
    <w:rsid w:val="00F57890"/>
    <w:rsid w:val="00F60D08"/>
    <w:rsid w:val="00F61041"/>
    <w:rsid w:val="00F6166C"/>
    <w:rsid w:val="00F649CD"/>
    <w:rsid w:val="00F65A85"/>
    <w:rsid w:val="00F664E3"/>
    <w:rsid w:val="00F66E53"/>
    <w:rsid w:val="00F702D8"/>
    <w:rsid w:val="00F711E6"/>
    <w:rsid w:val="00F7122A"/>
    <w:rsid w:val="00F71EDC"/>
    <w:rsid w:val="00F73AE7"/>
    <w:rsid w:val="00F73CA1"/>
    <w:rsid w:val="00F7494F"/>
    <w:rsid w:val="00F74A8C"/>
    <w:rsid w:val="00F76F56"/>
    <w:rsid w:val="00F774E9"/>
    <w:rsid w:val="00F77846"/>
    <w:rsid w:val="00F81ED9"/>
    <w:rsid w:val="00F8233E"/>
    <w:rsid w:val="00F823D2"/>
    <w:rsid w:val="00F825DE"/>
    <w:rsid w:val="00F82773"/>
    <w:rsid w:val="00F82EFB"/>
    <w:rsid w:val="00F83577"/>
    <w:rsid w:val="00F855B4"/>
    <w:rsid w:val="00F87FCC"/>
    <w:rsid w:val="00F9023A"/>
    <w:rsid w:val="00F908AF"/>
    <w:rsid w:val="00F90F81"/>
    <w:rsid w:val="00F911C5"/>
    <w:rsid w:val="00F911F6"/>
    <w:rsid w:val="00F919CB"/>
    <w:rsid w:val="00F91DA5"/>
    <w:rsid w:val="00F922F7"/>
    <w:rsid w:val="00F926EA"/>
    <w:rsid w:val="00F92BCE"/>
    <w:rsid w:val="00F939E8"/>
    <w:rsid w:val="00F93B93"/>
    <w:rsid w:val="00F93C91"/>
    <w:rsid w:val="00F94429"/>
    <w:rsid w:val="00F9442B"/>
    <w:rsid w:val="00F94951"/>
    <w:rsid w:val="00F94D27"/>
    <w:rsid w:val="00F95424"/>
    <w:rsid w:val="00F95587"/>
    <w:rsid w:val="00F96444"/>
    <w:rsid w:val="00F96496"/>
    <w:rsid w:val="00F9683B"/>
    <w:rsid w:val="00FA0F67"/>
    <w:rsid w:val="00FA1822"/>
    <w:rsid w:val="00FA20F5"/>
    <w:rsid w:val="00FA48A8"/>
    <w:rsid w:val="00FA5AB7"/>
    <w:rsid w:val="00FA613E"/>
    <w:rsid w:val="00FA647C"/>
    <w:rsid w:val="00FA692E"/>
    <w:rsid w:val="00FA765A"/>
    <w:rsid w:val="00FB0ECC"/>
    <w:rsid w:val="00FB14A0"/>
    <w:rsid w:val="00FB1D89"/>
    <w:rsid w:val="00FB2FDA"/>
    <w:rsid w:val="00FB326A"/>
    <w:rsid w:val="00FB5895"/>
    <w:rsid w:val="00FB6D94"/>
    <w:rsid w:val="00FC0207"/>
    <w:rsid w:val="00FC02CD"/>
    <w:rsid w:val="00FC260F"/>
    <w:rsid w:val="00FC2749"/>
    <w:rsid w:val="00FC3322"/>
    <w:rsid w:val="00FC3A31"/>
    <w:rsid w:val="00FC59BC"/>
    <w:rsid w:val="00FC5EE2"/>
    <w:rsid w:val="00FC6739"/>
    <w:rsid w:val="00FC6FA2"/>
    <w:rsid w:val="00FD1BAF"/>
    <w:rsid w:val="00FD27EF"/>
    <w:rsid w:val="00FD3E48"/>
    <w:rsid w:val="00FD3FB8"/>
    <w:rsid w:val="00FD46CD"/>
    <w:rsid w:val="00FD599E"/>
    <w:rsid w:val="00FD6194"/>
    <w:rsid w:val="00FD629C"/>
    <w:rsid w:val="00FD6754"/>
    <w:rsid w:val="00FD6E99"/>
    <w:rsid w:val="00FE0063"/>
    <w:rsid w:val="00FE10E0"/>
    <w:rsid w:val="00FE173F"/>
    <w:rsid w:val="00FE35FA"/>
    <w:rsid w:val="00FE369B"/>
    <w:rsid w:val="00FE3EA1"/>
    <w:rsid w:val="00FE44A9"/>
    <w:rsid w:val="00FE6F27"/>
    <w:rsid w:val="00FE7CA6"/>
    <w:rsid w:val="00FF0C25"/>
    <w:rsid w:val="00FF0F8F"/>
    <w:rsid w:val="00FF23D4"/>
    <w:rsid w:val="00FF28C0"/>
    <w:rsid w:val="00FF432C"/>
    <w:rsid w:val="00FF633E"/>
    <w:rsid w:val="00FF63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BB3B76"/>
  <w15:chartTrackingRefBased/>
  <w15:docId w15:val="{70B196C3-727B-410B-94B0-123DF62BF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8453F"/>
    <w:rPr>
      <w:sz w:val="24"/>
      <w:szCs w:val="24"/>
      <w:lang w:val="en-AU"/>
    </w:rPr>
  </w:style>
  <w:style w:type="paragraph" w:styleId="Heading1">
    <w:name w:val="heading 1"/>
    <w:basedOn w:val="Normal"/>
    <w:next w:val="Normal"/>
    <w:qFormat/>
    <w:pPr>
      <w:keepNext/>
      <w:outlineLvl w:val="0"/>
    </w:pPr>
    <w:rPr>
      <w:b/>
      <w:color w:val="000000"/>
      <w:sz w:val="28"/>
    </w:rPr>
  </w:style>
  <w:style w:type="paragraph" w:styleId="Heading2">
    <w:name w:val="heading 2"/>
    <w:basedOn w:val="Normal"/>
    <w:next w:val="Normal"/>
    <w:qFormat/>
    <w:pPr>
      <w:keepNext/>
      <w:outlineLvl w:val="1"/>
    </w:pPr>
    <w:rPr>
      <w:color w:val="0000FF"/>
      <w:szCs w:val="20"/>
      <w:lang w:val="en-US"/>
    </w:rPr>
  </w:style>
  <w:style w:type="paragraph" w:styleId="Heading3">
    <w:name w:val="heading 3"/>
    <w:basedOn w:val="Normal"/>
    <w:next w:val="Normal"/>
    <w:qFormat/>
    <w:pPr>
      <w:keepNext/>
      <w:tabs>
        <w:tab w:val="left" w:pos="4110"/>
      </w:tabs>
      <w:outlineLvl w:val="2"/>
    </w:pPr>
    <w:rPr>
      <w:b/>
      <w:sz w:val="34"/>
    </w:rPr>
  </w:style>
  <w:style w:type="paragraph" w:styleId="Heading4">
    <w:name w:val="heading 4"/>
    <w:basedOn w:val="Normal"/>
    <w:next w:val="Normal"/>
    <w:qFormat/>
    <w:pPr>
      <w:keepNext/>
      <w:pBdr>
        <w:bottom w:val="single" w:sz="4" w:space="1" w:color="auto"/>
      </w:pBdr>
      <w:outlineLvl w:val="3"/>
    </w:pPr>
    <w:rPr>
      <w:b/>
      <w:bCs/>
      <w:color w:val="000000"/>
    </w:rPr>
  </w:style>
  <w:style w:type="paragraph" w:styleId="Heading5">
    <w:name w:val="heading 5"/>
    <w:basedOn w:val="Normal"/>
    <w:next w:val="Normal"/>
    <w:qFormat/>
    <w:pPr>
      <w:keepNext/>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pPr>
      <w:autoSpaceDE w:val="0"/>
      <w:autoSpaceDN w:val="0"/>
      <w:ind w:left="57" w:right="57"/>
      <w:jc w:val="center"/>
    </w:pPr>
    <w:rPr>
      <w:rFonts w:ascii="Arial" w:hAnsi="Arial" w:cs="Arial"/>
      <w:b/>
      <w:bCs/>
      <w:sz w:val="20"/>
      <w:lang w:val="en-GB"/>
    </w:rPr>
  </w:style>
  <w:style w:type="character" w:styleId="CommentReference">
    <w:name w:val="annotation reference"/>
    <w:semiHidden/>
    <w:rPr>
      <w:sz w:val="16"/>
      <w:szCs w:val="16"/>
    </w:rPr>
  </w:style>
  <w:style w:type="paragraph" w:styleId="CommentText">
    <w:name w:val="annotation text"/>
    <w:basedOn w:val="Normal"/>
    <w:link w:val="CommentTextChar"/>
    <w:semiHidden/>
    <w:pPr>
      <w:autoSpaceDE w:val="0"/>
      <w:autoSpaceDN w:val="0"/>
    </w:pPr>
    <w:rPr>
      <w:rFonts w:ascii="Arial" w:hAnsi="Arial" w:cs="Arial"/>
      <w:sz w:val="20"/>
      <w:szCs w:val="20"/>
      <w:lang w:val="en-GB"/>
    </w:rPr>
  </w:style>
  <w:style w:type="character" w:customStyle="1" w:styleId="a2">
    <w:name w:val="a2"/>
    <w:basedOn w:val="DefaultParagraphFont"/>
  </w:style>
  <w:style w:type="character" w:styleId="Hyperlink">
    <w:name w:val="Hyperlink"/>
    <w:rPr>
      <w:color w:val="0000FF"/>
      <w:u w:val="single"/>
    </w:rPr>
  </w:style>
  <w:style w:type="paragraph" w:styleId="Header">
    <w:name w:val="header"/>
    <w:basedOn w:val="Normal"/>
    <w:link w:val="HeaderChar"/>
    <w:uiPriority w:val="99"/>
    <w:pPr>
      <w:tabs>
        <w:tab w:val="center" w:pos="4153"/>
        <w:tab w:val="right" w:pos="8306"/>
      </w:tabs>
    </w:pPr>
    <w:rPr>
      <w:sz w:val="20"/>
      <w:szCs w:val="20"/>
      <w:lang w:val="en-US"/>
    </w:rPr>
  </w:style>
  <w:style w:type="paragraph" w:styleId="BodyTextIndent">
    <w:name w:val="Body Text Indent"/>
    <w:basedOn w:val="Normal"/>
    <w:rPr>
      <w:rFonts w:ascii="Arial" w:hAnsi="Arial"/>
      <w:b/>
      <w:sz w:val="22"/>
      <w:szCs w:val="20"/>
      <w:lang w:val="en-US"/>
    </w:rPr>
  </w:style>
  <w:style w:type="paragraph" w:styleId="BodyTextIndent2">
    <w:name w:val="Body Text Indent 2"/>
    <w:basedOn w:val="Normal"/>
    <w:pPr>
      <w:ind w:left="720" w:hanging="720"/>
      <w:jc w:val="both"/>
    </w:pPr>
    <w:rPr>
      <w:bCs/>
      <w:color w:val="000000"/>
    </w:rPr>
  </w:style>
  <w:style w:type="paragraph" w:styleId="Footer">
    <w:name w:val="footer"/>
    <w:basedOn w:val="Normal"/>
    <w:link w:val="FooterChar"/>
    <w:uiPriority w:val="99"/>
    <w:pPr>
      <w:tabs>
        <w:tab w:val="center" w:pos="4153"/>
        <w:tab w:val="right" w:pos="8306"/>
      </w:tabs>
    </w:pPr>
  </w:style>
  <w:style w:type="paragraph" w:styleId="BodyTextIndent3">
    <w:name w:val="Body Text Indent 3"/>
    <w:basedOn w:val="Normal"/>
    <w:pPr>
      <w:ind w:left="720"/>
      <w:jc w:val="both"/>
    </w:pPr>
    <w:rPr>
      <w:b/>
      <w:color w:val="000000"/>
    </w:rPr>
  </w:style>
  <w:style w:type="paragraph" w:styleId="BodyText">
    <w:name w:val="Body Text"/>
    <w:basedOn w:val="Normal"/>
    <w:pPr>
      <w:tabs>
        <w:tab w:val="left" w:pos="-1440"/>
        <w:tab w:val="left" w:pos="-720"/>
        <w:tab w:val="left" w:pos="1"/>
        <w:tab w:val="left" w:pos="720"/>
        <w:tab w:val="left" w:pos="1440"/>
        <w:tab w:val="left" w:pos="2160"/>
        <w:tab w:val="left" w:pos="2880"/>
        <w:tab w:val="left" w:pos="3600"/>
        <w:tab w:val="left" w:pos="4341"/>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pPr>
  </w:style>
  <w:style w:type="paragraph" w:styleId="BalloonText">
    <w:name w:val="Balloon Text"/>
    <w:basedOn w:val="Normal"/>
    <w:semiHidden/>
    <w:rsid w:val="005174D0"/>
    <w:rPr>
      <w:rFonts w:ascii="Tahoma" w:hAnsi="Tahoma" w:cs="Tahoma"/>
      <w:sz w:val="16"/>
      <w:szCs w:val="16"/>
    </w:rPr>
  </w:style>
  <w:style w:type="table" w:styleId="TableGrid">
    <w:name w:val="Table Grid"/>
    <w:basedOn w:val="TableNormal"/>
    <w:rsid w:val="002B43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DE1D00"/>
    <w:pPr>
      <w:spacing w:before="100" w:beforeAutospacing="1" w:after="100" w:afterAutospacing="1"/>
    </w:pPr>
    <w:rPr>
      <w:lang w:val="en-US"/>
    </w:rPr>
  </w:style>
  <w:style w:type="character" w:styleId="FollowedHyperlink">
    <w:name w:val="FollowedHyperlink"/>
    <w:rsid w:val="00824F8C"/>
    <w:rPr>
      <w:color w:val="800080"/>
      <w:u w:val="single"/>
    </w:rPr>
  </w:style>
  <w:style w:type="paragraph" w:customStyle="1" w:styleId="1AutoList7">
    <w:name w:val="1AutoList7"/>
    <w:rsid w:val="00BC1FFF"/>
    <w:pPr>
      <w:widowControl w:val="0"/>
      <w:tabs>
        <w:tab w:val="left" w:pos="720"/>
      </w:tabs>
      <w:autoSpaceDE w:val="0"/>
      <w:autoSpaceDN w:val="0"/>
      <w:ind w:left="720" w:hanging="720"/>
      <w:jc w:val="both"/>
    </w:pPr>
    <w:rPr>
      <w:sz w:val="24"/>
      <w:szCs w:val="24"/>
      <w:lang w:val="en-AU"/>
    </w:rPr>
  </w:style>
  <w:style w:type="character" w:styleId="PageNumber">
    <w:name w:val="page number"/>
    <w:basedOn w:val="DefaultParagraphFont"/>
    <w:rsid w:val="00770C63"/>
  </w:style>
  <w:style w:type="character" w:customStyle="1" w:styleId="HeaderChar">
    <w:name w:val="Header Char"/>
    <w:link w:val="Header"/>
    <w:uiPriority w:val="99"/>
    <w:rsid w:val="00A04539"/>
    <w:rPr>
      <w:lang w:val="en-US" w:eastAsia="en-US"/>
    </w:rPr>
  </w:style>
  <w:style w:type="paragraph" w:styleId="ListParagraph">
    <w:name w:val="List Paragraph"/>
    <w:basedOn w:val="Normal"/>
    <w:uiPriority w:val="34"/>
    <w:qFormat/>
    <w:rsid w:val="006D19CE"/>
    <w:pPr>
      <w:ind w:left="720"/>
      <w:contextualSpacing/>
    </w:pPr>
  </w:style>
  <w:style w:type="paragraph" w:styleId="CommentSubject">
    <w:name w:val="annotation subject"/>
    <w:basedOn w:val="CommentText"/>
    <w:next w:val="CommentText"/>
    <w:link w:val="CommentSubjectChar"/>
    <w:rsid w:val="00602BAA"/>
    <w:pPr>
      <w:autoSpaceDE/>
      <w:autoSpaceDN/>
    </w:pPr>
    <w:rPr>
      <w:rFonts w:ascii="Times New Roman" w:hAnsi="Times New Roman" w:cs="Times New Roman"/>
      <w:b/>
      <w:bCs/>
      <w:lang w:val="en-AU"/>
    </w:rPr>
  </w:style>
  <w:style w:type="character" w:customStyle="1" w:styleId="CommentTextChar">
    <w:name w:val="Comment Text Char"/>
    <w:link w:val="CommentText"/>
    <w:semiHidden/>
    <w:rsid w:val="00602BAA"/>
    <w:rPr>
      <w:rFonts w:ascii="Arial" w:hAnsi="Arial" w:cs="Arial"/>
      <w:lang w:val="en-GB" w:eastAsia="en-US"/>
    </w:rPr>
  </w:style>
  <w:style w:type="character" w:customStyle="1" w:styleId="CommentSubjectChar">
    <w:name w:val="Comment Subject Char"/>
    <w:link w:val="CommentSubject"/>
    <w:rsid w:val="00602BAA"/>
    <w:rPr>
      <w:rFonts w:ascii="Arial" w:hAnsi="Arial" w:cs="Arial"/>
      <w:b/>
      <w:bCs/>
      <w:lang w:val="en-GB" w:eastAsia="en-US"/>
    </w:rPr>
  </w:style>
  <w:style w:type="character" w:styleId="PlaceholderText">
    <w:name w:val="Placeholder Text"/>
    <w:basedOn w:val="DefaultParagraphFont"/>
    <w:uiPriority w:val="99"/>
    <w:semiHidden/>
    <w:rsid w:val="006B6DB9"/>
    <w:rPr>
      <w:color w:val="808080"/>
    </w:rPr>
  </w:style>
  <w:style w:type="character" w:customStyle="1" w:styleId="Jo">
    <w:name w:val="Jo"/>
    <w:basedOn w:val="DefaultParagraphFont"/>
    <w:qFormat/>
    <w:rsid w:val="006B6DB9"/>
    <w:rPr>
      <w:rFonts w:ascii="Century Gothic" w:hAnsi="Century Gothic"/>
      <w:sz w:val="22"/>
    </w:rPr>
  </w:style>
  <w:style w:type="character" w:customStyle="1" w:styleId="Jo2">
    <w:name w:val="Jo2"/>
    <w:basedOn w:val="DefaultParagraphFont"/>
    <w:qFormat/>
    <w:rsid w:val="00A057B7"/>
    <w:rPr>
      <w:rFonts w:ascii="Century Gothic" w:hAnsi="Century Gothic"/>
      <w:sz w:val="20"/>
    </w:rPr>
  </w:style>
  <w:style w:type="paragraph" w:customStyle="1" w:styleId="1">
    <w:name w:val="1"/>
    <w:basedOn w:val="Normal"/>
    <w:rsid w:val="00A0646B"/>
    <w:pPr>
      <w:tabs>
        <w:tab w:val="left" w:pos="567"/>
        <w:tab w:val="left" w:pos="1800"/>
        <w:tab w:val="left" w:pos="2520"/>
        <w:tab w:val="left" w:pos="5670"/>
        <w:tab w:val="left" w:pos="5760"/>
      </w:tabs>
      <w:spacing w:after="200" w:line="288" w:lineRule="auto"/>
      <w:ind w:left="900" w:right="-720" w:hanging="900"/>
    </w:pPr>
    <w:rPr>
      <w:rFonts w:ascii="Geneva" w:eastAsiaTheme="minorEastAsia" w:hAnsi="Geneva" w:cstheme="minorBidi"/>
      <w:i/>
      <w:iCs/>
      <w:sz w:val="20"/>
      <w:szCs w:val="20"/>
      <w:lang w:val="en-US"/>
    </w:rPr>
  </w:style>
  <w:style w:type="character" w:customStyle="1" w:styleId="file">
    <w:name w:val="file"/>
    <w:basedOn w:val="DefaultParagraphFont"/>
    <w:rsid w:val="00AC0356"/>
  </w:style>
  <w:style w:type="character" w:customStyle="1" w:styleId="FooterChar">
    <w:name w:val="Footer Char"/>
    <w:basedOn w:val="DefaultParagraphFont"/>
    <w:link w:val="Footer"/>
    <w:uiPriority w:val="99"/>
    <w:rsid w:val="00847DDF"/>
    <w:rPr>
      <w:sz w:val="24"/>
      <w:szCs w:val="24"/>
      <w:lang w:val="en-AU"/>
    </w:rPr>
  </w:style>
  <w:style w:type="character" w:styleId="Emphasis">
    <w:name w:val="Emphasis"/>
    <w:basedOn w:val="DefaultParagraphFont"/>
    <w:uiPriority w:val="20"/>
    <w:qFormat/>
    <w:rsid w:val="00D46E05"/>
    <w:rPr>
      <w:i/>
      <w:iCs/>
    </w:rPr>
  </w:style>
  <w:style w:type="character" w:styleId="UnresolvedMention">
    <w:name w:val="Unresolved Mention"/>
    <w:basedOn w:val="DefaultParagraphFont"/>
    <w:uiPriority w:val="99"/>
    <w:semiHidden/>
    <w:unhideWhenUsed/>
    <w:rsid w:val="00D46E05"/>
    <w:rPr>
      <w:color w:val="605E5C"/>
      <w:shd w:val="clear" w:color="auto" w:fill="E1DFDD"/>
    </w:rPr>
  </w:style>
  <w:style w:type="paragraph" w:customStyle="1" w:styleId="EndNoteBibliography">
    <w:name w:val="EndNote Bibliography"/>
    <w:basedOn w:val="Normal"/>
    <w:rsid w:val="006D5A5E"/>
    <w:pPr>
      <w:pBdr>
        <w:top w:val="nil"/>
        <w:left w:val="nil"/>
        <w:bottom w:val="nil"/>
        <w:right w:val="nil"/>
        <w:between w:val="nil"/>
        <w:bar w:val="nil"/>
      </w:pBdr>
    </w:pPr>
    <w:rPr>
      <w:rFonts w:eastAsia="Arial Unicode MS"/>
      <w:bdr w:val="nil"/>
      <w:lang w:val="en-US"/>
    </w:rPr>
  </w:style>
  <w:style w:type="paragraph" w:styleId="Revision">
    <w:name w:val="Revision"/>
    <w:hidden/>
    <w:uiPriority w:val="99"/>
    <w:semiHidden/>
    <w:rsid w:val="00351755"/>
    <w:rPr>
      <w:sz w:val="24"/>
      <w:szCs w:val="24"/>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89637">
      <w:bodyDiv w:val="1"/>
      <w:marLeft w:val="0"/>
      <w:marRight w:val="0"/>
      <w:marTop w:val="0"/>
      <w:marBottom w:val="0"/>
      <w:divBdr>
        <w:top w:val="none" w:sz="0" w:space="0" w:color="auto"/>
        <w:left w:val="none" w:sz="0" w:space="0" w:color="auto"/>
        <w:bottom w:val="none" w:sz="0" w:space="0" w:color="auto"/>
        <w:right w:val="none" w:sz="0" w:space="0" w:color="auto"/>
      </w:divBdr>
    </w:div>
    <w:div w:id="939529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www.nhmrc.gov.au/publications/synopses/e72syn.htm" TargetMode="External"/><Relationship Id="rId18" Type="http://schemas.openxmlformats.org/officeDocument/2006/relationships/hyperlink" Target="http://www.nhmrc.gov.au/publications/synopses/e72syn.htm" TargetMode="External"/><Relationship Id="rId26" Type="http://schemas.openxmlformats.org/officeDocument/2006/relationships/image" Target="media/image6.jpeg"/><Relationship Id="rId3" Type="http://schemas.openxmlformats.org/officeDocument/2006/relationships/customXml" Target="../customXml/item3.xml"/><Relationship Id="rId21" Type="http://schemas.openxmlformats.org/officeDocument/2006/relationships/hyperlink" Target="http://www.nhmrc.gov.au/publications/synopses/e72syn.htm" TargetMode="External"/><Relationship Id="rId34"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image" Target="cid:image001.gif@01CA6E90.A6D25A70" TargetMode="External"/><Relationship Id="rId17" Type="http://schemas.openxmlformats.org/officeDocument/2006/relationships/hyperlink" Target="http://www.nhmrc.gov.au/publications/synopses/e72syn.htm" TargetMode="External"/><Relationship Id="rId25" Type="http://schemas.openxmlformats.org/officeDocument/2006/relationships/image" Target="media/image5.emf"/><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hyperlink" Target="mailto:alykins@une.edu.au" TargetMode="External"/><Relationship Id="rId20" Type="http://schemas.openxmlformats.org/officeDocument/2006/relationships/hyperlink" Target="https://www.une.edu.au/staff-profiles/psychology/alykins" TargetMode="External"/><Relationship Id="rId29" Type="http://schemas.openxmlformats.org/officeDocument/2006/relationships/hyperlink" Target="https://www.une.edu.au/research/research-services/rdi/ethics/hre/hrec-form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4.jpe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www.nhmrc.gov.au/publications/synopses/e72syn.htm" TargetMode="External"/><Relationship Id="rId23" Type="http://schemas.openxmlformats.org/officeDocument/2006/relationships/hyperlink" Target="https://unesurveys.au1.qualtrics.com/jfe/form/SV_9LlWFhpagZwyuLc" TargetMode="External"/><Relationship Id="rId28" Type="http://schemas.openxmlformats.org/officeDocument/2006/relationships/image" Target="media/image8.jpg"/><Relationship Id="rId10" Type="http://schemas.openxmlformats.org/officeDocument/2006/relationships/endnotes" Target="endnotes.xml"/><Relationship Id="rId19" Type="http://schemas.openxmlformats.org/officeDocument/2006/relationships/hyperlink" Target="https://hrea.gov.au/" TargetMode="External"/><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nhmrc.gov.au/publications/synopses/e72syn.htm" TargetMode="External"/><Relationship Id="rId22" Type="http://schemas.openxmlformats.org/officeDocument/2006/relationships/hyperlink" Target="http://www.une.edu.au/research/research-services/research-development-and-integrity/ethics/human-research-ethics/hrec-forms-and-guidelines" TargetMode="External"/><Relationship Id="rId27" Type="http://schemas.openxmlformats.org/officeDocument/2006/relationships/image" Target="media/image7.png"/><Relationship Id="rId30" Type="http://schemas.openxmlformats.org/officeDocument/2006/relationships/hyperlink" Target="https://www.une.edu.au/research/research-services/rdi/ethics/hre/hrec-forms" TargetMode="External"/><Relationship Id="rId35" Type="http://schemas.openxmlformats.org/officeDocument/2006/relationships/theme" Target="theme/theme1.xml"/><Relationship Id="rId8" Type="http://schemas.openxmlformats.org/officeDocument/2006/relationships/webSettings" Target="webSettings.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3A1321DDBB9477DAB224A3E74DD95E8"/>
        <w:category>
          <w:name w:val="General"/>
          <w:gallery w:val="placeholder"/>
        </w:category>
        <w:types>
          <w:type w:val="bbPlcHdr"/>
        </w:types>
        <w:behaviors>
          <w:behavior w:val="content"/>
        </w:behaviors>
        <w:guid w:val="{9BEB1138-C0B7-45EC-9724-E49249B17C44}"/>
      </w:docPartPr>
      <w:docPartBody>
        <w:p w:rsidR="00485EA7" w:rsidRDefault="00156248" w:rsidP="00156248">
          <w:pPr>
            <w:pStyle w:val="93A1321DDBB9477DAB224A3E74DD95E85"/>
          </w:pPr>
          <w:r w:rsidRPr="00767939">
            <w:rPr>
              <w:rStyle w:val="PlaceholderText"/>
            </w:rPr>
            <w:t>Choose an item.</w:t>
          </w:r>
        </w:p>
      </w:docPartBody>
    </w:docPart>
    <w:docPart>
      <w:docPartPr>
        <w:name w:val="3A14AA2919404FCE853A73AD3DA2F2B3"/>
        <w:category>
          <w:name w:val="General"/>
          <w:gallery w:val="placeholder"/>
        </w:category>
        <w:types>
          <w:type w:val="bbPlcHdr"/>
        </w:types>
        <w:behaviors>
          <w:behavior w:val="content"/>
        </w:behaviors>
        <w:guid w:val="{6E97CED5-9CD5-4828-AD37-7F53D21ECDDE}"/>
      </w:docPartPr>
      <w:docPartBody>
        <w:p w:rsidR="00485EA7" w:rsidRDefault="00156248" w:rsidP="00156248">
          <w:pPr>
            <w:pStyle w:val="3A14AA2919404FCE853A73AD3DA2F2B34"/>
          </w:pPr>
          <w:r w:rsidRPr="00767939">
            <w:rPr>
              <w:rStyle w:val="PlaceholderText"/>
            </w:rPr>
            <w:t>Choose an item.</w:t>
          </w:r>
        </w:p>
      </w:docPartBody>
    </w:docPart>
    <w:docPart>
      <w:docPartPr>
        <w:name w:val="311F88207AA24602A808D4C4D503E837"/>
        <w:category>
          <w:name w:val="General"/>
          <w:gallery w:val="placeholder"/>
        </w:category>
        <w:types>
          <w:type w:val="bbPlcHdr"/>
        </w:types>
        <w:behaviors>
          <w:behavior w:val="content"/>
        </w:behaviors>
        <w:guid w:val="{D27F8991-A3EF-417A-A594-0CFEB37E2534}"/>
      </w:docPartPr>
      <w:docPartBody>
        <w:p w:rsidR="00185754" w:rsidRDefault="00156248" w:rsidP="00156248">
          <w:pPr>
            <w:pStyle w:val="311F88207AA24602A808D4C4D503E8375"/>
          </w:pPr>
          <w:r w:rsidRPr="00767939">
            <w:rPr>
              <w:rStyle w:val="PlaceholderText"/>
            </w:rPr>
            <w:t>Choose an item.</w:t>
          </w:r>
        </w:p>
      </w:docPartBody>
    </w:docPart>
    <w:docPart>
      <w:docPartPr>
        <w:name w:val="FD944BE49B804A3295C7E3A187890AFC"/>
        <w:category>
          <w:name w:val="General"/>
          <w:gallery w:val="placeholder"/>
        </w:category>
        <w:types>
          <w:type w:val="bbPlcHdr"/>
        </w:types>
        <w:behaviors>
          <w:behavior w:val="content"/>
        </w:behaviors>
        <w:guid w:val="{830640E7-676A-42E3-9288-135A162C1D80}"/>
      </w:docPartPr>
      <w:docPartBody>
        <w:p w:rsidR="008B49B3" w:rsidRDefault="008B49B3" w:rsidP="008B49B3">
          <w:pPr>
            <w:pStyle w:val="FD944BE49B804A3295C7E3A187890AFC"/>
          </w:pPr>
          <w:r w:rsidRPr="00767939">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Geneva">
    <w:altName w:val="Arial"/>
    <w:panose1 w:val="020B0503030404040204"/>
    <w:charset w:val="00"/>
    <w:family w:val="swiss"/>
    <w:pitch w:val="variable"/>
    <w:sig w:usb0="E00002FF" w:usb1="5200205F" w:usb2="00A0C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7624"/>
    <w:rsid w:val="00007624"/>
    <w:rsid w:val="000A5863"/>
    <w:rsid w:val="00156248"/>
    <w:rsid w:val="00185754"/>
    <w:rsid w:val="00196B8A"/>
    <w:rsid w:val="001A54C1"/>
    <w:rsid w:val="001F1FD1"/>
    <w:rsid w:val="00485EA7"/>
    <w:rsid w:val="005126F8"/>
    <w:rsid w:val="0059668A"/>
    <w:rsid w:val="005A7FF0"/>
    <w:rsid w:val="00720D5A"/>
    <w:rsid w:val="007E2B4A"/>
    <w:rsid w:val="008026E1"/>
    <w:rsid w:val="00825903"/>
    <w:rsid w:val="008B0915"/>
    <w:rsid w:val="008B49B3"/>
    <w:rsid w:val="00903817"/>
    <w:rsid w:val="00950B4F"/>
    <w:rsid w:val="00A10ACB"/>
    <w:rsid w:val="00AF6E01"/>
    <w:rsid w:val="00B74D55"/>
    <w:rsid w:val="00C011B8"/>
    <w:rsid w:val="00C27A27"/>
    <w:rsid w:val="00C40D2D"/>
    <w:rsid w:val="00D10618"/>
    <w:rsid w:val="00E05074"/>
    <w:rsid w:val="00E40237"/>
    <w:rsid w:val="00F177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B49B3"/>
    <w:rPr>
      <w:color w:val="808080"/>
    </w:rPr>
  </w:style>
  <w:style w:type="paragraph" w:customStyle="1" w:styleId="3A14AA2919404FCE853A73AD3DA2F2B34">
    <w:name w:val="3A14AA2919404FCE853A73AD3DA2F2B34"/>
    <w:rsid w:val="00156248"/>
    <w:pPr>
      <w:spacing w:after="0" w:line="240" w:lineRule="auto"/>
    </w:pPr>
    <w:rPr>
      <w:rFonts w:ascii="Times New Roman" w:eastAsia="Times New Roman" w:hAnsi="Times New Roman" w:cs="Times New Roman"/>
      <w:sz w:val="24"/>
      <w:szCs w:val="24"/>
      <w:lang w:val="en-AU"/>
    </w:rPr>
  </w:style>
  <w:style w:type="paragraph" w:customStyle="1" w:styleId="93A1321DDBB9477DAB224A3E74DD95E85">
    <w:name w:val="93A1321DDBB9477DAB224A3E74DD95E85"/>
    <w:rsid w:val="00156248"/>
    <w:pPr>
      <w:spacing w:after="0" w:line="240" w:lineRule="auto"/>
    </w:pPr>
    <w:rPr>
      <w:rFonts w:ascii="Times New Roman" w:eastAsia="Times New Roman" w:hAnsi="Times New Roman" w:cs="Times New Roman"/>
      <w:sz w:val="24"/>
      <w:szCs w:val="24"/>
      <w:lang w:val="en-AU"/>
    </w:rPr>
  </w:style>
  <w:style w:type="paragraph" w:customStyle="1" w:styleId="311F88207AA24602A808D4C4D503E8375">
    <w:name w:val="311F88207AA24602A808D4C4D503E8375"/>
    <w:rsid w:val="00156248"/>
    <w:pPr>
      <w:spacing w:after="0" w:line="240" w:lineRule="auto"/>
    </w:pPr>
    <w:rPr>
      <w:rFonts w:ascii="Times New Roman" w:eastAsia="Times New Roman" w:hAnsi="Times New Roman" w:cs="Times New Roman"/>
      <w:sz w:val="24"/>
      <w:szCs w:val="24"/>
      <w:lang w:val="en-AU"/>
    </w:rPr>
  </w:style>
  <w:style w:type="paragraph" w:customStyle="1" w:styleId="FD944BE49B804A3295C7E3A187890AFC">
    <w:name w:val="FD944BE49B804A3295C7E3A187890AFC"/>
    <w:rsid w:val="008B49B3"/>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B84BDAE98E23249A2FA786884A9D84D" ma:contentTypeVersion="18" ma:contentTypeDescription="Create a new document." ma:contentTypeScope="" ma:versionID="7e1ebaaf6a2d5217b848993094f1820e">
  <xsd:schema xmlns:xsd="http://www.w3.org/2001/XMLSchema" xmlns:xs="http://www.w3.org/2001/XMLSchema" xmlns:p="http://schemas.microsoft.com/office/2006/metadata/properties" xmlns:ns1="http://schemas.microsoft.com/sharepoint/v3" xmlns:ns3="5b271ce3-8e8e-4dcd-b9c1-4e3d95bc7c65" xmlns:ns4="8007523a-f30c-41cf-a59a-3e876d2b8f24" targetNamespace="http://schemas.microsoft.com/office/2006/metadata/properties" ma:root="true" ma:fieldsID="e53191594c66206542d41d8e22bac5eb" ns1:_="" ns3:_="" ns4:_="">
    <xsd:import namespace="http://schemas.microsoft.com/sharepoint/v3"/>
    <xsd:import namespace="5b271ce3-8e8e-4dcd-b9c1-4e3d95bc7c65"/>
    <xsd:import namespace="8007523a-f30c-41cf-a59a-3e876d2b8f24"/>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MediaServiceAutoKeyPoints" minOccurs="0"/>
                <xsd:element ref="ns3:MediaServiceKeyPoints" minOccurs="0"/>
                <xsd:element ref="ns3:MediaLengthInSeconds" minOccurs="0"/>
                <xsd:element ref="ns1:_ip_UnifiedCompliancePolicyProperties" minOccurs="0"/>
                <xsd:element ref="ns1:_ip_UnifiedCompliancePolicyUIAction" minOccurs="0"/>
                <xsd:element ref="ns4:SharedWithUsers" minOccurs="0"/>
                <xsd:element ref="ns4:SharedWithDetails" minOccurs="0"/>
                <xsd:element ref="ns4:SharingHintHash"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271ce3-8e8e-4dcd-b9c1-4e3d95bc7c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_activity" ma:index="25"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007523a-f30c-41cf-a59a-3e876d2b8f24" elementFormDefault="qualified">
    <xsd:import namespace="http://schemas.microsoft.com/office/2006/documentManagement/types"/>
    <xsd:import namespace="http://schemas.microsoft.com/office/infopath/2007/PartnerControls"/>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element name="SharingHintHash" ma:index="2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5b271ce3-8e8e-4dcd-b9c1-4e3d95bc7c65"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219CE327-FF6B-4FBE-B7BC-189C4582BC21}">
  <ds:schemaRefs>
    <ds:schemaRef ds:uri="http://schemas.openxmlformats.org/officeDocument/2006/bibliography"/>
  </ds:schemaRefs>
</ds:datastoreItem>
</file>

<file path=customXml/itemProps2.xml><?xml version="1.0" encoding="utf-8"?>
<ds:datastoreItem xmlns:ds="http://schemas.openxmlformats.org/officeDocument/2006/customXml" ds:itemID="{24B374C1-EE57-4DB3-A671-1D5EA5314C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b271ce3-8e8e-4dcd-b9c1-4e3d95bc7c65"/>
    <ds:schemaRef ds:uri="8007523a-f30c-41cf-a59a-3e876d2b8f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0456BFC-1358-4DD0-B54A-C78E88E91B1B}">
  <ds:schemaRefs>
    <ds:schemaRef ds:uri="http://schemas.microsoft.com/sharepoint/v3/contenttype/forms"/>
  </ds:schemaRefs>
</ds:datastoreItem>
</file>

<file path=customXml/itemProps4.xml><?xml version="1.0" encoding="utf-8"?>
<ds:datastoreItem xmlns:ds="http://schemas.openxmlformats.org/officeDocument/2006/customXml" ds:itemID="{826B998F-7D51-440D-942A-90DB61D833B6}">
  <ds:schemaRefs>
    <ds:schemaRef ds:uri="http://schemas.microsoft.com/office/2006/metadata/properties"/>
    <ds:schemaRef ds:uri="http://schemas.microsoft.com/office/infopath/2007/PartnerControls"/>
    <ds:schemaRef ds:uri="http://schemas.microsoft.com/sharepoint/v3"/>
    <ds:schemaRef ds:uri="5b271ce3-8e8e-4dcd-b9c1-4e3d95bc7c65"/>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32</Pages>
  <Words>10738</Words>
  <Characters>61212</Characters>
  <Application>Microsoft Office Word</Application>
  <DocSecurity>0</DocSecurity>
  <Lines>510</Lines>
  <Paragraphs>143</Paragraphs>
  <ScaleCrop>false</ScaleCrop>
  <HeadingPairs>
    <vt:vector size="2" baseType="variant">
      <vt:variant>
        <vt:lpstr>Title</vt:lpstr>
      </vt:variant>
      <vt:variant>
        <vt:i4>1</vt:i4>
      </vt:variant>
    </vt:vector>
  </HeadingPairs>
  <TitlesOfParts>
    <vt:vector size="1" baseType="lpstr">
      <vt:lpstr>UoN Ethics Expedited Review Application</vt:lpstr>
    </vt:vector>
  </TitlesOfParts>
  <Company>The University of Newcastle</Company>
  <LinksUpToDate>false</LinksUpToDate>
  <CharactersWithSpaces>71807</CharactersWithSpaces>
  <SharedDoc>false</SharedDoc>
  <HLinks>
    <vt:vector size="1152" baseType="variant">
      <vt:variant>
        <vt:i4>3342405</vt:i4>
      </vt:variant>
      <vt:variant>
        <vt:i4>575</vt:i4>
      </vt:variant>
      <vt:variant>
        <vt:i4>0</vt:i4>
      </vt:variant>
      <vt:variant>
        <vt:i4>5</vt:i4>
      </vt:variant>
      <vt:variant>
        <vt:lpwstr>mailto:ethics@une.edu.au</vt:lpwstr>
      </vt:variant>
      <vt:variant>
        <vt:lpwstr/>
      </vt:variant>
      <vt:variant>
        <vt:i4>2687035</vt:i4>
      </vt:variant>
      <vt:variant>
        <vt:i4>572</vt:i4>
      </vt:variant>
      <vt:variant>
        <vt:i4>0</vt:i4>
      </vt:variant>
      <vt:variant>
        <vt:i4>5</vt:i4>
      </vt:variant>
      <vt:variant>
        <vt:lpwstr>https://www.une.edu.au/research/research-services/rdi/ethics/hre/hrec-forms</vt:lpwstr>
      </vt:variant>
      <vt:variant>
        <vt:lpwstr/>
      </vt:variant>
      <vt:variant>
        <vt:i4>2687035</vt:i4>
      </vt:variant>
      <vt:variant>
        <vt:i4>569</vt:i4>
      </vt:variant>
      <vt:variant>
        <vt:i4>0</vt:i4>
      </vt:variant>
      <vt:variant>
        <vt:i4>5</vt:i4>
      </vt:variant>
      <vt:variant>
        <vt:lpwstr>https://www.une.edu.au/research/research-services/rdi/ethics/hre/hrec-forms</vt:lpwstr>
      </vt:variant>
      <vt:variant>
        <vt:lpwstr/>
      </vt:variant>
      <vt:variant>
        <vt:i4>544866423</vt:i4>
      </vt:variant>
      <vt:variant>
        <vt:i4>566</vt:i4>
      </vt:variant>
      <vt:variant>
        <vt:i4>0</vt:i4>
      </vt:variant>
      <vt:variant>
        <vt:i4>5</vt:i4>
      </vt:variant>
      <vt:variant>
        <vt:lpwstr/>
      </vt:variant>
      <vt:variant>
        <vt:lpwstr>_PART_B4_–</vt:lpwstr>
      </vt:variant>
      <vt:variant>
        <vt:i4>545063031</vt:i4>
      </vt:variant>
      <vt:variant>
        <vt:i4>563</vt:i4>
      </vt:variant>
      <vt:variant>
        <vt:i4>0</vt:i4>
      </vt:variant>
      <vt:variant>
        <vt:i4>5</vt:i4>
      </vt:variant>
      <vt:variant>
        <vt:lpwstr/>
      </vt:variant>
      <vt:variant>
        <vt:lpwstr>_PART_B3_–</vt:lpwstr>
      </vt:variant>
      <vt:variant>
        <vt:i4>3276898</vt:i4>
      </vt:variant>
      <vt:variant>
        <vt:i4>560</vt:i4>
      </vt:variant>
      <vt:variant>
        <vt:i4>0</vt:i4>
      </vt:variant>
      <vt:variant>
        <vt:i4>5</vt:i4>
      </vt:variant>
      <vt:variant>
        <vt:lpwstr/>
      </vt:variant>
      <vt:variant>
        <vt:lpwstr>B2</vt:lpwstr>
      </vt:variant>
      <vt:variant>
        <vt:i4>5636169</vt:i4>
      </vt:variant>
      <vt:variant>
        <vt:i4>557</vt:i4>
      </vt:variant>
      <vt:variant>
        <vt:i4>0</vt:i4>
      </vt:variant>
      <vt:variant>
        <vt:i4>5</vt:i4>
      </vt:variant>
      <vt:variant>
        <vt:lpwstr>http://www.newcastle.edu.au/service/records/aboutus.html</vt:lpwstr>
      </vt:variant>
      <vt:variant>
        <vt:lpwstr/>
      </vt:variant>
      <vt:variant>
        <vt:i4>655388</vt:i4>
      </vt:variant>
      <vt:variant>
        <vt:i4>554</vt:i4>
      </vt:variant>
      <vt:variant>
        <vt:i4>0</vt:i4>
      </vt:variant>
      <vt:variant>
        <vt:i4>5</vt:i4>
      </vt:variant>
      <vt:variant>
        <vt:lpwstr>http://www.nhmrc.gov.au/publications/synopses/r39syn.htm</vt:lpwstr>
      </vt:variant>
      <vt:variant>
        <vt:lpwstr/>
      </vt:variant>
      <vt:variant>
        <vt:i4>4653082</vt:i4>
      </vt:variant>
      <vt:variant>
        <vt:i4>551</vt:i4>
      </vt:variant>
      <vt:variant>
        <vt:i4>0</vt:i4>
      </vt:variant>
      <vt:variant>
        <vt:i4>5</vt:i4>
      </vt:variant>
      <vt:variant>
        <vt:lpwstr>https://www.nhmrc.gov.au/guidelines-publications/e72</vt:lpwstr>
      </vt:variant>
      <vt:variant>
        <vt:lpwstr/>
      </vt:variant>
      <vt:variant>
        <vt:i4>917504</vt:i4>
      </vt:variant>
      <vt:variant>
        <vt:i4>548</vt:i4>
      </vt:variant>
      <vt:variant>
        <vt:i4>0</vt:i4>
      </vt:variant>
      <vt:variant>
        <vt:i4>5</vt:i4>
      </vt:variant>
      <vt:variant>
        <vt:lpwstr>http://www.nhmrc.gov.au/publications/synopses/e72syn.htm</vt:lpwstr>
      </vt:variant>
      <vt:variant>
        <vt:lpwstr/>
      </vt:variant>
      <vt:variant>
        <vt:i4>917504</vt:i4>
      </vt:variant>
      <vt:variant>
        <vt:i4>545</vt:i4>
      </vt:variant>
      <vt:variant>
        <vt:i4>0</vt:i4>
      </vt:variant>
      <vt:variant>
        <vt:i4>5</vt:i4>
      </vt:variant>
      <vt:variant>
        <vt:lpwstr>http://www.nhmrc.gov.au/publications/synopses/e72syn.htm</vt:lpwstr>
      </vt:variant>
      <vt:variant>
        <vt:lpwstr/>
      </vt:variant>
      <vt:variant>
        <vt:i4>917504</vt:i4>
      </vt:variant>
      <vt:variant>
        <vt:i4>542</vt:i4>
      </vt:variant>
      <vt:variant>
        <vt:i4>0</vt:i4>
      </vt:variant>
      <vt:variant>
        <vt:i4>5</vt:i4>
      </vt:variant>
      <vt:variant>
        <vt:lpwstr>http://www.nhmrc.gov.au/publications/synopses/e72syn.htm</vt:lpwstr>
      </vt:variant>
      <vt:variant>
        <vt:lpwstr/>
      </vt:variant>
      <vt:variant>
        <vt:i4>3473510</vt:i4>
      </vt:variant>
      <vt:variant>
        <vt:i4>539</vt:i4>
      </vt:variant>
      <vt:variant>
        <vt:i4>0</vt:i4>
      </vt:variant>
      <vt:variant>
        <vt:i4>5</vt:i4>
      </vt:variant>
      <vt:variant>
        <vt:lpwstr>http://www.une.edu.au/research/research-services/research-development-and-integrity/ethics/human-research-ethics/hrec-forms-and-guidelines</vt:lpwstr>
      </vt:variant>
      <vt:variant>
        <vt:lpwstr/>
      </vt:variant>
      <vt:variant>
        <vt:i4>917504</vt:i4>
      </vt:variant>
      <vt:variant>
        <vt:i4>536</vt:i4>
      </vt:variant>
      <vt:variant>
        <vt:i4>0</vt:i4>
      </vt:variant>
      <vt:variant>
        <vt:i4>5</vt:i4>
      </vt:variant>
      <vt:variant>
        <vt:lpwstr>http://www.nhmrc.gov.au/publications/synopses/e72syn.htm</vt:lpwstr>
      </vt:variant>
      <vt:variant>
        <vt:lpwstr/>
      </vt:variant>
      <vt:variant>
        <vt:i4>917504</vt:i4>
      </vt:variant>
      <vt:variant>
        <vt:i4>533</vt:i4>
      </vt:variant>
      <vt:variant>
        <vt:i4>0</vt:i4>
      </vt:variant>
      <vt:variant>
        <vt:i4>5</vt:i4>
      </vt:variant>
      <vt:variant>
        <vt:lpwstr>http://www.nhmrc.gov.au/publications/synopses/e72syn.htm</vt:lpwstr>
      </vt:variant>
      <vt:variant>
        <vt:lpwstr/>
      </vt:variant>
      <vt:variant>
        <vt:i4>917504</vt:i4>
      </vt:variant>
      <vt:variant>
        <vt:i4>530</vt:i4>
      </vt:variant>
      <vt:variant>
        <vt:i4>0</vt:i4>
      </vt:variant>
      <vt:variant>
        <vt:i4>5</vt:i4>
      </vt:variant>
      <vt:variant>
        <vt:lpwstr>http://www.nhmrc.gov.au/publications/synopses/e72syn.htm</vt:lpwstr>
      </vt:variant>
      <vt:variant>
        <vt:lpwstr/>
      </vt:variant>
      <vt:variant>
        <vt:i4>917504</vt:i4>
      </vt:variant>
      <vt:variant>
        <vt:i4>527</vt:i4>
      </vt:variant>
      <vt:variant>
        <vt:i4>0</vt:i4>
      </vt:variant>
      <vt:variant>
        <vt:i4>5</vt:i4>
      </vt:variant>
      <vt:variant>
        <vt:lpwstr>http://www.nhmrc.gov.au/publications/synopses/e72syn.htm</vt:lpwstr>
      </vt:variant>
      <vt:variant>
        <vt:lpwstr/>
      </vt:variant>
      <vt:variant>
        <vt:i4>917504</vt:i4>
      </vt:variant>
      <vt:variant>
        <vt:i4>524</vt:i4>
      </vt:variant>
      <vt:variant>
        <vt:i4>0</vt:i4>
      </vt:variant>
      <vt:variant>
        <vt:i4>5</vt:i4>
      </vt:variant>
      <vt:variant>
        <vt:lpwstr>http://www.nhmrc.gov.au/publications/synopses/e72syn.htm</vt:lpwstr>
      </vt:variant>
      <vt:variant>
        <vt:lpwstr/>
      </vt:variant>
      <vt:variant>
        <vt:i4>917504</vt:i4>
      </vt:variant>
      <vt:variant>
        <vt:i4>521</vt:i4>
      </vt:variant>
      <vt:variant>
        <vt:i4>0</vt:i4>
      </vt:variant>
      <vt:variant>
        <vt:i4>5</vt:i4>
      </vt:variant>
      <vt:variant>
        <vt:lpwstr>http://www.nhmrc.gov.au/publications/synopses/e72syn.htm</vt:lpwstr>
      </vt:variant>
      <vt:variant>
        <vt:lpwstr/>
      </vt:variant>
      <vt:variant>
        <vt:i4>917504</vt:i4>
      </vt:variant>
      <vt:variant>
        <vt:i4>518</vt:i4>
      </vt:variant>
      <vt:variant>
        <vt:i4>0</vt:i4>
      </vt:variant>
      <vt:variant>
        <vt:i4>5</vt:i4>
      </vt:variant>
      <vt:variant>
        <vt:lpwstr>http://www.nhmrc.gov.au/publications/synopses/e72syn.htm</vt:lpwstr>
      </vt:variant>
      <vt:variant>
        <vt:lpwstr/>
      </vt:variant>
      <vt:variant>
        <vt:i4>1310805</vt:i4>
      </vt:variant>
      <vt:variant>
        <vt:i4>515</vt:i4>
      </vt:variant>
      <vt:variant>
        <vt:i4>0</vt:i4>
      </vt:variant>
      <vt:variant>
        <vt:i4>5</vt:i4>
      </vt:variant>
      <vt:variant>
        <vt:lpwstr>https://www.neaf.gov.au/</vt:lpwstr>
      </vt:variant>
      <vt:variant>
        <vt:lpwstr/>
      </vt:variant>
      <vt:variant>
        <vt:i4>1376258</vt:i4>
      </vt:variant>
      <vt:variant>
        <vt:i4>512</vt:i4>
      </vt:variant>
      <vt:variant>
        <vt:i4>0</vt:i4>
      </vt:variant>
      <vt:variant>
        <vt:i4>5</vt:i4>
      </vt:variant>
      <vt:variant>
        <vt:lpwstr/>
      </vt:variant>
      <vt:variant>
        <vt:lpwstr>PartE</vt:lpwstr>
      </vt:variant>
      <vt:variant>
        <vt:i4>3211364</vt:i4>
      </vt:variant>
      <vt:variant>
        <vt:i4>509</vt:i4>
      </vt:variant>
      <vt:variant>
        <vt:i4>0</vt:i4>
      </vt:variant>
      <vt:variant>
        <vt:i4>5</vt:i4>
      </vt:variant>
      <vt:variant>
        <vt:lpwstr/>
      </vt:variant>
      <vt:variant>
        <vt:lpwstr>D19</vt:lpwstr>
      </vt:variant>
      <vt:variant>
        <vt:i4>3211364</vt:i4>
      </vt:variant>
      <vt:variant>
        <vt:i4>506</vt:i4>
      </vt:variant>
      <vt:variant>
        <vt:i4>0</vt:i4>
      </vt:variant>
      <vt:variant>
        <vt:i4>5</vt:i4>
      </vt:variant>
      <vt:variant>
        <vt:lpwstr/>
      </vt:variant>
      <vt:variant>
        <vt:lpwstr>D19</vt:lpwstr>
      </vt:variant>
      <vt:variant>
        <vt:i4>3211364</vt:i4>
      </vt:variant>
      <vt:variant>
        <vt:i4>503</vt:i4>
      </vt:variant>
      <vt:variant>
        <vt:i4>0</vt:i4>
      </vt:variant>
      <vt:variant>
        <vt:i4>5</vt:i4>
      </vt:variant>
      <vt:variant>
        <vt:lpwstr/>
      </vt:variant>
      <vt:variant>
        <vt:lpwstr>D18</vt:lpwstr>
      </vt:variant>
      <vt:variant>
        <vt:i4>3211364</vt:i4>
      </vt:variant>
      <vt:variant>
        <vt:i4>500</vt:i4>
      </vt:variant>
      <vt:variant>
        <vt:i4>0</vt:i4>
      </vt:variant>
      <vt:variant>
        <vt:i4>5</vt:i4>
      </vt:variant>
      <vt:variant>
        <vt:lpwstr/>
      </vt:variant>
      <vt:variant>
        <vt:lpwstr>D17</vt:lpwstr>
      </vt:variant>
      <vt:variant>
        <vt:i4>3211364</vt:i4>
      </vt:variant>
      <vt:variant>
        <vt:i4>497</vt:i4>
      </vt:variant>
      <vt:variant>
        <vt:i4>0</vt:i4>
      </vt:variant>
      <vt:variant>
        <vt:i4>5</vt:i4>
      </vt:variant>
      <vt:variant>
        <vt:lpwstr/>
      </vt:variant>
      <vt:variant>
        <vt:lpwstr>D17</vt:lpwstr>
      </vt:variant>
      <vt:variant>
        <vt:i4>3211364</vt:i4>
      </vt:variant>
      <vt:variant>
        <vt:i4>494</vt:i4>
      </vt:variant>
      <vt:variant>
        <vt:i4>0</vt:i4>
      </vt:variant>
      <vt:variant>
        <vt:i4>5</vt:i4>
      </vt:variant>
      <vt:variant>
        <vt:lpwstr/>
      </vt:variant>
      <vt:variant>
        <vt:lpwstr>D19</vt:lpwstr>
      </vt:variant>
      <vt:variant>
        <vt:i4>3211364</vt:i4>
      </vt:variant>
      <vt:variant>
        <vt:i4>491</vt:i4>
      </vt:variant>
      <vt:variant>
        <vt:i4>0</vt:i4>
      </vt:variant>
      <vt:variant>
        <vt:i4>5</vt:i4>
      </vt:variant>
      <vt:variant>
        <vt:lpwstr/>
      </vt:variant>
      <vt:variant>
        <vt:lpwstr>D17</vt:lpwstr>
      </vt:variant>
      <vt:variant>
        <vt:i4>3211364</vt:i4>
      </vt:variant>
      <vt:variant>
        <vt:i4>488</vt:i4>
      </vt:variant>
      <vt:variant>
        <vt:i4>0</vt:i4>
      </vt:variant>
      <vt:variant>
        <vt:i4>5</vt:i4>
      </vt:variant>
      <vt:variant>
        <vt:lpwstr/>
      </vt:variant>
      <vt:variant>
        <vt:lpwstr>D19</vt:lpwstr>
      </vt:variant>
      <vt:variant>
        <vt:i4>3211363</vt:i4>
      </vt:variant>
      <vt:variant>
        <vt:i4>485</vt:i4>
      </vt:variant>
      <vt:variant>
        <vt:i4>0</vt:i4>
      </vt:variant>
      <vt:variant>
        <vt:i4>5</vt:i4>
      </vt:variant>
      <vt:variant>
        <vt:lpwstr/>
      </vt:variant>
      <vt:variant>
        <vt:lpwstr>C19</vt:lpwstr>
      </vt:variant>
      <vt:variant>
        <vt:i4>3211364</vt:i4>
      </vt:variant>
      <vt:variant>
        <vt:i4>482</vt:i4>
      </vt:variant>
      <vt:variant>
        <vt:i4>0</vt:i4>
      </vt:variant>
      <vt:variant>
        <vt:i4>5</vt:i4>
      </vt:variant>
      <vt:variant>
        <vt:lpwstr/>
      </vt:variant>
      <vt:variant>
        <vt:lpwstr>D17</vt:lpwstr>
      </vt:variant>
      <vt:variant>
        <vt:i4>3211364</vt:i4>
      </vt:variant>
      <vt:variant>
        <vt:i4>479</vt:i4>
      </vt:variant>
      <vt:variant>
        <vt:i4>0</vt:i4>
      </vt:variant>
      <vt:variant>
        <vt:i4>5</vt:i4>
      </vt:variant>
      <vt:variant>
        <vt:lpwstr/>
      </vt:variant>
      <vt:variant>
        <vt:lpwstr>D19</vt:lpwstr>
      </vt:variant>
      <vt:variant>
        <vt:i4>3211364</vt:i4>
      </vt:variant>
      <vt:variant>
        <vt:i4>476</vt:i4>
      </vt:variant>
      <vt:variant>
        <vt:i4>0</vt:i4>
      </vt:variant>
      <vt:variant>
        <vt:i4>5</vt:i4>
      </vt:variant>
      <vt:variant>
        <vt:lpwstr/>
      </vt:variant>
      <vt:variant>
        <vt:lpwstr>D19</vt:lpwstr>
      </vt:variant>
      <vt:variant>
        <vt:i4>3211364</vt:i4>
      </vt:variant>
      <vt:variant>
        <vt:i4>473</vt:i4>
      </vt:variant>
      <vt:variant>
        <vt:i4>0</vt:i4>
      </vt:variant>
      <vt:variant>
        <vt:i4>5</vt:i4>
      </vt:variant>
      <vt:variant>
        <vt:lpwstr/>
      </vt:variant>
      <vt:variant>
        <vt:lpwstr>D19</vt:lpwstr>
      </vt:variant>
      <vt:variant>
        <vt:i4>3211364</vt:i4>
      </vt:variant>
      <vt:variant>
        <vt:i4>470</vt:i4>
      </vt:variant>
      <vt:variant>
        <vt:i4>0</vt:i4>
      </vt:variant>
      <vt:variant>
        <vt:i4>5</vt:i4>
      </vt:variant>
      <vt:variant>
        <vt:lpwstr/>
      </vt:variant>
      <vt:variant>
        <vt:lpwstr>D19</vt:lpwstr>
      </vt:variant>
      <vt:variant>
        <vt:i4>3211363</vt:i4>
      </vt:variant>
      <vt:variant>
        <vt:i4>467</vt:i4>
      </vt:variant>
      <vt:variant>
        <vt:i4>0</vt:i4>
      </vt:variant>
      <vt:variant>
        <vt:i4>5</vt:i4>
      </vt:variant>
      <vt:variant>
        <vt:lpwstr/>
      </vt:variant>
      <vt:variant>
        <vt:lpwstr>C18</vt:lpwstr>
      </vt:variant>
      <vt:variant>
        <vt:i4>3211363</vt:i4>
      </vt:variant>
      <vt:variant>
        <vt:i4>464</vt:i4>
      </vt:variant>
      <vt:variant>
        <vt:i4>0</vt:i4>
      </vt:variant>
      <vt:variant>
        <vt:i4>5</vt:i4>
      </vt:variant>
      <vt:variant>
        <vt:lpwstr/>
      </vt:variant>
      <vt:variant>
        <vt:lpwstr>C18</vt:lpwstr>
      </vt:variant>
      <vt:variant>
        <vt:i4>3211364</vt:i4>
      </vt:variant>
      <vt:variant>
        <vt:i4>461</vt:i4>
      </vt:variant>
      <vt:variant>
        <vt:i4>0</vt:i4>
      </vt:variant>
      <vt:variant>
        <vt:i4>5</vt:i4>
      </vt:variant>
      <vt:variant>
        <vt:lpwstr/>
      </vt:variant>
      <vt:variant>
        <vt:lpwstr>D17</vt:lpwstr>
      </vt:variant>
      <vt:variant>
        <vt:i4>3211364</vt:i4>
      </vt:variant>
      <vt:variant>
        <vt:i4>458</vt:i4>
      </vt:variant>
      <vt:variant>
        <vt:i4>0</vt:i4>
      </vt:variant>
      <vt:variant>
        <vt:i4>5</vt:i4>
      </vt:variant>
      <vt:variant>
        <vt:lpwstr/>
      </vt:variant>
      <vt:variant>
        <vt:lpwstr>D17</vt:lpwstr>
      </vt:variant>
      <vt:variant>
        <vt:i4>3211363</vt:i4>
      </vt:variant>
      <vt:variant>
        <vt:i4>455</vt:i4>
      </vt:variant>
      <vt:variant>
        <vt:i4>0</vt:i4>
      </vt:variant>
      <vt:variant>
        <vt:i4>5</vt:i4>
      </vt:variant>
      <vt:variant>
        <vt:lpwstr/>
      </vt:variant>
      <vt:variant>
        <vt:lpwstr>C16</vt:lpwstr>
      </vt:variant>
      <vt:variant>
        <vt:i4>3211364</vt:i4>
      </vt:variant>
      <vt:variant>
        <vt:i4>452</vt:i4>
      </vt:variant>
      <vt:variant>
        <vt:i4>0</vt:i4>
      </vt:variant>
      <vt:variant>
        <vt:i4>5</vt:i4>
      </vt:variant>
      <vt:variant>
        <vt:lpwstr/>
      </vt:variant>
      <vt:variant>
        <vt:lpwstr>D17</vt:lpwstr>
      </vt:variant>
      <vt:variant>
        <vt:i4>3211363</vt:i4>
      </vt:variant>
      <vt:variant>
        <vt:i4>449</vt:i4>
      </vt:variant>
      <vt:variant>
        <vt:i4>0</vt:i4>
      </vt:variant>
      <vt:variant>
        <vt:i4>5</vt:i4>
      </vt:variant>
      <vt:variant>
        <vt:lpwstr/>
      </vt:variant>
      <vt:variant>
        <vt:lpwstr>C16</vt:lpwstr>
      </vt:variant>
      <vt:variant>
        <vt:i4>3211363</vt:i4>
      </vt:variant>
      <vt:variant>
        <vt:i4>446</vt:i4>
      </vt:variant>
      <vt:variant>
        <vt:i4>0</vt:i4>
      </vt:variant>
      <vt:variant>
        <vt:i4>5</vt:i4>
      </vt:variant>
      <vt:variant>
        <vt:lpwstr/>
      </vt:variant>
      <vt:variant>
        <vt:lpwstr>C15</vt:lpwstr>
      </vt:variant>
      <vt:variant>
        <vt:i4>3211364</vt:i4>
      </vt:variant>
      <vt:variant>
        <vt:i4>443</vt:i4>
      </vt:variant>
      <vt:variant>
        <vt:i4>0</vt:i4>
      </vt:variant>
      <vt:variant>
        <vt:i4>5</vt:i4>
      </vt:variant>
      <vt:variant>
        <vt:lpwstr/>
      </vt:variant>
      <vt:variant>
        <vt:lpwstr>D17</vt:lpwstr>
      </vt:variant>
      <vt:variant>
        <vt:i4>3211363</vt:i4>
      </vt:variant>
      <vt:variant>
        <vt:i4>440</vt:i4>
      </vt:variant>
      <vt:variant>
        <vt:i4>0</vt:i4>
      </vt:variant>
      <vt:variant>
        <vt:i4>5</vt:i4>
      </vt:variant>
      <vt:variant>
        <vt:lpwstr/>
      </vt:variant>
      <vt:variant>
        <vt:lpwstr>C15</vt:lpwstr>
      </vt:variant>
      <vt:variant>
        <vt:i4>3211363</vt:i4>
      </vt:variant>
      <vt:variant>
        <vt:i4>437</vt:i4>
      </vt:variant>
      <vt:variant>
        <vt:i4>0</vt:i4>
      </vt:variant>
      <vt:variant>
        <vt:i4>5</vt:i4>
      </vt:variant>
      <vt:variant>
        <vt:lpwstr/>
      </vt:variant>
      <vt:variant>
        <vt:lpwstr>C14</vt:lpwstr>
      </vt:variant>
      <vt:variant>
        <vt:i4>3211363</vt:i4>
      </vt:variant>
      <vt:variant>
        <vt:i4>434</vt:i4>
      </vt:variant>
      <vt:variant>
        <vt:i4>0</vt:i4>
      </vt:variant>
      <vt:variant>
        <vt:i4>5</vt:i4>
      </vt:variant>
      <vt:variant>
        <vt:lpwstr/>
      </vt:variant>
      <vt:variant>
        <vt:lpwstr>C14</vt:lpwstr>
      </vt:variant>
      <vt:variant>
        <vt:i4>3211364</vt:i4>
      </vt:variant>
      <vt:variant>
        <vt:i4>431</vt:i4>
      </vt:variant>
      <vt:variant>
        <vt:i4>0</vt:i4>
      </vt:variant>
      <vt:variant>
        <vt:i4>5</vt:i4>
      </vt:variant>
      <vt:variant>
        <vt:lpwstr/>
      </vt:variant>
      <vt:variant>
        <vt:lpwstr>D17</vt:lpwstr>
      </vt:variant>
      <vt:variant>
        <vt:i4>3211364</vt:i4>
      </vt:variant>
      <vt:variant>
        <vt:i4>428</vt:i4>
      </vt:variant>
      <vt:variant>
        <vt:i4>0</vt:i4>
      </vt:variant>
      <vt:variant>
        <vt:i4>5</vt:i4>
      </vt:variant>
      <vt:variant>
        <vt:lpwstr/>
      </vt:variant>
      <vt:variant>
        <vt:lpwstr>D19</vt:lpwstr>
      </vt:variant>
      <vt:variant>
        <vt:i4>3211363</vt:i4>
      </vt:variant>
      <vt:variant>
        <vt:i4>425</vt:i4>
      </vt:variant>
      <vt:variant>
        <vt:i4>0</vt:i4>
      </vt:variant>
      <vt:variant>
        <vt:i4>5</vt:i4>
      </vt:variant>
      <vt:variant>
        <vt:lpwstr/>
      </vt:variant>
      <vt:variant>
        <vt:lpwstr>C13</vt:lpwstr>
      </vt:variant>
      <vt:variant>
        <vt:i4>3211363</vt:i4>
      </vt:variant>
      <vt:variant>
        <vt:i4>422</vt:i4>
      </vt:variant>
      <vt:variant>
        <vt:i4>0</vt:i4>
      </vt:variant>
      <vt:variant>
        <vt:i4>5</vt:i4>
      </vt:variant>
      <vt:variant>
        <vt:lpwstr/>
      </vt:variant>
      <vt:variant>
        <vt:lpwstr>C13</vt:lpwstr>
      </vt:variant>
      <vt:variant>
        <vt:i4>3211364</vt:i4>
      </vt:variant>
      <vt:variant>
        <vt:i4>419</vt:i4>
      </vt:variant>
      <vt:variant>
        <vt:i4>0</vt:i4>
      </vt:variant>
      <vt:variant>
        <vt:i4>5</vt:i4>
      </vt:variant>
      <vt:variant>
        <vt:lpwstr/>
      </vt:variant>
      <vt:variant>
        <vt:lpwstr>D17</vt:lpwstr>
      </vt:variant>
      <vt:variant>
        <vt:i4>3211364</vt:i4>
      </vt:variant>
      <vt:variant>
        <vt:i4>416</vt:i4>
      </vt:variant>
      <vt:variant>
        <vt:i4>0</vt:i4>
      </vt:variant>
      <vt:variant>
        <vt:i4>5</vt:i4>
      </vt:variant>
      <vt:variant>
        <vt:lpwstr/>
      </vt:variant>
      <vt:variant>
        <vt:lpwstr>D19</vt:lpwstr>
      </vt:variant>
      <vt:variant>
        <vt:i4>3211363</vt:i4>
      </vt:variant>
      <vt:variant>
        <vt:i4>413</vt:i4>
      </vt:variant>
      <vt:variant>
        <vt:i4>0</vt:i4>
      </vt:variant>
      <vt:variant>
        <vt:i4>5</vt:i4>
      </vt:variant>
      <vt:variant>
        <vt:lpwstr/>
      </vt:variant>
      <vt:variant>
        <vt:lpwstr>C12</vt:lpwstr>
      </vt:variant>
      <vt:variant>
        <vt:i4>3211364</vt:i4>
      </vt:variant>
      <vt:variant>
        <vt:i4>410</vt:i4>
      </vt:variant>
      <vt:variant>
        <vt:i4>0</vt:i4>
      </vt:variant>
      <vt:variant>
        <vt:i4>5</vt:i4>
      </vt:variant>
      <vt:variant>
        <vt:lpwstr/>
      </vt:variant>
      <vt:variant>
        <vt:lpwstr>D17</vt:lpwstr>
      </vt:variant>
      <vt:variant>
        <vt:i4>3211364</vt:i4>
      </vt:variant>
      <vt:variant>
        <vt:i4>407</vt:i4>
      </vt:variant>
      <vt:variant>
        <vt:i4>0</vt:i4>
      </vt:variant>
      <vt:variant>
        <vt:i4>5</vt:i4>
      </vt:variant>
      <vt:variant>
        <vt:lpwstr/>
      </vt:variant>
      <vt:variant>
        <vt:lpwstr>D19</vt:lpwstr>
      </vt:variant>
      <vt:variant>
        <vt:i4>3211364</vt:i4>
      </vt:variant>
      <vt:variant>
        <vt:i4>404</vt:i4>
      </vt:variant>
      <vt:variant>
        <vt:i4>0</vt:i4>
      </vt:variant>
      <vt:variant>
        <vt:i4>5</vt:i4>
      </vt:variant>
      <vt:variant>
        <vt:lpwstr/>
      </vt:variant>
      <vt:variant>
        <vt:lpwstr>D19</vt:lpwstr>
      </vt:variant>
      <vt:variant>
        <vt:i4>3211364</vt:i4>
      </vt:variant>
      <vt:variant>
        <vt:i4>401</vt:i4>
      </vt:variant>
      <vt:variant>
        <vt:i4>0</vt:i4>
      </vt:variant>
      <vt:variant>
        <vt:i4>5</vt:i4>
      </vt:variant>
      <vt:variant>
        <vt:lpwstr/>
      </vt:variant>
      <vt:variant>
        <vt:lpwstr>D17</vt:lpwstr>
      </vt:variant>
      <vt:variant>
        <vt:i4>3211363</vt:i4>
      </vt:variant>
      <vt:variant>
        <vt:i4>398</vt:i4>
      </vt:variant>
      <vt:variant>
        <vt:i4>0</vt:i4>
      </vt:variant>
      <vt:variant>
        <vt:i4>5</vt:i4>
      </vt:variant>
      <vt:variant>
        <vt:lpwstr/>
      </vt:variant>
      <vt:variant>
        <vt:lpwstr>C12</vt:lpwstr>
      </vt:variant>
      <vt:variant>
        <vt:i4>3211364</vt:i4>
      </vt:variant>
      <vt:variant>
        <vt:i4>395</vt:i4>
      </vt:variant>
      <vt:variant>
        <vt:i4>0</vt:i4>
      </vt:variant>
      <vt:variant>
        <vt:i4>5</vt:i4>
      </vt:variant>
      <vt:variant>
        <vt:lpwstr/>
      </vt:variant>
      <vt:variant>
        <vt:lpwstr>D19</vt:lpwstr>
      </vt:variant>
      <vt:variant>
        <vt:i4>3211363</vt:i4>
      </vt:variant>
      <vt:variant>
        <vt:i4>392</vt:i4>
      </vt:variant>
      <vt:variant>
        <vt:i4>0</vt:i4>
      </vt:variant>
      <vt:variant>
        <vt:i4>5</vt:i4>
      </vt:variant>
      <vt:variant>
        <vt:lpwstr/>
      </vt:variant>
      <vt:variant>
        <vt:lpwstr>C11</vt:lpwstr>
      </vt:variant>
      <vt:variant>
        <vt:i4>3211364</vt:i4>
      </vt:variant>
      <vt:variant>
        <vt:i4>389</vt:i4>
      </vt:variant>
      <vt:variant>
        <vt:i4>0</vt:i4>
      </vt:variant>
      <vt:variant>
        <vt:i4>5</vt:i4>
      </vt:variant>
      <vt:variant>
        <vt:lpwstr/>
      </vt:variant>
      <vt:variant>
        <vt:lpwstr>D17</vt:lpwstr>
      </vt:variant>
      <vt:variant>
        <vt:i4>3211364</vt:i4>
      </vt:variant>
      <vt:variant>
        <vt:i4>386</vt:i4>
      </vt:variant>
      <vt:variant>
        <vt:i4>0</vt:i4>
      </vt:variant>
      <vt:variant>
        <vt:i4>5</vt:i4>
      </vt:variant>
      <vt:variant>
        <vt:lpwstr/>
      </vt:variant>
      <vt:variant>
        <vt:lpwstr>D19</vt:lpwstr>
      </vt:variant>
      <vt:variant>
        <vt:i4>3211364</vt:i4>
      </vt:variant>
      <vt:variant>
        <vt:i4>383</vt:i4>
      </vt:variant>
      <vt:variant>
        <vt:i4>0</vt:i4>
      </vt:variant>
      <vt:variant>
        <vt:i4>5</vt:i4>
      </vt:variant>
      <vt:variant>
        <vt:lpwstr/>
      </vt:variant>
      <vt:variant>
        <vt:lpwstr>D19</vt:lpwstr>
      </vt:variant>
      <vt:variant>
        <vt:i4>3211363</vt:i4>
      </vt:variant>
      <vt:variant>
        <vt:i4>380</vt:i4>
      </vt:variant>
      <vt:variant>
        <vt:i4>0</vt:i4>
      </vt:variant>
      <vt:variant>
        <vt:i4>5</vt:i4>
      </vt:variant>
      <vt:variant>
        <vt:lpwstr/>
      </vt:variant>
      <vt:variant>
        <vt:lpwstr>C11</vt:lpwstr>
      </vt:variant>
      <vt:variant>
        <vt:i4>3211364</vt:i4>
      </vt:variant>
      <vt:variant>
        <vt:i4>377</vt:i4>
      </vt:variant>
      <vt:variant>
        <vt:i4>0</vt:i4>
      </vt:variant>
      <vt:variant>
        <vt:i4>5</vt:i4>
      </vt:variant>
      <vt:variant>
        <vt:lpwstr/>
      </vt:variant>
      <vt:variant>
        <vt:lpwstr>D19</vt:lpwstr>
      </vt:variant>
      <vt:variant>
        <vt:i4>3211364</vt:i4>
      </vt:variant>
      <vt:variant>
        <vt:i4>374</vt:i4>
      </vt:variant>
      <vt:variant>
        <vt:i4>0</vt:i4>
      </vt:variant>
      <vt:variant>
        <vt:i4>5</vt:i4>
      </vt:variant>
      <vt:variant>
        <vt:lpwstr/>
      </vt:variant>
      <vt:variant>
        <vt:lpwstr>D19</vt:lpwstr>
      </vt:variant>
      <vt:variant>
        <vt:i4>3211363</vt:i4>
      </vt:variant>
      <vt:variant>
        <vt:i4>371</vt:i4>
      </vt:variant>
      <vt:variant>
        <vt:i4>0</vt:i4>
      </vt:variant>
      <vt:variant>
        <vt:i4>5</vt:i4>
      </vt:variant>
      <vt:variant>
        <vt:lpwstr/>
      </vt:variant>
      <vt:variant>
        <vt:lpwstr>C10</vt:lpwstr>
      </vt:variant>
      <vt:variant>
        <vt:i4>3211364</vt:i4>
      </vt:variant>
      <vt:variant>
        <vt:i4>368</vt:i4>
      </vt:variant>
      <vt:variant>
        <vt:i4>0</vt:i4>
      </vt:variant>
      <vt:variant>
        <vt:i4>5</vt:i4>
      </vt:variant>
      <vt:variant>
        <vt:lpwstr/>
      </vt:variant>
      <vt:variant>
        <vt:lpwstr>D17</vt:lpwstr>
      </vt:variant>
      <vt:variant>
        <vt:i4>3211364</vt:i4>
      </vt:variant>
      <vt:variant>
        <vt:i4>365</vt:i4>
      </vt:variant>
      <vt:variant>
        <vt:i4>0</vt:i4>
      </vt:variant>
      <vt:variant>
        <vt:i4>5</vt:i4>
      </vt:variant>
      <vt:variant>
        <vt:lpwstr/>
      </vt:variant>
      <vt:variant>
        <vt:lpwstr>D19</vt:lpwstr>
      </vt:variant>
      <vt:variant>
        <vt:i4>3211364</vt:i4>
      </vt:variant>
      <vt:variant>
        <vt:i4>362</vt:i4>
      </vt:variant>
      <vt:variant>
        <vt:i4>0</vt:i4>
      </vt:variant>
      <vt:variant>
        <vt:i4>5</vt:i4>
      </vt:variant>
      <vt:variant>
        <vt:lpwstr/>
      </vt:variant>
      <vt:variant>
        <vt:lpwstr>D19</vt:lpwstr>
      </vt:variant>
      <vt:variant>
        <vt:i4>3211364</vt:i4>
      </vt:variant>
      <vt:variant>
        <vt:i4>359</vt:i4>
      </vt:variant>
      <vt:variant>
        <vt:i4>0</vt:i4>
      </vt:variant>
      <vt:variant>
        <vt:i4>5</vt:i4>
      </vt:variant>
      <vt:variant>
        <vt:lpwstr/>
      </vt:variant>
      <vt:variant>
        <vt:lpwstr>D19</vt:lpwstr>
      </vt:variant>
      <vt:variant>
        <vt:i4>3211364</vt:i4>
      </vt:variant>
      <vt:variant>
        <vt:i4>356</vt:i4>
      </vt:variant>
      <vt:variant>
        <vt:i4>0</vt:i4>
      </vt:variant>
      <vt:variant>
        <vt:i4>5</vt:i4>
      </vt:variant>
      <vt:variant>
        <vt:lpwstr/>
      </vt:variant>
      <vt:variant>
        <vt:lpwstr>D19</vt:lpwstr>
      </vt:variant>
      <vt:variant>
        <vt:i4>3604579</vt:i4>
      </vt:variant>
      <vt:variant>
        <vt:i4>353</vt:i4>
      </vt:variant>
      <vt:variant>
        <vt:i4>0</vt:i4>
      </vt:variant>
      <vt:variant>
        <vt:i4>5</vt:i4>
      </vt:variant>
      <vt:variant>
        <vt:lpwstr/>
      </vt:variant>
      <vt:variant>
        <vt:lpwstr>C7</vt:lpwstr>
      </vt:variant>
      <vt:variant>
        <vt:i4>3604579</vt:i4>
      </vt:variant>
      <vt:variant>
        <vt:i4>350</vt:i4>
      </vt:variant>
      <vt:variant>
        <vt:i4>0</vt:i4>
      </vt:variant>
      <vt:variant>
        <vt:i4>5</vt:i4>
      </vt:variant>
      <vt:variant>
        <vt:lpwstr/>
      </vt:variant>
      <vt:variant>
        <vt:lpwstr>C7</vt:lpwstr>
      </vt:variant>
      <vt:variant>
        <vt:i4>3604579</vt:i4>
      </vt:variant>
      <vt:variant>
        <vt:i4>347</vt:i4>
      </vt:variant>
      <vt:variant>
        <vt:i4>0</vt:i4>
      </vt:variant>
      <vt:variant>
        <vt:i4>5</vt:i4>
      </vt:variant>
      <vt:variant>
        <vt:lpwstr/>
      </vt:variant>
      <vt:variant>
        <vt:lpwstr>C7</vt:lpwstr>
      </vt:variant>
      <vt:variant>
        <vt:i4>3211364</vt:i4>
      </vt:variant>
      <vt:variant>
        <vt:i4>344</vt:i4>
      </vt:variant>
      <vt:variant>
        <vt:i4>0</vt:i4>
      </vt:variant>
      <vt:variant>
        <vt:i4>5</vt:i4>
      </vt:variant>
      <vt:variant>
        <vt:lpwstr/>
      </vt:variant>
      <vt:variant>
        <vt:lpwstr>D19</vt:lpwstr>
      </vt:variant>
      <vt:variant>
        <vt:i4>3604579</vt:i4>
      </vt:variant>
      <vt:variant>
        <vt:i4>341</vt:i4>
      </vt:variant>
      <vt:variant>
        <vt:i4>0</vt:i4>
      </vt:variant>
      <vt:variant>
        <vt:i4>5</vt:i4>
      </vt:variant>
      <vt:variant>
        <vt:lpwstr/>
      </vt:variant>
      <vt:variant>
        <vt:lpwstr>C7</vt:lpwstr>
      </vt:variant>
      <vt:variant>
        <vt:i4>3604579</vt:i4>
      </vt:variant>
      <vt:variant>
        <vt:i4>338</vt:i4>
      </vt:variant>
      <vt:variant>
        <vt:i4>0</vt:i4>
      </vt:variant>
      <vt:variant>
        <vt:i4>5</vt:i4>
      </vt:variant>
      <vt:variant>
        <vt:lpwstr/>
      </vt:variant>
      <vt:variant>
        <vt:lpwstr>C7</vt:lpwstr>
      </vt:variant>
      <vt:variant>
        <vt:i4>3604579</vt:i4>
      </vt:variant>
      <vt:variant>
        <vt:i4>335</vt:i4>
      </vt:variant>
      <vt:variant>
        <vt:i4>0</vt:i4>
      </vt:variant>
      <vt:variant>
        <vt:i4>5</vt:i4>
      </vt:variant>
      <vt:variant>
        <vt:lpwstr/>
      </vt:variant>
      <vt:variant>
        <vt:lpwstr>C7</vt:lpwstr>
      </vt:variant>
      <vt:variant>
        <vt:i4>3539043</vt:i4>
      </vt:variant>
      <vt:variant>
        <vt:i4>332</vt:i4>
      </vt:variant>
      <vt:variant>
        <vt:i4>0</vt:i4>
      </vt:variant>
      <vt:variant>
        <vt:i4>5</vt:i4>
      </vt:variant>
      <vt:variant>
        <vt:lpwstr/>
      </vt:variant>
      <vt:variant>
        <vt:lpwstr>C6</vt:lpwstr>
      </vt:variant>
      <vt:variant>
        <vt:i4>3211364</vt:i4>
      </vt:variant>
      <vt:variant>
        <vt:i4>329</vt:i4>
      </vt:variant>
      <vt:variant>
        <vt:i4>0</vt:i4>
      </vt:variant>
      <vt:variant>
        <vt:i4>5</vt:i4>
      </vt:variant>
      <vt:variant>
        <vt:lpwstr/>
      </vt:variant>
      <vt:variant>
        <vt:lpwstr>D19</vt:lpwstr>
      </vt:variant>
      <vt:variant>
        <vt:i4>3211364</vt:i4>
      </vt:variant>
      <vt:variant>
        <vt:i4>326</vt:i4>
      </vt:variant>
      <vt:variant>
        <vt:i4>0</vt:i4>
      </vt:variant>
      <vt:variant>
        <vt:i4>5</vt:i4>
      </vt:variant>
      <vt:variant>
        <vt:lpwstr/>
      </vt:variant>
      <vt:variant>
        <vt:lpwstr>D17</vt:lpwstr>
      </vt:variant>
      <vt:variant>
        <vt:i4>3211364</vt:i4>
      </vt:variant>
      <vt:variant>
        <vt:i4>323</vt:i4>
      </vt:variant>
      <vt:variant>
        <vt:i4>0</vt:i4>
      </vt:variant>
      <vt:variant>
        <vt:i4>5</vt:i4>
      </vt:variant>
      <vt:variant>
        <vt:lpwstr/>
      </vt:variant>
      <vt:variant>
        <vt:lpwstr>D17</vt:lpwstr>
      </vt:variant>
      <vt:variant>
        <vt:i4>3211364</vt:i4>
      </vt:variant>
      <vt:variant>
        <vt:i4>320</vt:i4>
      </vt:variant>
      <vt:variant>
        <vt:i4>0</vt:i4>
      </vt:variant>
      <vt:variant>
        <vt:i4>5</vt:i4>
      </vt:variant>
      <vt:variant>
        <vt:lpwstr/>
      </vt:variant>
      <vt:variant>
        <vt:lpwstr>D19</vt:lpwstr>
      </vt:variant>
      <vt:variant>
        <vt:i4>3211364</vt:i4>
      </vt:variant>
      <vt:variant>
        <vt:i4>317</vt:i4>
      </vt:variant>
      <vt:variant>
        <vt:i4>0</vt:i4>
      </vt:variant>
      <vt:variant>
        <vt:i4>5</vt:i4>
      </vt:variant>
      <vt:variant>
        <vt:lpwstr/>
      </vt:variant>
      <vt:variant>
        <vt:lpwstr>D17</vt:lpwstr>
      </vt:variant>
      <vt:variant>
        <vt:i4>3473507</vt:i4>
      </vt:variant>
      <vt:variant>
        <vt:i4>314</vt:i4>
      </vt:variant>
      <vt:variant>
        <vt:i4>0</vt:i4>
      </vt:variant>
      <vt:variant>
        <vt:i4>5</vt:i4>
      </vt:variant>
      <vt:variant>
        <vt:lpwstr/>
      </vt:variant>
      <vt:variant>
        <vt:lpwstr>C5</vt:lpwstr>
      </vt:variant>
      <vt:variant>
        <vt:i4>3211364</vt:i4>
      </vt:variant>
      <vt:variant>
        <vt:i4>311</vt:i4>
      </vt:variant>
      <vt:variant>
        <vt:i4>0</vt:i4>
      </vt:variant>
      <vt:variant>
        <vt:i4>5</vt:i4>
      </vt:variant>
      <vt:variant>
        <vt:lpwstr/>
      </vt:variant>
      <vt:variant>
        <vt:lpwstr>D19</vt:lpwstr>
      </vt:variant>
      <vt:variant>
        <vt:i4>3473507</vt:i4>
      </vt:variant>
      <vt:variant>
        <vt:i4>308</vt:i4>
      </vt:variant>
      <vt:variant>
        <vt:i4>0</vt:i4>
      </vt:variant>
      <vt:variant>
        <vt:i4>5</vt:i4>
      </vt:variant>
      <vt:variant>
        <vt:lpwstr/>
      </vt:variant>
      <vt:variant>
        <vt:lpwstr>C5</vt:lpwstr>
      </vt:variant>
      <vt:variant>
        <vt:i4>3211364</vt:i4>
      </vt:variant>
      <vt:variant>
        <vt:i4>305</vt:i4>
      </vt:variant>
      <vt:variant>
        <vt:i4>0</vt:i4>
      </vt:variant>
      <vt:variant>
        <vt:i4>5</vt:i4>
      </vt:variant>
      <vt:variant>
        <vt:lpwstr/>
      </vt:variant>
      <vt:variant>
        <vt:lpwstr>D17</vt:lpwstr>
      </vt:variant>
      <vt:variant>
        <vt:i4>3211364</vt:i4>
      </vt:variant>
      <vt:variant>
        <vt:i4>302</vt:i4>
      </vt:variant>
      <vt:variant>
        <vt:i4>0</vt:i4>
      </vt:variant>
      <vt:variant>
        <vt:i4>5</vt:i4>
      </vt:variant>
      <vt:variant>
        <vt:lpwstr/>
      </vt:variant>
      <vt:variant>
        <vt:lpwstr>D17</vt:lpwstr>
      </vt:variant>
      <vt:variant>
        <vt:i4>3211364</vt:i4>
      </vt:variant>
      <vt:variant>
        <vt:i4>299</vt:i4>
      </vt:variant>
      <vt:variant>
        <vt:i4>0</vt:i4>
      </vt:variant>
      <vt:variant>
        <vt:i4>5</vt:i4>
      </vt:variant>
      <vt:variant>
        <vt:lpwstr/>
      </vt:variant>
      <vt:variant>
        <vt:lpwstr>D17</vt:lpwstr>
      </vt:variant>
      <vt:variant>
        <vt:i4>3407971</vt:i4>
      </vt:variant>
      <vt:variant>
        <vt:i4>296</vt:i4>
      </vt:variant>
      <vt:variant>
        <vt:i4>0</vt:i4>
      </vt:variant>
      <vt:variant>
        <vt:i4>5</vt:i4>
      </vt:variant>
      <vt:variant>
        <vt:lpwstr/>
      </vt:variant>
      <vt:variant>
        <vt:lpwstr>C4</vt:lpwstr>
      </vt:variant>
      <vt:variant>
        <vt:i4>3211364</vt:i4>
      </vt:variant>
      <vt:variant>
        <vt:i4>293</vt:i4>
      </vt:variant>
      <vt:variant>
        <vt:i4>0</vt:i4>
      </vt:variant>
      <vt:variant>
        <vt:i4>5</vt:i4>
      </vt:variant>
      <vt:variant>
        <vt:lpwstr/>
      </vt:variant>
      <vt:variant>
        <vt:lpwstr>D17</vt:lpwstr>
      </vt:variant>
      <vt:variant>
        <vt:i4>3407971</vt:i4>
      </vt:variant>
      <vt:variant>
        <vt:i4>290</vt:i4>
      </vt:variant>
      <vt:variant>
        <vt:i4>0</vt:i4>
      </vt:variant>
      <vt:variant>
        <vt:i4>5</vt:i4>
      </vt:variant>
      <vt:variant>
        <vt:lpwstr/>
      </vt:variant>
      <vt:variant>
        <vt:lpwstr>C4</vt:lpwstr>
      </vt:variant>
      <vt:variant>
        <vt:i4>3211364</vt:i4>
      </vt:variant>
      <vt:variant>
        <vt:i4>287</vt:i4>
      </vt:variant>
      <vt:variant>
        <vt:i4>0</vt:i4>
      </vt:variant>
      <vt:variant>
        <vt:i4>5</vt:i4>
      </vt:variant>
      <vt:variant>
        <vt:lpwstr/>
      </vt:variant>
      <vt:variant>
        <vt:lpwstr>D19</vt:lpwstr>
      </vt:variant>
      <vt:variant>
        <vt:i4>3342435</vt:i4>
      </vt:variant>
      <vt:variant>
        <vt:i4>284</vt:i4>
      </vt:variant>
      <vt:variant>
        <vt:i4>0</vt:i4>
      </vt:variant>
      <vt:variant>
        <vt:i4>5</vt:i4>
      </vt:variant>
      <vt:variant>
        <vt:lpwstr/>
      </vt:variant>
      <vt:variant>
        <vt:lpwstr>C3</vt:lpwstr>
      </vt:variant>
      <vt:variant>
        <vt:i4>3211364</vt:i4>
      </vt:variant>
      <vt:variant>
        <vt:i4>281</vt:i4>
      </vt:variant>
      <vt:variant>
        <vt:i4>0</vt:i4>
      </vt:variant>
      <vt:variant>
        <vt:i4>5</vt:i4>
      </vt:variant>
      <vt:variant>
        <vt:lpwstr/>
      </vt:variant>
      <vt:variant>
        <vt:lpwstr>D17</vt:lpwstr>
      </vt:variant>
      <vt:variant>
        <vt:i4>3211364</vt:i4>
      </vt:variant>
      <vt:variant>
        <vt:i4>278</vt:i4>
      </vt:variant>
      <vt:variant>
        <vt:i4>0</vt:i4>
      </vt:variant>
      <vt:variant>
        <vt:i4>5</vt:i4>
      </vt:variant>
      <vt:variant>
        <vt:lpwstr/>
      </vt:variant>
      <vt:variant>
        <vt:lpwstr>D19</vt:lpwstr>
      </vt:variant>
      <vt:variant>
        <vt:i4>3211364</vt:i4>
      </vt:variant>
      <vt:variant>
        <vt:i4>275</vt:i4>
      </vt:variant>
      <vt:variant>
        <vt:i4>0</vt:i4>
      </vt:variant>
      <vt:variant>
        <vt:i4>5</vt:i4>
      </vt:variant>
      <vt:variant>
        <vt:lpwstr/>
      </vt:variant>
      <vt:variant>
        <vt:lpwstr>D19</vt:lpwstr>
      </vt:variant>
      <vt:variant>
        <vt:i4>3211364</vt:i4>
      </vt:variant>
      <vt:variant>
        <vt:i4>272</vt:i4>
      </vt:variant>
      <vt:variant>
        <vt:i4>0</vt:i4>
      </vt:variant>
      <vt:variant>
        <vt:i4>5</vt:i4>
      </vt:variant>
      <vt:variant>
        <vt:lpwstr/>
      </vt:variant>
      <vt:variant>
        <vt:lpwstr>D19</vt:lpwstr>
      </vt:variant>
      <vt:variant>
        <vt:i4>3276899</vt:i4>
      </vt:variant>
      <vt:variant>
        <vt:i4>269</vt:i4>
      </vt:variant>
      <vt:variant>
        <vt:i4>0</vt:i4>
      </vt:variant>
      <vt:variant>
        <vt:i4>5</vt:i4>
      </vt:variant>
      <vt:variant>
        <vt:lpwstr/>
      </vt:variant>
      <vt:variant>
        <vt:lpwstr>C2</vt:lpwstr>
      </vt:variant>
      <vt:variant>
        <vt:i4>3211364</vt:i4>
      </vt:variant>
      <vt:variant>
        <vt:i4>266</vt:i4>
      </vt:variant>
      <vt:variant>
        <vt:i4>0</vt:i4>
      </vt:variant>
      <vt:variant>
        <vt:i4>5</vt:i4>
      </vt:variant>
      <vt:variant>
        <vt:lpwstr/>
      </vt:variant>
      <vt:variant>
        <vt:lpwstr>D17</vt:lpwstr>
      </vt:variant>
      <vt:variant>
        <vt:i4>3211364</vt:i4>
      </vt:variant>
      <vt:variant>
        <vt:i4>263</vt:i4>
      </vt:variant>
      <vt:variant>
        <vt:i4>0</vt:i4>
      </vt:variant>
      <vt:variant>
        <vt:i4>5</vt:i4>
      </vt:variant>
      <vt:variant>
        <vt:lpwstr/>
      </vt:variant>
      <vt:variant>
        <vt:lpwstr>D19</vt:lpwstr>
      </vt:variant>
      <vt:variant>
        <vt:i4>3211364</vt:i4>
      </vt:variant>
      <vt:variant>
        <vt:i4>260</vt:i4>
      </vt:variant>
      <vt:variant>
        <vt:i4>0</vt:i4>
      </vt:variant>
      <vt:variant>
        <vt:i4>5</vt:i4>
      </vt:variant>
      <vt:variant>
        <vt:lpwstr/>
      </vt:variant>
      <vt:variant>
        <vt:lpwstr>D19</vt:lpwstr>
      </vt:variant>
      <vt:variant>
        <vt:i4>1376258</vt:i4>
      </vt:variant>
      <vt:variant>
        <vt:i4>257</vt:i4>
      </vt:variant>
      <vt:variant>
        <vt:i4>0</vt:i4>
      </vt:variant>
      <vt:variant>
        <vt:i4>5</vt:i4>
      </vt:variant>
      <vt:variant>
        <vt:lpwstr/>
      </vt:variant>
      <vt:variant>
        <vt:lpwstr>PartE</vt:lpwstr>
      </vt:variant>
      <vt:variant>
        <vt:i4>1376258</vt:i4>
      </vt:variant>
      <vt:variant>
        <vt:i4>254</vt:i4>
      </vt:variant>
      <vt:variant>
        <vt:i4>0</vt:i4>
      </vt:variant>
      <vt:variant>
        <vt:i4>5</vt:i4>
      </vt:variant>
      <vt:variant>
        <vt:lpwstr/>
      </vt:variant>
      <vt:variant>
        <vt:lpwstr>PartE</vt:lpwstr>
      </vt:variant>
      <vt:variant>
        <vt:i4>3211363</vt:i4>
      </vt:variant>
      <vt:variant>
        <vt:i4>251</vt:i4>
      </vt:variant>
      <vt:variant>
        <vt:i4>0</vt:i4>
      </vt:variant>
      <vt:variant>
        <vt:i4>5</vt:i4>
      </vt:variant>
      <vt:variant>
        <vt:lpwstr/>
      </vt:variant>
      <vt:variant>
        <vt:lpwstr>C14</vt:lpwstr>
      </vt:variant>
      <vt:variant>
        <vt:i4>3211364</vt:i4>
      </vt:variant>
      <vt:variant>
        <vt:i4>248</vt:i4>
      </vt:variant>
      <vt:variant>
        <vt:i4>0</vt:i4>
      </vt:variant>
      <vt:variant>
        <vt:i4>5</vt:i4>
      </vt:variant>
      <vt:variant>
        <vt:lpwstr/>
      </vt:variant>
      <vt:variant>
        <vt:lpwstr>D11</vt:lpwstr>
      </vt:variant>
      <vt:variant>
        <vt:i4>3276899</vt:i4>
      </vt:variant>
      <vt:variant>
        <vt:i4>245</vt:i4>
      </vt:variant>
      <vt:variant>
        <vt:i4>0</vt:i4>
      </vt:variant>
      <vt:variant>
        <vt:i4>5</vt:i4>
      </vt:variant>
      <vt:variant>
        <vt:lpwstr/>
      </vt:variant>
      <vt:variant>
        <vt:lpwstr>C20</vt:lpwstr>
      </vt:variant>
      <vt:variant>
        <vt:i4>3211364</vt:i4>
      </vt:variant>
      <vt:variant>
        <vt:i4>242</vt:i4>
      </vt:variant>
      <vt:variant>
        <vt:i4>0</vt:i4>
      </vt:variant>
      <vt:variant>
        <vt:i4>5</vt:i4>
      </vt:variant>
      <vt:variant>
        <vt:lpwstr/>
      </vt:variant>
      <vt:variant>
        <vt:lpwstr>D16</vt:lpwstr>
      </vt:variant>
      <vt:variant>
        <vt:i4>917504</vt:i4>
      </vt:variant>
      <vt:variant>
        <vt:i4>239</vt:i4>
      </vt:variant>
      <vt:variant>
        <vt:i4>0</vt:i4>
      </vt:variant>
      <vt:variant>
        <vt:i4>5</vt:i4>
      </vt:variant>
      <vt:variant>
        <vt:lpwstr>http://www.nhmrc.gov.au/publications/synopses/e72syn.htm</vt:lpwstr>
      </vt:variant>
      <vt:variant>
        <vt:lpwstr/>
      </vt:variant>
      <vt:variant>
        <vt:i4>3539043</vt:i4>
      </vt:variant>
      <vt:variant>
        <vt:i4>236</vt:i4>
      </vt:variant>
      <vt:variant>
        <vt:i4>0</vt:i4>
      </vt:variant>
      <vt:variant>
        <vt:i4>5</vt:i4>
      </vt:variant>
      <vt:variant>
        <vt:lpwstr/>
      </vt:variant>
      <vt:variant>
        <vt:lpwstr>C6</vt:lpwstr>
      </vt:variant>
      <vt:variant>
        <vt:i4>3473508</vt:i4>
      </vt:variant>
      <vt:variant>
        <vt:i4>233</vt:i4>
      </vt:variant>
      <vt:variant>
        <vt:i4>0</vt:i4>
      </vt:variant>
      <vt:variant>
        <vt:i4>5</vt:i4>
      </vt:variant>
      <vt:variant>
        <vt:lpwstr/>
      </vt:variant>
      <vt:variant>
        <vt:lpwstr>D5</vt:lpwstr>
      </vt:variant>
      <vt:variant>
        <vt:i4>917504</vt:i4>
      </vt:variant>
      <vt:variant>
        <vt:i4>230</vt:i4>
      </vt:variant>
      <vt:variant>
        <vt:i4>0</vt:i4>
      </vt:variant>
      <vt:variant>
        <vt:i4>5</vt:i4>
      </vt:variant>
      <vt:variant>
        <vt:lpwstr>http://www.nhmrc.gov.au/publications/synopses/e72syn.htm</vt:lpwstr>
      </vt:variant>
      <vt:variant>
        <vt:lpwstr/>
      </vt:variant>
      <vt:variant>
        <vt:i4>3473507</vt:i4>
      </vt:variant>
      <vt:variant>
        <vt:i4>227</vt:i4>
      </vt:variant>
      <vt:variant>
        <vt:i4>0</vt:i4>
      </vt:variant>
      <vt:variant>
        <vt:i4>5</vt:i4>
      </vt:variant>
      <vt:variant>
        <vt:lpwstr/>
      </vt:variant>
      <vt:variant>
        <vt:lpwstr>C5</vt:lpwstr>
      </vt:variant>
      <vt:variant>
        <vt:i4>3407972</vt:i4>
      </vt:variant>
      <vt:variant>
        <vt:i4>224</vt:i4>
      </vt:variant>
      <vt:variant>
        <vt:i4>0</vt:i4>
      </vt:variant>
      <vt:variant>
        <vt:i4>5</vt:i4>
      </vt:variant>
      <vt:variant>
        <vt:lpwstr/>
      </vt:variant>
      <vt:variant>
        <vt:lpwstr>D4</vt:lpwstr>
      </vt:variant>
      <vt:variant>
        <vt:i4>917504</vt:i4>
      </vt:variant>
      <vt:variant>
        <vt:i4>221</vt:i4>
      </vt:variant>
      <vt:variant>
        <vt:i4>0</vt:i4>
      </vt:variant>
      <vt:variant>
        <vt:i4>5</vt:i4>
      </vt:variant>
      <vt:variant>
        <vt:lpwstr>http://www.nhmrc.gov.au/publications/synopses/e72syn.htm</vt:lpwstr>
      </vt:variant>
      <vt:variant>
        <vt:lpwstr/>
      </vt:variant>
      <vt:variant>
        <vt:i4>3735651</vt:i4>
      </vt:variant>
      <vt:variant>
        <vt:i4>218</vt:i4>
      </vt:variant>
      <vt:variant>
        <vt:i4>0</vt:i4>
      </vt:variant>
      <vt:variant>
        <vt:i4>5</vt:i4>
      </vt:variant>
      <vt:variant>
        <vt:lpwstr/>
      </vt:variant>
      <vt:variant>
        <vt:lpwstr>C9</vt:lpwstr>
      </vt:variant>
      <vt:variant>
        <vt:i4>3735651</vt:i4>
      </vt:variant>
      <vt:variant>
        <vt:i4>215</vt:i4>
      </vt:variant>
      <vt:variant>
        <vt:i4>0</vt:i4>
      </vt:variant>
      <vt:variant>
        <vt:i4>5</vt:i4>
      </vt:variant>
      <vt:variant>
        <vt:lpwstr/>
      </vt:variant>
      <vt:variant>
        <vt:lpwstr>C9</vt:lpwstr>
      </vt:variant>
      <vt:variant>
        <vt:i4>3211364</vt:i4>
      </vt:variant>
      <vt:variant>
        <vt:i4>212</vt:i4>
      </vt:variant>
      <vt:variant>
        <vt:i4>0</vt:i4>
      </vt:variant>
      <vt:variant>
        <vt:i4>5</vt:i4>
      </vt:variant>
      <vt:variant>
        <vt:lpwstr/>
      </vt:variant>
      <vt:variant>
        <vt:lpwstr>D17</vt:lpwstr>
      </vt:variant>
      <vt:variant>
        <vt:i4>3539044</vt:i4>
      </vt:variant>
      <vt:variant>
        <vt:i4>209</vt:i4>
      </vt:variant>
      <vt:variant>
        <vt:i4>0</vt:i4>
      </vt:variant>
      <vt:variant>
        <vt:i4>5</vt:i4>
      </vt:variant>
      <vt:variant>
        <vt:lpwstr/>
      </vt:variant>
      <vt:variant>
        <vt:lpwstr>D6</vt:lpwstr>
      </vt:variant>
      <vt:variant>
        <vt:i4>917504</vt:i4>
      </vt:variant>
      <vt:variant>
        <vt:i4>206</vt:i4>
      </vt:variant>
      <vt:variant>
        <vt:i4>0</vt:i4>
      </vt:variant>
      <vt:variant>
        <vt:i4>5</vt:i4>
      </vt:variant>
      <vt:variant>
        <vt:lpwstr>http://www.nhmrc.gov.au/publications/synopses/e72syn.htm</vt:lpwstr>
      </vt:variant>
      <vt:variant>
        <vt:lpwstr/>
      </vt:variant>
      <vt:variant>
        <vt:i4>3604579</vt:i4>
      </vt:variant>
      <vt:variant>
        <vt:i4>203</vt:i4>
      </vt:variant>
      <vt:variant>
        <vt:i4>0</vt:i4>
      </vt:variant>
      <vt:variant>
        <vt:i4>5</vt:i4>
      </vt:variant>
      <vt:variant>
        <vt:lpwstr/>
      </vt:variant>
      <vt:variant>
        <vt:lpwstr>C7</vt:lpwstr>
      </vt:variant>
      <vt:variant>
        <vt:i4>3539044</vt:i4>
      </vt:variant>
      <vt:variant>
        <vt:i4>200</vt:i4>
      </vt:variant>
      <vt:variant>
        <vt:i4>0</vt:i4>
      </vt:variant>
      <vt:variant>
        <vt:i4>5</vt:i4>
      </vt:variant>
      <vt:variant>
        <vt:lpwstr/>
      </vt:variant>
      <vt:variant>
        <vt:lpwstr>D6</vt:lpwstr>
      </vt:variant>
      <vt:variant>
        <vt:i4>917504</vt:i4>
      </vt:variant>
      <vt:variant>
        <vt:i4>197</vt:i4>
      </vt:variant>
      <vt:variant>
        <vt:i4>0</vt:i4>
      </vt:variant>
      <vt:variant>
        <vt:i4>5</vt:i4>
      </vt:variant>
      <vt:variant>
        <vt:lpwstr>http://www.nhmrc.gov.au/publications/synopses/e72syn.htm</vt:lpwstr>
      </vt:variant>
      <vt:variant>
        <vt:lpwstr/>
      </vt:variant>
      <vt:variant>
        <vt:i4>3211363</vt:i4>
      </vt:variant>
      <vt:variant>
        <vt:i4>194</vt:i4>
      </vt:variant>
      <vt:variant>
        <vt:i4>0</vt:i4>
      </vt:variant>
      <vt:variant>
        <vt:i4>5</vt:i4>
      </vt:variant>
      <vt:variant>
        <vt:lpwstr/>
      </vt:variant>
      <vt:variant>
        <vt:lpwstr>C18</vt:lpwstr>
      </vt:variant>
      <vt:variant>
        <vt:i4>3211364</vt:i4>
      </vt:variant>
      <vt:variant>
        <vt:i4>191</vt:i4>
      </vt:variant>
      <vt:variant>
        <vt:i4>0</vt:i4>
      </vt:variant>
      <vt:variant>
        <vt:i4>5</vt:i4>
      </vt:variant>
      <vt:variant>
        <vt:lpwstr/>
      </vt:variant>
      <vt:variant>
        <vt:lpwstr>D14</vt:lpwstr>
      </vt:variant>
      <vt:variant>
        <vt:i4>917504</vt:i4>
      </vt:variant>
      <vt:variant>
        <vt:i4>188</vt:i4>
      </vt:variant>
      <vt:variant>
        <vt:i4>0</vt:i4>
      </vt:variant>
      <vt:variant>
        <vt:i4>5</vt:i4>
      </vt:variant>
      <vt:variant>
        <vt:lpwstr>http://www.nhmrc.gov.au/publications/synopses/e72syn.htm</vt:lpwstr>
      </vt:variant>
      <vt:variant>
        <vt:lpwstr/>
      </vt:variant>
      <vt:variant>
        <vt:i4>917504</vt:i4>
      </vt:variant>
      <vt:variant>
        <vt:i4>185</vt:i4>
      </vt:variant>
      <vt:variant>
        <vt:i4>0</vt:i4>
      </vt:variant>
      <vt:variant>
        <vt:i4>5</vt:i4>
      </vt:variant>
      <vt:variant>
        <vt:lpwstr>http://www.nhmrc.gov.au/publications/synopses/e72syn.htm</vt:lpwstr>
      </vt:variant>
      <vt:variant>
        <vt:lpwstr/>
      </vt:variant>
      <vt:variant>
        <vt:i4>3211363</vt:i4>
      </vt:variant>
      <vt:variant>
        <vt:i4>182</vt:i4>
      </vt:variant>
      <vt:variant>
        <vt:i4>0</vt:i4>
      </vt:variant>
      <vt:variant>
        <vt:i4>5</vt:i4>
      </vt:variant>
      <vt:variant>
        <vt:lpwstr/>
      </vt:variant>
      <vt:variant>
        <vt:lpwstr>C19</vt:lpwstr>
      </vt:variant>
      <vt:variant>
        <vt:i4>3211364</vt:i4>
      </vt:variant>
      <vt:variant>
        <vt:i4>179</vt:i4>
      </vt:variant>
      <vt:variant>
        <vt:i4>0</vt:i4>
      </vt:variant>
      <vt:variant>
        <vt:i4>5</vt:i4>
      </vt:variant>
      <vt:variant>
        <vt:lpwstr/>
      </vt:variant>
      <vt:variant>
        <vt:lpwstr>D15</vt:lpwstr>
      </vt:variant>
      <vt:variant>
        <vt:i4>917504</vt:i4>
      </vt:variant>
      <vt:variant>
        <vt:i4>176</vt:i4>
      </vt:variant>
      <vt:variant>
        <vt:i4>0</vt:i4>
      </vt:variant>
      <vt:variant>
        <vt:i4>5</vt:i4>
      </vt:variant>
      <vt:variant>
        <vt:lpwstr>http://www.nhmrc.gov.au/publications/synopses/e72syn.htm</vt:lpwstr>
      </vt:variant>
      <vt:variant>
        <vt:lpwstr/>
      </vt:variant>
      <vt:variant>
        <vt:i4>3211363</vt:i4>
      </vt:variant>
      <vt:variant>
        <vt:i4>173</vt:i4>
      </vt:variant>
      <vt:variant>
        <vt:i4>0</vt:i4>
      </vt:variant>
      <vt:variant>
        <vt:i4>5</vt:i4>
      </vt:variant>
      <vt:variant>
        <vt:lpwstr/>
      </vt:variant>
      <vt:variant>
        <vt:lpwstr>C17</vt:lpwstr>
      </vt:variant>
      <vt:variant>
        <vt:i4>3211363</vt:i4>
      </vt:variant>
      <vt:variant>
        <vt:i4>170</vt:i4>
      </vt:variant>
      <vt:variant>
        <vt:i4>0</vt:i4>
      </vt:variant>
      <vt:variant>
        <vt:i4>5</vt:i4>
      </vt:variant>
      <vt:variant>
        <vt:lpwstr/>
      </vt:variant>
      <vt:variant>
        <vt:lpwstr>C17</vt:lpwstr>
      </vt:variant>
      <vt:variant>
        <vt:i4>3211364</vt:i4>
      </vt:variant>
      <vt:variant>
        <vt:i4>167</vt:i4>
      </vt:variant>
      <vt:variant>
        <vt:i4>0</vt:i4>
      </vt:variant>
      <vt:variant>
        <vt:i4>5</vt:i4>
      </vt:variant>
      <vt:variant>
        <vt:lpwstr/>
      </vt:variant>
      <vt:variant>
        <vt:lpwstr>D17</vt:lpwstr>
      </vt:variant>
      <vt:variant>
        <vt:i4>917504</vt:i4>
      </vt:variant>
      <vt:variant>
        <vt:i4>164</vt:i4>
      </vt:variant>
      <vt:variant>
        <vt:i4>0</vt:i4>
      </vt:variant>
      <vt:variant>
        <vt:i4>5</vt:i4>
      </vt:variant>
      <vt:variant>
        <vt:lpwstr>http://www.nhmrc.gov.au/publications/synopses/e72syn.htm</vt:lpwstr>
      </vt:variant>
      <vt:variant>
        <vt:lpwstr/>
      </vt:variant>
      <vt:variant>
        <vt:i4>3407971</vt:i4>
      </vt:variant>
      <vt:variant>
        <vt:i4>161</vt:i4>
      </vt:variant>
      <vt:variant>
        <vt:i4>0</vt:i4>
      </vt:variant>
      <vt:variant>
        <vt:i4>5</vt:i4>
      </vt:variant>
      <vt:variant>
        <vt:lpwstr/>
      </vt:variant>
      <vt:variant>
        <vt:lpwstr>C4</vt:lpwstr>
      </vt:variant>
      <vt:variant>
        <vt:i4>3342436</vt:i4>
      </vt:variant>
      <vt:variant>
        <vt:i4>158</vt:i4>
      </vt:variant>
      <vt:variant>
        <vt:i4>0</vt:i4>
      </vt:variant>
      <vt:variant>
        <vt:i4>5</vt:i4>
      </vt:variant>
      <vt:variant>
        <vt:lpwstr/>
      </vt:variant>
      <vt:variant>
        <vt:lpwstr>D3</vt:lpwstr>
      </vt:variant>
      <vt:variant>
        <vt:i4>917504</vt:i4>
      </vt:variant>
      <vt:variant>
        <vt:i4>155</vt:i4>
      </vt:variant>
      <vt:variant>
        <vt:i4>0</vt:i4>
      </vt:variant>
      <vt:variant>
        <vt:i4>5</vt:i4>
      </vt:variant>
      <vt:variant>
        <vt:lpwstr>http://www.nhmrc.gov.au/publications/synopses/e72syn.htm</vt:lpwstr>
      </vt:variant>
      <vt:variant>
        <vt:lpwstr/>
      </vt:variant>
      <vt:variant>
        <vt:i4>3211363</vt:i4>
      </vt:variant>
      <vt:variant>
        <vt:i4>152</vt:i4>
      </vt:variant>
      <vt:variant>
        <vt:i4>0</vt:i4>
      </vt:variant>
      <vt:variant>
        <vt:i4>5</vt:i4>
      </vt:variant>
      <vt:variant>
        <vt:lpwstr/>
      </vt:variant>
      <vt:variant>
        <vt:lpwstr>C16</vt:lpwstr>
      </vt:variant>
      <vt:variant>
        <vt:i4>3211364</vt:i4>
      </vt:variant>
      <vt:variant>
        <vt:i4>149</vt:i4>
      </vt:variant>
      <vt:variant>
        <vt:i4>0</vt:i4>
      </vt:variant>
      <vt:variant>
        <vt:i4>5</vt:i4>
      </vt:variant>
      <vt:variant>
        <vt:lpwstr/>
      </vt:variant>
      <vt:variant>
        <vt:lpwstr>D13</vt:lpwstr>
      </vt:variant>
      <vt:variant>
        <vt:i4>917504</vt:i4>
      </vt:variant>
      <vt:variant>
        <vt:i4>146</vt:i4>
      </vt:variant>
      <vt:variant>
        <vt:i4>0</vt:i4>
      </vt:variant>
      <vt:variant>
        <vt:i4>5</vt:i4>
      </vt:variant>
      <vt:variant>
        <vt:lpwstr>http://www.nhmrc.gov.au/publications/synopses/e72syn.htm</vt:lpwstr>
      </vt:variant>
      <vt:variant>
        <vt:lpwstr/>
      </vt:variant>
      <vt:variant>
        <vt:i4>3211363</vt:i4>
      </vt:variant>
      <vt:variant>
        <vt:i4>143</vt:i4>
      </vt:variant>
      <vt:variant>
        <vt:i4>0</vt:i4>
      </vt:variant>
      <vt:variant>
        <vt:i4>5</vt:i4>
      </vt:variant>
      <vt:variant>
        <vt:lpwstr/>
      </vt:variant>
      <vt:variant>
        <vt:lpwstr>C15</vt:lpwstr>
      </vt:variant>
      <vt:variant>
        <vt:i4>3211364</vt:i4>
      </vt:variant>
      <vt:variant>
        <vt:i4>140</vt:i4>
      </vt:variant>
      <vt:variant>
        <vt:i4>0</vt:i4>
      </vt:variant>
      <vt:variant>
        <vt:i4>5</vt:i4>
      </vt:variant>
      <vt:variant>
        <vt:lpwstr/>
      </vt:variant>
      <vt:variant>
        <vt:lpwstr>D12</vt:lpwstr>
      </vt:variant>
      <vt:variant>
        <vt:i4>917504</vt:i4>
      </vt:variant>
      <vt:variant>
        <vt:i4>137</vt:i4>
      </vt:variant>
      <vt:variant>
        <vt:i4>0</vt:i4>
      </vt:variant>
      <vt:variant>
        <vt:i4>5</vt:i4>
      </vt:variant>
      <vt:variant>
        <vt:lpwstr>http://www.nhmrc.gov.au/publications/synopses/e72syn.htm</vt:lpwstr>
      </vt:variant>
      <vt:variant>
        <vt:lpwstr/>
      </vt:variant>
      <vt:variant>
        <vt:i4>3211363</vt:i4>
      </vt:variant>
      <vt:variant>
        <vt:i4>134</vt:i4>
      </vt:variant>
      <vt:variant>
        <vt:i4>0</vt:i4>
      </vt:variant>
      <vt:variant>
        <vt:i4>5</vt:i4>
      </vt:variant>
      <vt:variant>
        <vt:lpwstr/>
      </vt:variant>
      <vt:variant>
        <vt:lpwstr>C13</vt:lpwstr>
      </vt:variant>
      <vt:variant>
        <vt:i4>3211364</vt:i4>
      </vt:variant>
      <vt:variant>
        <vt:i4>131</vt:i4>
      </vt:variant>
      <vt:variant>
        <vt:i4>0</vt:i4>
      </vt:variant>
      <vt:variant>
        <vt:i4>5</vt:i4>
      </vt:variant>
      <vt:variant>
        <vt:lpwstr/>
      </vt:variant>
      <vt:variant>
        <vt:lpwstr>D10</vt:lpwstr>
      </vt:variant>
      <vt:variant>
        <vt:i4>917504</vt:i4>
      </vt:variant>
      <vt:variant>
        <vt:i4>128</vt:i4>
      </vt:variant>
      <vt:variant>
        <vt:i4>0</vt:i4>
      </vt:variant>
      <vt:variant>
        <vt:i4>5</vt:i4>
      </vt:variant>
      <vt:variant>
        <vt:lpwstr>http://www.nhmrc.gov.au/publications/synopses/e72syn.htm</vt:lpwstr>
      </vt:variant>
      <vt:variant>
        <vt:lpwstr/>
      </vt:variant>
      <vt:variant>
        <vt:i4>3211363</vt:i4>
      </vt:variant>
      <vt:variant>
        <vt:i4>125</vt:i4>
      </vt:variant>
      <vt:variant>
        <vt:i4>0</vt:i4>
      </vt:variant>
      <vt:variant>
        <vt:i4>5</vt:i4>
      </vt:variant>
      <vt:variant>
        <vt:lpwstr/>
      </vt:variant>
      <vt:variant>
        <vt:lpwstr>C12</vt:lpwstr>
      </vt:variant>
      <vt:variant>
        <vt:i4>3735652</vt:i4>
      </vt:variant>
      <vt:variant>
        <vt:i4>122</vt:i4>
      </vt:variant>
      <vt:variant>
        <vt:i4>0</vt:i4>
      </vt:variant>
      <vt:variant>
        <vt:i4>5</vt:i4>
      </vt:variant>
      <vt:variant>
        <vt:lpwstr/>
      </vt:variant>
      <vt:variant>
        <vt:lpwstr>D9</vt:lpwstr>
      </vt:variant>
      <vt:variant>
        <vt:i4>917504</vt:i4>
      </vt:variant>
      <vt:variant>
        <vt:i4>119</vt:i4>
      </vt:variant>
      <vt:variant>
        <vt:i4>0</vt:i4>
      </vt:variant>
      <vt:variant>
        <vt:i4>5</vt:i4>
      </vt:variant>
      <vt:variant>
        <vt:lpwstr>http://www.nhmrc.gov.au/publications/synopses/e72syn.htm</vt:lpwstr>
      </vt:variant>
      <vt:variant>
        <vt:lpwstr/>
      </vt:variant>
      <vt:variant>
        <vt:i4>3211363</vt:i4>
      </vt:variant>
      <vt:variant>
        <vt:i4>116</vt:i4>
      </vt:variant>
      <vt:variant>
        <vt:i4>0</vt:i4>
      </vt:variant>
      <vt:variant>
        <vt:i4>5</vt:i4>
      </vt:variant>
      <vt:variant>
        <vt:lpwstr/>
      </vt:variant>
      <vt:variant>
        <vt:lpwstr>C10</vt:lpwstr>
      </vt:variant>
      <vt:variant>
        <vt:i4>3604580</vt:i4>
      </vt:variant>
      <vt:variant>
        <vt:i4>113</vt:i4>
      </vt:variant>
      <vt:variant>
        <vt:i4>0</vt:i4>
      </vt:variant>
      <vt:variant>
        <vt:i4>5</vt:i4>
      </vt:variant>
      <vt:variant>
        <vt:lpwstr/>
      </vt:variant>
      <vt:variant>
        <vt:lpwstr>D7</vt:lpwstr>
      </vt:variant>
      <vt:variant>
        <vt:i4>917504</vt:i4>
      </vt:variant>
      <vt:variant>
        <vt:i4>110</vt:i4>
      </vt:variant>
      <vt:variant>
        <vt:i4>0</vt:i4>
      </vt:variant>
      <vt:variant>
        <vt:i4>5</vt:i4>
      </vt:variant>
      <vt:variant>
        <vt:lpwstr>http://www.nhmrc.gov.au/publications/synopses/e72syn.htm</vt:lpwstr>
      </vt:variant>
      <vt:variant>
        <vt:lpwstr/>
      </vt:variant>
      <vt:variant>
        <vt:i4>3211363</vt:i4>
      </vt:variant>
      <vt:variant>
        <vt:i4>107</vt:i4>
      </vt:variant>
      <vt:variant>
        <vt:i4>0</vt:i4>
      </vt:variant>
      <vt:variant>
        <vt:i4>5</vt:i4>
      </vt:variant>
      <vt:variant>
        <vt:lpwstr/>
      </vt:variant>
      <vt:variant>
        <vt:lpwstr>C11</vt:lpwstr>
      </vt:variant>
      <vt:variant>
        <vt:i4>3670116</vt:i4>
      </vt:variant>
      <vt:variant>
        <vt:i4>104</vt:i4>
      </vt:variant>
      <vt:variant>
        <vt:i4>0</vt:i4>
      </vt:variant>
      <vt:variant>
        <vt:i4>5</vt:i4>
      </vt:variant>
      <vt:variant>
        <vt:lpwstr/>
      </vt:variant>
      <vt:variant>
        <vt:lpwstr>D8</vt:lpwstr>
      </vt:variant>
      <vt:variant>
        <vt:i4>917504</vt:i4>
      </vt:variant>
      <vt:variant>
        <vt:i4>101</vt:i4>
      </vt:variant>
      <vt:variant>
        <vt:i4>0</vt:i4>
      </vt:variant>
      <vt:variant>
        <vt:i4>5</vt:i4>
      </vt:variant>
      <vt:variant>
        <vt:lpwstr>http://www.nhmrc.gov.au/publications/synopses/e72syn.htm</vt:lpwstr>
      </vt:variant>
      <vt:variant>
        <vt:lpwstr/>
      </vt:variant>
      <vt:variant>
        <vt:i4>3670115</vt:i4>
      </vt:variant>
      <vt:variant>
        <vt:i4>98</vt:i4>
      </vt:variant>
      <vt:variant>
        <vt:i4>0</vt:i4>
      </vt:variant>
      <vt:variant>
        <vt:i4>5</vt:i4>
      </vt:variant>
      <vt:variant>
        <vt:lpwstr/>
      </vt:variant>
      <vt:variant>
        <vt:lpwstr>C8</vt:lpwstr>
      </vt:variant>
      <vt:variant>
        <vt:i4>3670115</vt:i4>
      </vt:variant>
      <vt:variant>
        <vt:i4>95</vt:i4>
      </vt:variant>
      <vt:variant>
        <vt:i4>0</vt:i4>
      </vt:variant>
      <vt:variant>
        <vt:i4>5</vt:i4>
      </vt:variant>
      <vt:variant>
        <vt:lpwstr/>
      </vt:variant>
      <vt:variant>
        <vt:lpwstr>C8</vt:lpwstr>
      </vt:variant>
      <vt:variant>
        <vt:i4>3211364</vt:i4>
      </vt:variant>
      <vt:variant>
        <vt:i4>92</vt:i4>
      </vt:variant>
      <vt:variant>
        <vt:i4>0</vt:i4>
      </vt:variant>
      <vt:variant>
        <vt:i4>5</vt:i4>
      </vt:variant>
      <vt:variant>
        <vt:lpwstr/>
      </vt:variant>
      <vt:variant>
        <vt:lpwstr>D17</vt:lpwstr>
      </vt:variant>
      <vt:variant>
        <vt:i4>917504</vt:i4>
      </vt:variant>
      <vt:variant>
        <vt:i4>89</vt:i4>
      </vt:variant>
      <vt:variant>
        <vt:i4>0</vt:i4>
      </vt:variant>
      <vt:variant>
        <vt:i4>5</vt:i4>
      </vt:variant>
      <vt:variant>
        <vt:lpwstr>http://www.nhmrc.gov.au/publications/synopses/e72syn.htm</vt:lpwstr>
      </vt:variant>
      <vt:variant>
        <vt:lpwstr/>
      </vt:variant>
      <vt:variant>
        <vt:i4>3342435</vt:i4>
      </vt:variant>
      <vt:variant>
        <vt:i4>86</vt:i4>
      </vt:variant>
      <vt:variant>
        <vt:i4>0</vt:i4>
      </vt:variant>
      <vt:variant>
        <vt:i4>5</vt:i4>
      </vt:variant>
      <vt:variant>
        <vt:lpwstr/>
      </vt:variant>
      <vt:variant>
        <vt:lpwstr>C3</vt:lpwstr>
      </vt:variant>
      <vt:variant>
        <vt:i4>3276900</vt:i4>
      </vt:variant>
      <vt:variant>
        <vt:i4>83</vt:i4>
      </vt:variant>
      <vt:variant>
        <vt:i4>0</vt:i4>
      </vt:variant>
      <vt:variant>
        <vt:i4>5</vt:i4>
      </vt:variant>
      <vt:variant>
        <vt:lpwstr/>
      </vt:variant>
      <vt:variant>
        <vt:lpwstr>D2</vt:lpwstr>
      </vt:variant>
      <vt:variant>
        <vt:i4>3276899</vt:i4>
      </vt:variant>
      <vt:variant>
        <vt:i4>80</vt:i4>
      </vt:variant>
      <vt:variant>
        <vt:i4>0</vt:i4>
      </vt:variant>
      <vt:variant>
        <vt:i4>5</vt:i4>
      </vt:variant>
      <vt:variant>
        <vt:lpwstr/>
      </vt:variant>
      <vt:variant>
        <vt:lpwstr>C2</vt:lpwstr>
      </vt:variant>
      <vt:variant>
        <vt:i4>3211364</vt:i4>
      </vt:variant>
      <vt:variant>
        <vt:i4>77</vt:i4>
      </vt:variant>
      <vt:variant>
        <vt:i4>0</vt:i4>
      </vt:variant>
      <vt:variant>
        <vt:i4>5</vt:i4>
      </vt:variant>
      <vt:variant>
        <vt:lpwstr/>
      </vt:variant>
      <vt:variant>
        <vt:lpwstr>D1</vt:lpwstr>
      </vt:variant>
      <vt:variant>
        <vt:i4>3604513</vt:i4>
      </vt:variant>
      <vt:variant>
        <vt:i4>72</vt:i4>
      </vt:variant>
      <vt:variant>
        <vt:i4>0</vt:i4>
      </vt:variant>
      <vt:variant>
        <vt:i4>5</vt:i4>
      </vt:variant>
      <vt:variant>
        <vt:lpwstr>https://www.neaf.gov.au/login.aspx</vt:lpwstr>
      </vt:variant>
      <vt:variant>
        <vt:lpwstr/>
      </vt:variant>
      <vt:variant>
        <vt:i4>917504</vt:i4>
      </vt:variant>
      <vt:variant>
        <vt:i4>69</vt:i4>
      </vt:variant>
      <vt:variant>
        <vt:i4>0</vt:i4>
      </vt:variant>
      <vt:variant>
        <vt:i4>5</vt:i4>
      </vt:variant>
      <vt:variant>
        <vt:lpwstr>http://www.nhmrc.gov.au/publications/synopses/e72syn.htm</vt:lpwstr>
      </vt:variant>
      <vt:variant>
        <vt:lpwstr/>
      </vt:variant>
      <vt:variant>
        <vt:i4>917504</vt:i4>
      </vt:variant>
      <vt:variant>
        <vt:i4>66</vt:i4>
      </vt:variant>
      <vt:variant>
        <vt:i4>0</vt:i4>
      </vt:variant>
      <vt:variant>
        <vt:i4>5</vt:i4>
      </vt:variant>
      <vt:variant>
        <vt:lpwstr>http://www.nhmrc.gov.au/publications/synopses/e72syn.htm</vt:lpwstr>
      </vt:variant>
      <vt:variant>
        <vt:lpwstr/>
      </vt:variant>
      <vt:variant>
        <vt:i4>917504</vt:i4>
      </vt:variant>
      <vt:variant>
        <vt:i4>63</vt:i4>
      </vt:variant>
      <vt:variant>
        <vt:i4>0</vt:i4>
      </vt:variant>
      <vt:variant>
        <vt:i4>5</vt:i4>
      </vt:variant>
      <vt:variant>
        <vt:lpwstr>http://www.nhmrc.gov.au/publications/synopses/e72syn.htm</vt:lpwstr>
      </vt:variant>
      <vt:variant>
        <vt:lpwstr/>
      </vt:variant>
      <vt:variant>
        <vt:i4>917504</vt:i4>
      </vt:variant>
      <vt:variant>
        <vt:i4>60</vt:i4>
      </vt:variant>
      <vt:variant>
        <vt:i4>0</vt:i4>
      </vt:variant>
      <vt:variant>
        <vt:i4>5</vt:i4>
      </vt:variant>
      <vt:variant>
        <vt:lpwstr>http://www.nhmrc.gov.au/publications/synopses/e72syn.htm</vt:lpwstr>
      </vt:variant>
      <vt:variant>
        <vt:lpwstr/>
      </vt:variant>
      <vt:variant>
        <vt:i4>917504</vt:i4>
      </vt:variant>
      <vt:variant>
        <vt:i4>57</vt:i4>
      </vt:variant>
      <vt:variant>
        <vt:i4>0</vt:i4>
      </vt:variant>
      <vt:variant>
        <vt:i4>5</vt:i4>
      </vt:variant>
      <vt:variant>
        <vt:lpwstr>http://www.nhmrc.gov.au/publications/synopses/e72syn.htm</vt:lpwstr>
      </vt:variant>
      <vt:variant>
        <vt:lpwstr/>
      </vt:variant>
      <vt:variant>
        <vt:i4>917504</vt:i4>
      </vt:variant>
      <vt:variant>
        <vt:i4>54</vt:i4>
      </vt:variant>
      <vt:variant>
        <vt:i4>0</vt:i4>
      </vt:variant>
      <vt:variant>
        <vt:i4>5</vt:i4>
      </vt:variant>
      <vt:variant>
        <vt:lpwstr>http://www.nhmrc.gov.au/publications/synopses/e72syn.htm</vt:lpwstr>
      </vt:variant>
      <vt:variant>
        <vt:lpwstr/>
      </vt:variant>
      <vt:variant>
        <vt:i4>917504</vt:i4>
      </vt:variant>
      <vt:variant>
        <vt:i4>51</vt:i4>
      </vt:variant>
      <vt:variant>
        <vt:i4>0</vt:i4>
      </vt:variant>
      <vt:variant>
        <vt:i4>5</vt:i4>
      </vt:variant>
      <vt:variant>
        <vt:lpwstr>http://www.nhmrc.gov.au/publications/synopses/e72syn.htm</vt:lpwstr>
      </vt:variant>
      <vt:variant>
        <vt:lpwstr/>
      </vt:variant>
      <vt:variant>
        <vt:i4>917504</vt:i4>
      </vt:variant>
      <vt:variant>
        <vt:i4>48</vt:i4>
      </vt:variant>
      <vt:variant>
        <vt:i4>0</vt:i4>
      </vt:variant>
      <vt:variant>
        <vt:i4>5</vt:i4>
      </vt:variant>
      <vt:variant>
        <vt:lpwstr>http://www.nhmrc.gov.au/publications/synopses/e72syn.htm</vt:lpwstr>
      </vt:variant>
      <vt:variant>
        <vt:lpwstr/>
      </vt:variant>
      <vt:variant>
        <vt:i4>917504</vt:i4>
      </vt:variant>
      <vt:variant>
        <vt:i4>45</vt:i4>
      </vt:variant>
      <vt:variant>
        <vt:i4>0</vt:i4>
      </vt:variant>
      <vt:variant>
        <vt:i4>5</vt:i4>
      </vt:variant>
      <vt:variant>
        <vt:lpwstr>http://www.nhmrc.gov.au/publications/synopses/e72syn.htm</vt:lpwstr>
      </vt:variant>
      <vt:variant>
        <vt:lpwstr/>
      </vt:variant>
      <vt:variant>
        <vt:i4>917504</vt:i4>
      </vt:variant>
      <vt:variant>
        <vt:i4>42</vt:i4>
      </vt:variant>
      <vt:variant>
        <vt:i4>0</vt:i4>
      </vt:variant>
      <vt:variant>
        <vt:i4>5</vt:i4>
      </vt:variant>
      <vt:variant>
        <vt:lpwstr>http://www.nhmrc.gov.au/publications/synopses/e72syn.htm</vt:lpwstr>
      </vt:variant>
      <vt:variant>
        <vt:lpwstr/>
      </vt:variant>
      <vt:variant>
        <vt:i4>917504</vt:i4>
      </vt:variant>
      <vt:variant>
        <vt:i4>39</vt:i4>
      </vt:variant>
      <vt:variant>
        <vt:i4>0</vt:i4>
      </vt:variant>
      <vt:variant>
        <vt:i4>5</vt:i4>
      </vt:variant>
      <vt:variant>
        <vt:lpwstr>http://www.nhmrc.gov.au/publications/synopses/e72syn.htm</vt:lpwstr>
      </vt:variant>
      <vt:variant>
        <vt:lpwstr/>
      </vt:variant>
      <vt:variant>
        <vt:i4>917504</vt:i4>
      </vt:variant>
      <vt:variant>
        <vt:i4>36</vt:i4>
      </vt:variant>
      <vt:variant>
        <vt:i4>0</vt:i4>
      </vt:variant>
      <vt:variant>
        <vt:i4>5</vt:i4>
      </vt:variant>
      <vt:variant>
        <vt:lpwstr>http://www.nhmrc.gov.au/publications/synopses/e72syn.htm</vt:lpwstr>
      </vt:variant>
      <vt:variant>
        <vt:lpwstr/>
      </vt:variant>
      <vt:variant>
        <vt:i4>917504</vt:i4>
      </vt:variant>
      <vt:variant>
        <vt:i4>33</vt:i4>
      </vt:variant>
      <vt:variant>
        <vt:i4>0</vt:i4>
      </vt:variant>
      <vt:variant>
        <vt:i4>5</vt:i4>
      </vt:variant>
      <vt:variant>
        <vt:lpwstr>http://www.nhmrc.gov.au/publications/synopses/e72syn.htm</vt:lpwstr>
      </vt:variant>
      <vt:variant>
        <vt:lpwstr/>
      </vt:variant>
      <vt:variant>
        <vt:i4>7938093</vt:i4>
      </vt:variant>
      <vt:variant>
        <vt:i4>27</vt:i4>
      </vt:variant>
      <vt:variant>
        <vt:i4>0</vt:i4>
      </vt:variant>
      <vt:variant>
        <vt:i4>5</vt:i4>
      </vt:variant>
      <vt:variant>
        <vt:lpwstr/>
      </vt:variant>
      <vt:variant>
        <vt:lpwstr>_APPENDIX_–_How</vt:lpwstr>
      </vt:variant>
      <vt:variant>
        <vt:i4>131119</vt:i4>
      </vt:variant>
      <vt:variant>
        <vt:i4>24</vt:i4>
      </vt:variant>
      <vt:variant>
        <vt:i4>0</vt:i4>
      </vt:variant>
      <vt:variant>
        <vt:i4>5</vt:i4>
      </vt:variant>
      <vt:variant>
        <vt:lpwstr/>
      </vt:variant>
      <vt:variant>
        <vt:lpwstr>_PART_E_–</vt:lpwstr>
      </vt:variant>
      <vt:variant>
        <vt:i4>131118</vt:i4>
      </vt:variant>
      <vt:variant>
        <vt:i4>21</vt:i4>
      </vt:variant>
      <vt:variant>
        <vt:i4>0</vt:i4>
      </vt:variant>
      <vt:variant>
        <vt:i4>5</vt:i4>
      </vt:variant>
      <vt:variant>
        <vt:lpwstr/>
      </vt:variant>
      <vt:variant>
        <vt:lpwstr>_PART_D_–</vt:lpwstr>
      </vt:variant>
      <vt:variant>
        <vt:i4>131113</vt:i4>
      </vt:variant>
      <vt:variant>
        <vt:i4>18</vt:i4>
      </vt:variant>
      <vt:variant>
        <vt:i4>0</vt:i4>
      </vt:variant>
      <vt:variant>
        <vt:i4>5</vt:i4>
      </vt:variant>
      <vt:variant>
        <vt:lpwstr/>
      </vt:variant>
      <vt:variant>
        <vt:lpwstr>_PART_C_–</vt:lpwstr>
      </vt:variant>
      <vt:variant>
        <vt:i4>544997495</vt:i4>
      </vt:variant>
      <vt:variant>
        <vt:i4>15</vt:i4>
      </vt:variant>
      <vt:variant>
        <vt:i4>0</vt:i4>
      </vt:variant>
      <vt:variant>
        <vt:i4>5</vt:i4>
      </vt:variant>
      <vt:variant>
        <vt:lpwstr/>
      </vt:variant>
      <vt:variant>
        <vt:lpwstr>_PART_B2_–</vt:lpwstr>
      </vt:variant>
      <vt:variant>
        <vt:i4>545194103</vt:i4>
      </vt:variant>
      <vt:variant>
        <vt:i4>12</vt:i4>
      </vt:variant>
      <vt:variant>
        <vt:i4>0</vt:i4>
      </vt:variant>
      <vt:variant>
        <vt:i4>5</vt:i4>
      </vt:variant>
      <vt:variant>
        <vt:lpwstr/>
      </vt:variant>
      <vt:variant>
        <vt:lpwstr>_PART_B1_–</vt:lpwstr>
      </vt:variant>
      <vt:variant>
        <vt:i4>131115</vt:i4>
      </vt:variant>
      <vt:variant>
        <vt:i4>9</vt:i4>
      </vt:variant>
      <vt:variant>
        <vt:i4>0</vt:i4>
      </vt:variant>
      <vt:variant>
        <vt:i4>5</vt:i4>
      </vt:variant>
      <vt:variant>
        <vt:lpwstr/>
      </vt:variant>
      <vt:variant>
        <vt:lpwstr>_PART_A_–</vt:lpwstr>
      </vt:variant>
      <vt:variant>
        <vt:i4>917504</vt:i4>
      </vt:variant>
      <vt:variant>
        <vt:i4>6</vt:i4>
      </vt:variant>
      <vt:variant>
        <vt:i4>0</vt:i4>
      </vt:variant>
      <vt:variant>
        <vt:i4>5</vt:i4>
      </vt:variant>
      <vt:variant>
        <vt:lpwstr>http://www.nhmrc.gov.au/publications/synopses/e72syn.htm</vt:lpwstr>
      </vt:variant>
      <vt:variant>
        <vt:lpwstr/>
      </vt:variant>
      <vt:variant>
        <vt:i4>5898251</vt:i4>
      </vt:variant>
      <vt:variant>
        <vt:i4>3</vt:i4>
      </vt:variant>
      <vt:variant>
        <vt:i4>0</vt:i4>
      </vt:variant>
      <vt:variant>
        <vt:i4>5</vt:i4>
      </vt:variant>
      <vt:variant>
        <vt:lpwstr>http://www.une.edu.au/research/res-services/rdi/human-research-ethics</vt:lpwstr>
      </vt:variant>
      <vt:variant>
        <vt:lpwstr/>
      </vt:variant>
      <vt:variant>
        <vt:i4>8257631</vt:i4>
      </vt:variant>
      <vt:variant>
        <vt:i4>2123</vt:i4>
      </vt:variant>
      <vt:variant>
        <vt:i4>1025</vt:i4>
      </vt:variant>
      <vt:variant>
        <vt:i4>1</vt:i4>
      </vt:variant>
      <vt:variant>
        <vt:lpwstr>cid:image001.gif@01CA6E90.A6D25A70</vt:lpwstr>
      </vt:variant>
      <vt:variant>
        <vt:lpwstr/>
      </vt:variant>
      <vt:variant>
        <vt:i4>8257631</vt:i4>
      </vt:variant>
      <vt:variant>
        <vt:i4>5449</vt:i4>
      </vt:variant>
      <vt:variant>
        <vt:i4>1028</vt:i4>
      </vt:variant>
      <vt:variant>
        <vt:i4>1</vt:i4>
      </vt:variant>
      <vt:variant>
        <vt:lpwstr>cid:image001.gif@01CA6E90.A6D25A70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UoN Ethics Expedited Review Application</dc:title>
  <dc:subject/>
  <dc:creator>user</dc:creator>
  <cp:keywords/>
  <cp:lastModifiedBy>Deborah Apthorp</cp:lastModifiedBy>
  <cp:revision>3</cp:revision>
  <cp:lastPrinted>2017-10-26T03:50:00Z</cp:lastPrinted>
  <dcterms:created xsi:type="dcterms:W3CDTF">2025-02-13T01:04:00Z</dcterms:created>
  <dcterms:modified xsi:type="dcterms:W3CDTF">2025-02-13T01:10:00Z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0x0101003B84BDAE98E23249A2FA786884A9D84D</vt:lpwstr>
  </property>
</Properties>
</file>