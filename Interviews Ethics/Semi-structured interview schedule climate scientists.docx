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BC8FE" w14:textId="694AB5FE" w:rsidR="00B35878" w:rsidRPr="00B35878" w:rsidRDefault="00B35878" w:rsidP="00B35878">
      <w:pPr>
        <w:jc w:val="center"/>
        <w:rPr>
          <w:rFonts w:ascii="Times New Roman" w:hAnsi="Times New Roman" w:cs="Times New Roman"/>
          <w:b/>
          <w:bCs/>
          <w:sz w:val="24"/>
          <w:szCs w:val="24"/>
          <w:u w:val="single"/>
        </w:rPr>
      </w:pPr>
      <w:r w:rsidRPr="00B35878">
        <w:rPr>
          <w:rFonts w:ascii="Times New Roman" w:hAnsi="Times New Roman" w:cs="Times New Roman"/>
          <w:b/>
          <w:bCs/>
          <w:sz w:val="24"/>
          <w:szCs w:val="24"/>
          <w:u w:val="single"/>
        </w:rPr>
        <w:t>Semi-structured interview schedule</w:t>
      </w:r>
    </w:p>
    <w:p w14:paraId="6D5B1DC0" w14:textId="77777777" w:rsidR="00B35878" w:rsidRDefault="00B35878">
      <w:pPr>
        <w:rPr>
          <w:rFonts w:ascii="Times New Roman" w:hAnsi="Times New Roman" w:cs="Times New Roman"/>
          <w:sz w:val="24"/>
          <w:szCs w:val="24"/>
        </w:rPr>
      </w:pPr>
    </w:p>
    <w:p w14:paraId="6FF93F1C" w14:textId="77777777" w:rsidR="00B35878" w:rsidRDefault="00B35878">
      <w:pPr>
        <w:rPr>
          <w:rFonts w:ascii="Times New Roman" w:hAnsi="Times New Roman" w:cs="Times New Roman"/>
          <w:sz w:val="24"/>
          <w:szCs w:val="24"/>
        </w:rPr>
      </w:pPr>
    </w:p>
    <w:p w14:paraId="3A190E0B" w14:textId="6001B775" w:rsidR="00485684" w:rsidRDefault="00485684">
      <w:pPr>
        <w:rPr>
          <w:rFonts w:ascii="Times New Roman" w:hAnsi="Times New Roman" w:cs="Times New Roman"/>
          <w:sz w:val="24"/>
          <w:szCs w:val="24"/>
        </w:rPr>
      </w:pPr>
      <w:r>
        <w:rPr>
          <w:rFonts w:ascii="Times New Roman" w:hAnsi="Times New Roman" w:cs="Times New Roman"/>
          <w:sz w:val="24"/>
          <w:szCs w:val="24"/>
          <w:u w:val="single"/>
        </w:rPr>
        <w:t>General</w:t>
      </w:r>
    </w:p>
    <w:p w14:paraId="2895EE73" w14:textId="77777777" w:rsidR="00485684" w:rsidRDefault="00485684">
      <w:pPr>
        <w:rPr>
          <w:rFonts w:ascii="Times New Roman" w:hAnsi="Times New Roman" w:cs="Times New Roman"/>
          <w:sz w:val="24"/>
          <w:szCs w:val="24"/>
        </w:rPr>
      </w:pPr>
    </w:p>
    <w:p w14:paraId="016DB5E5" w14:textId="3907544E" w:rsidR="00485684" w:rsidRDefault="00485684" w:rsidP="0048568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Can you tell me a bit about what kind of work you do and how it relates to climate science?</w:t>
      </w:r>
    </w:p>
    <w:p w14:paraId="78538349" w14:textId="654D7974" w:rsidR="00485684" w:rsidRDefault="00485684" w:rsidP="0048568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How long have you been doing this work?</w:t>
      </w:r>
    </w:p>
    <w:p w14:paraId="6B9485DC" w14:textId="00DF4EDA" w:rsidR="00B35878" w:rsidRDefault="00485684" w:rsidP="00485684">
      <w:pPr>
        <w:pStyle w:val="ListParagraph"/>
        <w:numPr>
          <w:ilvl w:val="0"/>
          <w:numId w:val="1"/>
        </w:numPr>
        <w:rPr>
          <w:rFonts w:ascii="Times New Roman" w:hAnsi="Times New Roman" w:cs="Times New Roman"/>
          <w:sz w:val="24"/>
          <w:szCs w:val="24"/>
        </w:rPr>
      </w:pPr>
      <w:r w:rsidRPr="00485684">
        <w:rPr>
          <w:rFonts w:ascii="Times New Roman" w:hAnsi="Times New Roman" w:cs="Times New Roman"/>
          <w:sz w:val="24"/>
          <w:szCs w:val="24"/>
        </w:rPr>
        <w:t xml:space="preserve">How did you get into this kind of work? </w:t>
      </w:r>
      <w:r>
        <w:rPr>
          <w:rFonts w:ascii="Times New Roman" w:hAnsi="Times New Roman" w:cs="Times New Roman"/>
          <w:sz w:val="24"/>
          <w:szCs w:val="24"/>
        </w:rPr>
        <w:t>What motivated you to do the work that you do?</w:t>
      </w:r>
    </w:p>
    <w:p w14:paraId="7468FD30" w14:textId="2296BF38" w:rsidR="00485684" w:rsidRDefault="00485684" w:rsidP="0048568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Perhaps related to this, what do you hope will be the outcome of your research/climate work?</w:t>
      </w:r>
    </w:p>
    <w:p w14:paraId="0A75DB3F" w14:textId="77777777" w:rsidR="00485684" w:rsidRDefault="00485684" w:rsidP="00485684">
      <w:pPr>
        <w:rPr>
          <w:rFonts w:ascii="Times New Roman" w:hAnsi="Times New Roman" w:cs="Times New Roman"/>
          <w:sz w:val="24"/>
          <w:szCs w:val="24"/>
        </w:rPr>
      </w:pPr>
    </w:p>
    <w:p w14:paraId="3270117F" w14:textId="158F3074" w:rsidR="00485684" w:rsidRDefault="00485684" w:rsidP="00485684">
      <w:pPr>
        <w:rPr>
          <w:rFonts w:ascii="Times New Roman" w:hAnsi="Times New Roman" w:cs="Times New Roman"/>
          <w:sz w:val="24"/>
          <w:szCs w:val="24"/>
        </w:rPr>
      </w:pPr>
      <w:r>
        <w:rPr>
          <w:rFonts w:ascii="Times New Roman" w:hAnsi="Times New Roman" w:cs="Times New Roman"/>
          <w:sz w:val="24"/>
          <w:szCs w:val="24"/>
          <w:u w:val="single"/>
        </w:rPr>
        <w:t>Experiences as witness to climate change</w:t>
      </w:r>
    </w:p>
    <w:p w14:paraId="262D13EE" w14:textId="5B193871" w:rsidR="00485684" w:rsidRDefault="00485684" w:rsidP="00485684">
      <w:pPr>
        <w:rPr>
          <w:rFonts w:ascii="Times New Roman" w:hAnsi="Times New Roman" w:cs="Times New Roman"/>
          <w:sz w:val="24"/>
          <w:szCs w:val="24"/>
        </w:rPr>
      </w:pPr>
    </w:p>
    <w:p w14:paraId="7431A97C" w14:textId="2148A9CF" w:rsidR="00485684" w:rsidRDefault="00485684" w:rsidP="0048568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What kinds of climatic changes have you observed over the course of your work?</w:t>
      </w:r>
    </w:p>
    <w:p w14:paraId="556C648B" w14:textId="707B33EB" w:rsidR="00485684" w:rsidRDefault="00485684" w:rsidP="00485684">
      <w:pPr>
        <w:pStyle w:val="ListParagraph"/>
        <w:numPr>
          <w:ilvl w:val="0"/>
          <w:numId w:val="3"/>
        </w:numPr>
        <w:rPr>
          <w:rFonts w:ascii="Times New Roman" w:hAnsi="Times New Roman" w:cs="Times New Roman"/>
          <w:sz w:val="24"/>
          <w:szCs w:val="24"/>
        </w:rPr>
      </w:pPr>
      <w:commentRangeStart w:id="0"/>
      <w:commentRangeStart w:id="1"/>
      <w:r>
        <w:rPr>
          <w:rFonts w:ascii="Times New Roman" w:hAnsi="Times New Roman" w:cs="Times New Roman"/>
          <w:sz w:val="24"/>
          <w:szCs w:val="24"/>
        </w:rPr>
        <w:t>How has this impacted you?</w:t>
      </w:r>
      <w:commentRangeEnd w:id="0"/>
      <w:r w:rsidR="00AD3086">
        <w:rPr>
          <w:rStyle w:val="CommentReference"/>
        </w:rPr>
        <w:commentReference w:id="0"/>
      </w:r>
      <w:commentRangeEnd w:id="1"/>
      <w:r w:rsidR="00646DCE">
        <w:rPr>
          <w:rStyle w:val="CommentReference"/>
        </w:rPr>
        <w:commentReference w:id="1"/>
      </w:r>
    </w:p>
    <w:p w14:paraId="76EAD6DF" w14:textId="02CCEEF0" w:rsidR="00485684" w:rsidRDefault="00485684" w:rsidP="00AD308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(If negatively) What kinds of things have you done to try and cope with having observed these changes?</w:t>
      </w:r>
    </w:p>
    <w:p w14:paraId="4524CE3B" w14:textId="48953DEA" w:rsidR="00485684" w:rsidRDefault="00485684" w:rsidP="0048568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Where do you find hope</w:t>
      </w:r>
      <w:r w:rsidR="00AD3086">
        <w:rPr>
          <w:rFonts w:ascii="Times New Roman" w:hAnsi="Times New Roman" w:cs="Times New Roman"/>
          <w:sz w:val="24"/>
          <w:szCs w:val="24"/>
        </w:rPr>
        <w:t>?</w:t>
      </w:r>
    </w:p>
    <w:p w14:paraId="480E5004" w14:textId="77777777" w:rsidR="00485684" w:rsidRDefault="00485684" w:rsidP="00485684">
      <w:pPr>
        <w:rPr>
          <w:rFonts w:ascii="Times New Roman" w:hAnsi="Times New Roman" w:cs="Times New Roman"/>
          <w:sz w:val="24"/>
          <w:szCs w:val="24"/>
        </w:rPr>
      </w:pPr>
    </w:p>
    <w:p w14:paraId="511832CA" w14:textId="634AD406" w:rsidR="00485684" w:rsidRDefault="00485684" w:rsidP="00485684">
      <w:pPr>
        <w:rPr>
          <w:rFonts w:ascii="Times New Roman" w:hAnsi="Times New Roman" w:cs="Times New Roman"/>
          <w:sz w:val="24"/>
          <w:szCs w:val="24"/>
        </w:rPr>
      </w:pPr>
      <w:r>
        <w:rPr>
          <w:rFonts w:ascii="Times New Roman" w:hAnsi="Times New Roman" w:cs="Times New Roman"/>
          <w:sz w:val="24"/>
          <w:szCs w:val="24"/>
          <w:u w:val="single"/>
        </w:rPr>
        <w:t>Work motivators and stressors</w:t>
      </w:r>
    </w:p>
    <w:p w14:paraId="47F4EA67" w14:textId="77777777" w:rsidR="00485684" w:rsidRDefault="00485684" w:rsidP="00485684">
      <w:pPr>
        <w:rPr>
          <w:rFonts w:ascii="Times New Roman" w:hAnsi="Times New Roman" w:cs="Times New Roman"/>
          <w:sz w:val="24"/>
          <w:szCs w:val="24"/>
        </w:rPr>
      </w:pPr>
    </w:p>
    <w:p w14:paraId="07F3853D" w14:textId="545BAFEB" w:rsidR="00787604" w:rsidRDefault="00787604" w:rsidP="00787604">
      <w:pPr>
        <w:pStyle w:val="ListParagraph"/>
        <w:numPr>
          <w:ilvl w:val="0"/>
          <w:numId w:val="5"/>
        </w:numPr>
        <w:rPr>
          <w:ins w:id="2" w:author="Suzie Cosh" w:date="2025-05-27T05:57:00Z"/>
          <w:rFonts w:ascii="Times New Roman" w:hAnsi="Times New Roman" w:cs="Times New Roman"/>
          <w:sz w:val="24"/>
          <w:szCs w:val="24"/>
        </w:rPr>
      </w:pPr>
      <w:moveToRangeStart w:id="3" w:author="Suzie Cosh" w:date="2025-05-27T05:57:00Z" w:name="move199217837"/>
      <w:moveTo w:id="4" w:author="Suzie Cosh" w:date="2025-05-27T05:57:00Z">
        <w:r>
          <w:rPr>
            <w:rFonts w:ascii="Times New Roman" w:hAnsi="Times New Roman" w:cs="Times New Roman"/>
            <w:sz w:val="24"/>
            <w:szCs w:val="24"/>
          </w:rPr>
          <w:t>What kinds of things do you find stressful about your work?</w:t>
        </w:r>
      </w:moveTo>
    </w:p>
    <w:p w14:paraId="5C78A628" w14:textId="5176A4B3" w:rsidR="00787604" w:rsidRDefault="00787604" w:rsidP="00787604">
      <w:pPr>
        <w:pStyle w:val="ListParagraph"/>
        <w:numPr>
          <w:ilvl w:val="0"/>
          <w:numId w:val="5"/>
        </w:numPr>
        <w:rPr>
          <w:moveTo w:id="5" w:author="Suzie Cosh" w:date="2025-05-27T05:57:00Z"/>
          <w:rFonts w:ascii="Times New Roman" w:hAnsi="Times New Roman" w:cs="Times New Roman"/>
          <w:sz w:val="24"/>
          <w:szCs w:val="24"/>
        </w:rPr>
      </w:pPr>
      <w:ins w:id="6" w:author="Suzie Cosh" w:date="2025-05-27T05:57:00Z">
        <w:r>
          <w:rPr>
            <w:rFonts w:ascii="Times New Roman" w:hAnsi="Times New Roman" w:cs="Times New Roman"/>
            <w:sz w:val="24"/>
            <w:szCs w:val="24"/>
          </w:rPr>
          <w:t>Have you ever considered changing to a different field of research/area of work</w:t>
        </w:r>
        <w:commentRangeStart w:id="7"/>
        <w:r>
          <w:rPr>
            <w:rFonts w:ascii="Times New Roman" w:hAnsi="Times New Roman" w:cs="Times New Roman"/>
            <w:sz w:val="24"/>
            <w:szCs w:val="24"/>
          </w:rPr>
          <w:t>?</w:t>
        </w:r>
        <w:commentRangeEnd w:id="7"/>
        <w:r>
          <w:rPr>
            <w:rStyle w:val="CommentReference"/>
          </w:rPr>
          <w:commentReference w:id="7"/>
        </w:r>
      </w:ins>
    </w:p>
    <w:p w14:paraId="244B2B56" w14:textId="77777777" w:rsidR="00787604" w:rsidRDefault="00787604" w:rsidP="00787604">
      <w:pPr>
        <w:pStyle w:val="ListParagraph"/>
        <w:numPr>
          <w:ilvl w:val="0"/>
          <w:numId w:val="5"/>
        </w:numPr>
        <w:rPr>
          <w:moveTo w:id="8" w:author="Suzie Cosh" w:date="2025-05-27T05:57:00Z"/>
          <w:rFonts w:ascii="Times New Roman" w:hAnsi="Times New Roman" w:cs="Times New Roman"/>
          <w:sz w:val="24"/>
          <w:szCs w:val="24"/>
        </w:rPr>
      </w:pPr>
      <w:moveTo w:id="9" w:author="Suzie Cosh" w:date="2025-05-27T05:57:00Z">
        <w:r>
          <w:rPr>
            <w:rFonts w:ascii="Times New Roman" w:hAnsi="Times New Roman" w:cs="Times New Roman"/>
            <w:sz w:val="24"/>
            <w:szCs w:val="24"/>
          </w:rPr>
          <w:t xml:space="preserve">What do you do/what have you tried to manage this stress and/or these stressors? </w:t>
        </w:r>
      </w:moveTo>
    </w:p>
    <w:p w14:paraId="72CA423A" w14:textId="77777777" w:rsidR="00787604" w:rsidRDefault="00787604" w:rsidP="00787604">
      <w:pPr>
        <w:pStyle w:val="ListParagraph"/>
        <w:numPr>
          <w:ilvl w:val="1"/>
          <w:numId w:val="4"/>
        </w:numPr>
        <w:rPr>
          <w:moveTo w:id="10" w:author="Suzie Cosh" w:date="2025-05-27T05:57:00Z"/>
          <w:rFonts w:ascii="Times New Roman" w:hAnsi="Times New Roman" w:cs="Times New Roman"/>
          <w:sz w:val="24"/>
          <w:szCs w:val="24"/>
        </w:rPr>
      </w:pPr>
      <w:moveTo w:id="11" w:author="Suzie Cosh" w:date="2025-05-27T05:57:00Z">
        <w:r>
          <w:rPr>
            <w:rFonts w:ascii="Times New Roman" w:hAnsi="Times New Roman" w:cs="Times New Roman"/>
            <w:sz w:val="24"/>
            <w:szCs w:val="24"/>
          </w:rPr>
          <w:t>Has it been effective?</w:t>
        </w:r>
      </w:moveTo>
    </w:p>
    <w:moveToRangeEnd w:id="3"/>
    <w:p w14:paraId="5259F7E2" w14:textId="30F24B22" w:rsidR="00485684" w:rsidRPr="00485684" w:rsidRDefault="00485684" w:rsidP="00485684">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What kinds of things motivate you to </w:t>
      </w:r>
      <w:r w:rsidRPr="00485684">
        <w:rPr>
          <w:rFonts w:ascii="Times New Roman" w:hAnsi="Times New Roman" w:cs="Times New Roman"/>
          <w:i/>
          <w:iCs/>
          <w:sz w:val="24"/>
          <w:szCs w:val="24"/>
        </w:rPr>
        <w:t>keep doing</w:t>
      </w:r>
      <w:r>
        <w:rPr>
          <w:rFonts w:ascii="Times New Roman" w:hAnsi="Times New Roman" w:cs="Times New Roman"/>
          <w:sz w:val="24"/>
          <w:szCs w:val="24"/>
        </w:rPr>
        <w:t xml:space="preserve"> the work that you do? </w:t>
      </w:r>
    </w:p>
    <w:p w14:paraId="4A7BF4C1" w14:textId="3A91E3D0" w:rsidR="00485684" w:rsidDel="00787604" w:rsidRDefault="00485684" w:rsidP="00485684">
      <w:pPr>
        <w:pStyle w:val="ListParagraph"/>
        <w:numPr>
          <w:ilvl w:val="0"/>
          <w:numId w:val="5"/>
        </w:numPr>
        <w:rPr>
          <w:moveFrom w:id="12" w:author="Suzie Cosh" w:date="2025-05-27T05:57:00Z"/>
          <w:rFonts w:ascii="Times New Roman" w:hAnsi="Times New Roman" w:cs="Times New Roman"/>
          <w:sz w:val="24"/>
          <w:szCs w:val="24"/>
        </w:rPr>
      </w:pPr>
      <w:moveFromRangeStart w:id="13" w:author="Suzie Cosh" w:date="2025-05-27T05:57:00Z" w:name="move199217837"/>
      <w:moveFrom w:id="14" w:author="Suzie Cosh" w:date="2025-05-27T05:57:00Z">
        <w:r w:rsidDel="00787604">
          <w:rPr>
            <w:rFonts w:ascii="Times New Roman" w:hAnsi="Times New Roman" w:cs="Times New Roman"/>
            <w:sz w:val="24"/>
            <w:szCs w:val="24"/>
          </w:rPr>
          <w:t>What kinds of things do you find stressful about your work?</w:t>
        </w:r>
      </w:moveFrom>
    </w:p>
    <w:p w14:paraId="3BF19245" w14:textId="0D45B7C5" w:rsidR="00485684" w:rsidDel="00787604" w:rsidRDefault="00485684" w:rsidP="00485684">
      <w:pPr>
        <w:pStyle w:val="ListParagraph"/>
        <w:numPr>
          <w:ilvl w:val="0"/>
          <w:numId w:val="5"/>
        </w:numPr>
        <w:rPr>
          <w:moveFrom w:id="15" w:author="Suzie Cosh" w:date="2025-05-27T05:57:00Z"/>
          <w:rFonts w:ascii="Times New Roman" w:hAnsi="Times New Roman" w:cs="Times New Roman"/>
          <w:sz w:val="24"/>
          <w:szCs w:val="24"/>
        </w:rPr>
      </w:pPr>
      <w:moveFrom w:id="16" w:author="Suzie Cosh" w:date="2025-05-27T05:57:00Z">
        <w:r w:rsidDel="00787604">
          <w:rPr>
            <w:rFonts w:ascii="Times New Roman" w:hAnsi="Times New Roman" w:cs="Times New Roman"/>
            <w:sz w:val="24"/>
            <w:szCs w:val="24"/>
          </w:rPr>
          <w:t xml:space="preserve">What do you do/what have you tried to manage this stress and/or these stressors? </w:t>
        </w:r>
      </w:moveFrom>
    </w:p>
    <w:p w14:paraId="52B5DA49" w14:textId="283EB005" w:rsidR="00485684" w:rsidDel="00787604" w:rsidRDefault="00AD3086" w:rsidP="00485684">
      <w:pPr>
        <w:pStyle w:val="ListParagraph"/>
        <w:numPr>
          <w:ilvl w:val="1"/>
          <w:numId w:val="4"/>
        </w:numPr>
        <w:rPr>
          <w:moveFrom w:id="17" w:author="Suzie Cosh" w:date="2025-05-27T05:57:00Z"/>
          <w:rFonts w:ascii="Times New Roman" w:hAnsi="Times New Roman" w:cs="Times New Roman"/>
          <w:sz w:val="24"/>
          <w:szCs w:val="24"/>
        </w:rPr>
      </w:pPr>
      <w:moveFrom w:id="18" w:author="Suzie Cosh" w:date="2025-05-27T05:57:00Z">
        <w:r w:rsidDel="00787604">
          <w:rPr>
            <w:rFonts w:ascii="Times New Roman" w:hAnsi="Times New Roman" w:cs="Times New Roman"/>
            <w:sz w:val="24"/>
            <w:szCs w:val="24"/>
          </w:rPr>
          <w:t>Has it been</w:t>
        </w:r>
        <w:r w:rsidR="00485684" w:rsidDel="00787604">
          <w:rPr>
            <w:rFonts w:ascii="Times New Roman" w:hAnsi="Times New Roman" w:cs="Times New Roman"/>
            <w:sz w:val="24"/>
            <w:szCs w:val="24"/>
          </w:rPr>
          <w:t xml:space="preserve"> effective?</w:t>
        </w:r>
      </w:moveFrom>
    </w:p>
    <w:moveFromRangeEnd w:id="13"/>
    <w:p w14:paraId="6882E44B" w14:textId="7D5ADD74" w:rsidR="00485684" w:rsidRDefault="00485684" w:rsidP="00485684">
      <w:pPr>
        <w:pStyle w:val="ListParagraph"/>
        <w:numPr>
          <w:ilvl w:val="0"/>
          <w:numId w:val="5"/>
        </w:numPr>
        <w:rPr>
          <w:rFonts w:ascii="Times New Roman" w:hAnsi="Times New Roman" w:cs="Times New Roman"/>
          <w:sz w:val="24"/>
          <w:szCs w:val="24"/>
        </w:rPr>
      </w:pPr>
      <w:commentRangeStart w:id="19"/>
      <w:r>
        <w:rPr>
          <w:rFonts w:ascii="Times New Roman" w:hAnsi="Times New Roman" w:cs="Times New Roman"/>
          <w:sz w:val="24"/>
          <w:szCs w:val="24"/>
        </w:rPr>
        <w:t xml:space="preserve">If you </w:t>
      </w:r>
      <w:ins w:id="20" w:author="Suzie Cosh" w:date="2025-05-27T05:56:00Z">
        <w:r w:rsidR="00787604">
          <w:rPr>
            <w:rFonts w:ascii="Times New Roman" w:hAnsi="Times New Roman" w:cs="Times New Roman"/>
            <w:sz w:val="24"/>
            <w:szCs w:val="24"/>
          </w:rPr>
          <w:t>could develop or create anything you wanted, what</w:t>
        </w:r>
      </w:ins>
      <w:del w:id="21" w:author="Suzie Cosh" w:date="2025-05-27T05:56:00Z">
        <w:r w:rsidDel="00787604">
          <w:rPr>
            <w:rFonts w:ascii="Times New Roman" w:hAnsi="Times New Roman" w:cs="Times New Roman"/>
            <w:sz w:val="24"/>
            <w:szCs w:val="24"/>
          </w:rPr>
          <w:delText>wanted</w:delText>
        </w:r>
      </w:del>
      <w:r>
        <w:rPr>
          <w:rFonts w:ascii="Times New Roman" w:hAnsi="Times New Roman" w:cs="Times New Roman"/>
          <w:sz w:val="24"/>
          <w:szCs w:val="24"/>
        </w:rPr>
        <w:t xml:space="preserve"> supports </w:t>
      </w:r>
      <w:ins w:id="22" w:author="Suzie Cosh" w:date="2025-05-27T05:56:00Z">
        <w:r w:rsidR="00787604">
          <w:rPr>
            <w:rFonts w:ascii="Times New Roman" w:hAnsi="Times New Roman" w:cs="Times New Roman"/>
            <w:sz w:val="24"/>
            <w:szCs w:val="24"/>
          </w:rPr>
          <w:t xml:space="preserve">would you want? </w:t>
        </w:r>
      </w:ins>
      <w:del w:id="23" w:author="Suzie Cosh" w:date="2025-05-27T05:56:00Z">
        <w:r w:rsidDel="00787604">
          <w:rPr>
            <w:rFonts w:ascii="Times New Roman" w:hAnsi="Times New Roman" w:cs="Times New Roman"/>
            <w:sz w:val="24"/>
            <w:szCs w:val="24"/>
          </w:rPr>
          <w:delText xml:space="preserve">and could develop or create anything </w:delText>
        </w:r>
        <w:r w:rsidR="00AD3086" w:rsidDel="00787604">
          <w:rPr>
            <w:rFonts w:ascii="Times New Roman" w:hAnsi="Times New Roman" w:cs="Times New Roman"/>
            <w:sz w:val="24"/>
            <w:szCs w:val="24"/>
          </w:rPr>
          <w:delText>you wanted to provide that support, w</w:delText>
        </w:r>
      </w:del>
      <w:ins w:id="24" w:author="Suzie Cosh" w:date="2025-05-27T05:56:00Z">
        <w:r w:rsidR="00787604">
          <w:rPr>
            <w:rFonts w:ascii="Times New Roman" w:hAnsi="Times New Roman" w:cs="Times New Roman"/>
            <w:sz w:val="24"/>
            <w:szCs w:val="24"/>
          </w:rPr>
          <w:t xml:space="preserve"> W</w:t>
        </w:r>
      </w:ins>
      <w:r w:rsidR="00AD3086">
        <w:rPr>
          <w:rFonts w:ascii="Times New Roman" w:hAnsi="Times New Roman" w:cs="Times New Roman"/>
          <w:sz w:val="24"/>
          <w:szCs w:val="24"/>
        </w:rPr>
        <w:t xml:space="preserve">hat would </w:t>
      </w:r>
      <w:ins w:id="25" w:author="Suzie Cosh" w:date="2025-05-27T05:56:00Z">
        <w:r w:rsidR="00787604">
          <w:rPr>
            <w:rFonts w:ascii="Times New Roman" w:hAnsi="Times New Roman" w:cs="Times New Roman"/>
            <w:sz w:val="24"/>
            <w:szCs w:val="24"/>
          </w:rPr>
          <w:t>support</w:t>
        </w:r>
      </w:ins>
      <w:del w:id="26" w:author="Suzie Cosh" w:date="2025-05-27T05:56:00Z">
        <w:r w:rsidR="00AD3086" w:rsidDel="00787604">
          <w:rPr>
            <w:rFonts w:ascii="Times New Roman" w:hAnsi="Times New Roman" w:cs="Times New Roman"/>
            <w:sz w:val="24"/>
            <w:szCs w:val="24"/>
          </w:rPr>
          <w:delText>it</w:delText>
        </w:r>
      </w:del>
      <w:r w:rsidR="00AD3086">
        <w:rPr>
          <w:rFonts w:ascii="Times New Roman" w:hAnsi="Times New Roman" w:cs="Times New Roman"/>
          <w:sz w:val="24"/>
          <w:szCs w:val="24"/>
        </w:rPr>
        <w:t xml:space="preserve"> look like?</w:t>
      </w:r>
      <w:commentRangeEnd w:id="19"/>
      <w:r w:rsidR="00AD3086">
        <w:rPr>
          <w:rStyle w:val="CommentReference"/>
        </w:rPr>
        <w:commentReference w:id="19"/>
      </w:r>
    </w:p>
    <w:p w14:paraId="0CB07CCA" w14:textId="77777777" w:rsidR="00AD3086" w:rsidRDefault="00AD3086" w:rsidP="00AD3086">
      <w:pPr>
        <w:rPr>
          <w:rFonts w:ascii="Times New Roman" w:hAnsi="Times New Roman" w:cs="Times New Roman"/>
          <w:sz w:val="24"/>
          <w:szCs w:val="24"/>
        </w:rPr>
      </w:pPr>
    </w:p>
    <w:p w14:paraId="4BF30452" w14:textId="3A2B7085" w:rsidR="00AD3086" w:rsidRDefault="00AC7B6F" w:rsidP="00AD3086">
      <w:pPr>
        <w:rPr>
          <w:rFonts w:ascii="Times New Roman" w:hAnsi="Times New Roman" w:cs="Times New Roman"/>
          <w:sz w:val="24"/>
          <w:szCs w:val="24"/>
        </w:rPr>
      </w:pPr>
      <w:r>
        <w:rPr>
          <w:rFonts w:ascii="Times New Roman" w:hAnsi="Times New Roman" w:cs="Times New Roman"/>
          <w:sz w:val="24"/>
          <w:szCs w:val="24"/>
          <w:u w:val="single"/>
        </w:rPr>
        <w:t>Big ideas/messages</w:t>
      </w:r>
    </w:p>
    <w:p w14:paraId="5F90A321" w14:textId="77777777" w:rsidR="00AD3086" w:rsidRDefault="00AD3086" w:rsidP="00AD3086">
      <w:pPr>
        <w:rPr>
          <w:rFonts w:ascii="Times New Roman" w:hAnsi="Times New Roman" w:cs="Times New Roman"/>
          <w:sz w:val="24"/>
          <w:szCs w:val="24"/>
        </w:rPr>
      </w:pPr>
    </w:p>
    <w:p w14:paraId="69AAA83E" w14:textId="38B95DEC" w:rsidR="00AD3086" w:rsidRDefault="00AD3086" w:rsidP="00AD3086">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If you could make one change in the world that you think would ultimately address and reverse the climate crisis, what would it be? </w:t>
      </w:r>
    </w:p>
    <w:p w14:paraId="067AC4DA" w14:textId="0362357D" w:rsidR="00AD3086" w:rsidRPr="00AD3086" w:rsidRDefault="00AD3086" w:rsidP="00AD3086">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If you could send out one message about climate change that would be read by everyone in the world, what would it be?</w:t>
      </w:r>
    </w:p>
    <w:p w14:paraId="251D5110" w14:textId="77777777" w:rsidR="00B35878" w:rsidRDefault="00B35878">
      <w:pPr>
        <w:rPr>
          <w:rFonts w:ascii="Times New Roman" w:hAnsi="Times New Roman" w:cs="Times New Roman"/>
          <w:sz w:val="24"/>
          <w:szCs w:val="24"/>
        </w:rPr>
      </w:pPr>
    </w:p>
    <w:p w14:paraId="71759A94" w14:textId="77777777" w:rsidR="00485684" w:rsidRDefault="00485684">
      <w:pPr>
        <w:rPr>
          <w:rFonts w:ascii="Times New Roman" w:hAnsi="Times New Roman" w:cs="Times New Roman"/>
          <w:sz w:val="24"/>
          <w:szCs w:val="24"/>
        </w:rPr>
      </w:pPr>
    </w:p>
    <w:p w14:paraId="26A9ADAA" w14:textId="5F3FB772" w:rsidR="00D736FA" w:rsidRPr="00B35878" w:rsidRDefault="00D736FA">
      <w:pPr>
        <w:rPr>
          <w:rFonts w:ascii="Times New Roman" w:hAnsi="Times New Roman" w:cs="Times New Roman"/>
          <w:sz w:val="24"/>
          <w:szCs w:val="24"/>
        </w:rPr>
      </w:pPr>
    </w:p>
    <w:sectPr w:rsidR="00D736FA" w:rsidRPr="00B3587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y Lykins" w:date="2025-05-26T16:31:00Z" w:initials="AL">
    <w:p w14:paraId="101CB74C" w14:textId="77777777" w:rsidR="00AD3086" w:rsidRDefault="00AD3086" w:rsidP="00AD3086">
      <w:pPr>
        <w:pStyle w:val="CommentText"/>
      </w:pPr>
      <w:r>
        <w:rPr>
          <w:rStyle w:val="CommentReference"/>
        </w:rPr>
        <w:annotationRef/>
      </w:r>
      <w:r>
        <w:t>Looking for emotional responses here but I kind of want to keep it open.</w:t>
      </w:r>
    </w:p>
  </w:comment>
  <w:comment w:id="1" w:author="Suzie Cosh" w:date="2025-05-27T05:54:00Z" w:initials="SC">
    <w:p w14:paraId="061D2FEC" w14:textId="0C7A146C" w:rsidR="00646DCE" w:rsidRDefault="00646DCE">
      <w:pPr>
        <w:pStyle w:val="CommentText"/>
      </w:pPr>
      <w:r>
        <w:rPr>
          <w:rStyle w:val="CommentReference"/>
        </w:rPr>
        <w:annotationRef/>
      </w:r>
      <w:r>
        <w:t>Agree keeping it open is good – could add emotionally to point to type of answer, but perhaps can be saved as a  probe for those less in touch with their feelings</w:t>
      </w:r>
    </w:p>
  </w:comment>
  <w:comment w:id="7" w:author="Suzie Cosh" w:date="2025-05-27T05:57:00Z" w:initials="SC">
    <w:p w14:paraId="4F99401E" w14:textId="2FDD93F8" w:rsidR="00787604" w:rsidRDefault="00787604">
      <w:pPr>
        <w:pStyle w:val="CommentText"/>
      </w:pPr>
      <w:r>
        <w:rPr>
          <w:rStyle w:val="CommentReference"/>
        </w:rPr>
        <w:annotationRef/>
      </w:r>
      <w:r>
        <w:t>Not sure, but could tap into other challenges etc too depending on responses to the stress Q</w:t>
      </w:r>
    </w:p>
  </w:comment>
  <w:comment w:id="19" w:author="Amy Lykins" w:date="2025-05-26T16:28:00Z" w:initials="AL">
    <w:p w14:paraId="195B8526" w14:textId="5B5B95F7" w:rsidR="00AD3086" w:rsidRDefault="00AD3086" w:rsidP="00AD3086">
      <w:pPr>
        <w:pStyle w:val="CommentText"/>
      </w:pPr>
      <w:r>
        <w:rPr>
          <w:rStyle w:val="CommentReference"/>
        </w:rPr>
        <w:annotationRef/>
      </w:r>
      <w:r>
        <w:t>This is clunky but I’m struggling with how to phrase it. I’d love to know what kinds of supports they’d want—like what that would look like, but also recognise that many of them will say that they don’t want or need any (even if they might benefit from them). Any thoughts?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1CB74C" w15:done="0"/>
  <w15:commentEx w15:paraId="061D2FEC" w15:paraIdParent="101CB74C" w15:done="0"/>
  <w15:commentEx w15:paraId="4F99401E" w15:done="0"/>
  <w15:commentEx w15:paraId="195B85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87FDDC" w16cex:dateUtc="2025-05-26T06:31:00Z"/>
  <w16cex:commentExtensible w16cex:durableId="7844382C" w16cex:dateUtc="2025-05-26T0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1CB74C" w16cid:durableId="0087FDDC"/>
  <w16cid:commentId w16cid:paraId="061D2FEC" w16cid:durableId="2BDFD213"/>
  <w16cid:commentId w16cid:paraId="4F99401E" w16cid:durableId="2BDFD2D0"/>
  <w16cid:commentId w16cid:paraId="195B8526" w16cid:durableId="7844382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B26F2"/>
    <w:multiLevelType w:val="hybridMultilevel"/>
    <w:tmpl w:val="0D442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881D00"/>
    <w:multiLevelType w:val="hybridMultilevel"/>
    <w:tmpl w:val="E3FCF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497864"/>
    <w:multiLevelType w:val="hybridMultilevel"/>
    <w:tmpl w:val="B840FD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552AFE"/>
    <w:multiLevelType w:val="hybridMultilevel"/>
    <w:tmpl w:val="FDF8C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EC74A9"/>
    <w:multiLevelType w:val="hybridMultilevel"/>
    <w:tmpl w:val="15223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F6186E"/>
    <w:multiLevelType w:val="hybridMultilevel"/>
    <w:tmpl w:val="422E6D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7474006">
    <w:abstractNumId w:val="3"/>
  </w:num>
  <w:num w:numId="2" w16cid:durableId="578557681">
    <w:abstractNumId w:val="0"/>
  </w:num>
  <w:num w:numId="3" w16cid:durableId="1669677407">
    <w:abstractNumId w:val="5"/>
  </w:num>
  <w:num w:numId="4" w16cid:durableId="583950997">
    <w:abstractNumId w:val="2"/>
  </w:num>
  <w:num w:numId="5" w16cid:durableId="601687892">
    <w:abstractNumId w:val="4"/>
  </w:num>
  <w:num w:numId="6" w16cid:durableId="156422094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y Lykins">
    <w15:presenceInfo w15:providerId="Windows Live" w15:userId="0ac6d846be3b3aac"/>
  </w15:person>
  <w15:person w15:author="Suzie Cosh">
    <w15:presenceInfo w15:providerId="AD" w15:userId="S-1-5-21-611127516-946621399-1094068329-2047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hideSpellingErrors/>
  <w:hideGrammaticalError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878"/>
    <w:rsid w:val="00243D6E"/>
    <w:rsid w:val="00485684"/>
    <w:rsid w:val="00646DCE"/>
    <w:rsid w:val="0069153C"/>
    <w:rsid w:val="006E4DD2"/>
    <w:rsid w:val="00787604"/>
    <w:rsid w:val="00815C91"/>
    <w:rsid w:val="00AC7B6F"/>
    <w:rsid w:val="00AD3086"/>
    <w:rsid w:val="00B35878"/>
    <w:rsid w:val="00D5154B"/>
    <w:rsid w:val="00D73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91B6"/>
  <w15:chartTrackingRefBased/>
  <w15:docId w15:val="{4FD568BB-28DE-4D13-944E-C36F73A03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B35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8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8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8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8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878"/>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B35878"/>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B35878"/>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B35878"/>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B35878"/>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B35878"/>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B35878"/>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B35878"/>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B35878"/>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B358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878"/>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B358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878"/>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B358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5878"/>
    <w:rPr>
      <w:i/>
      <w:iCs/>
      <w:color w:val="404040" w:themeColor="text1" w:themeTint="BF"/>
      <w:lang w:val="en-AU"/>
    </w:rPr>
  </w:style>
  <w:style w:type="paragraph" w:styleId="ListParagraph">
    <w:name w:val="List Paragraph"/>
    <w:basedOn w:val="Normal"/>
    <w:uiPriority w:val="34"/>
    <w:qFormat/>
    <w:rsid w:val="00B35878"/>
    <w:pPr>
      <w:ind w:left="720"/>
      <w:contextualSpacing/>
    </w:pPr>
  </w:style>
  <w:style w:type="character" w:styleId="IntenseEmphasis">
    <w:name w:val="Intense Emphasis"/>
    <w:basedOn w:val="DefaultParagraphFont"/>
    <w:uiPriority w:val="21"/>
    <w:qFormat/>
    <w:rsid w:val="00B35878"/>
    <w:rPr>
      <w:i/>
      <w:iCs/>
      <w:color w:val="0F4761" w:themeColor="accent1" w:themeShade="BF"/>
    </w:rPr>
  </w:style>
  <w:style w:type="paragraph" w:styleId="IntenseQuote">
    <w:name w:val="Intense Quote"/>
    <w:basedOn w:val="Normal"/>
    <w:next w:val="Normal"/>
    <w:link w:val="IntenseQuoteChar"/>
    <w:uiPriority w:val="30"/>
    <w:qFormat/>
    <w:rsid w:val="00B35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878"/>
    <w:rPr>
      <w:i/>
      <w:iCs/>
      <w:color w:val="0F4761" w:themeColor="accent1" w:themeShade="BF"/>
      <w:lang w:val="en-AU"/>
    </w:rPr>
  </w:style>
  <w:style w:type="character" w:styleId="IntenseReference">
    <w:name w:val="Intense Reference"/>
    <w:basedOn w:val="DefaultParagraphFont"/>
    <w:uiPriority w:val="32"/>
    <w:qFormat/>
    <w:rsid w:val="00B35878"/>
    <w:rPr>
      <w:b/>
      <w:bCs/>
      <w:smallCaps/>
      <w:color w:val="0F4761" w:themeColor="accent1" w:themeShade="BF"/>
      <w:spacing w:val="5"/>
    </w:rPr>
  </w:style>
  <w:style w:type="character" w:styleId="CommentReference">
    <w:name w:val="annotation reference"/>
    <w:basedOn w:val="DefaultParagraphFont"/>
    <w:uiPriority w:val="99"/>
    <w:semiHidden/>
    <w:unhideWhenUsed/>
    <w:rsid w:val="00AD3086"/>
    <w:rPr>
      <w:sz w:val="16"/>
      <w:szCs w:val="16"/>
    </w:rPr>
  </w:style>
  <w:style w:type="paragraph" w:styleId="CommentText">
    <w:name w:val="annotation text"/>
    <w:basedOn w:val="Normal"/>
    <w:link w:val="CommentTextChar"/>
    <w:uiPriority w:val="99"/>
    <w:unhideWhenUsed/>
    <w:rsid w:val="00AD3086"/>
    <w:rPr>
      <w:sz w:val="20"/>
      <w:szCs w:val="20"/>
    </w:rPr>
  </w:style>
  <w:style w:type="character" w:customStyle="1" w:styleId="CommentTextChar">
    <w:name w:val="Comment Text Char"/>
    <w:basedOn w:val="DefaultParagraphFont"/>
    <w:link w:val="CommentText"/>
    <w:uiPriority w:val="99"/>
    <w:rsid w:val="00AD3086"/>
    <w:rPr>
      <w:sz w:val="20"/>
      <w:szCs w:val="20"/>
      <w:lang w:val="en-AU"/>
    </w:rPr>
  </w:style>
  <w:style w:type="paragraph" w:styleId="CommentSubject">
    <w:name w:val="annotation subject"/>
    <w:basedOn w:val="CommentText"/>
    <w:next w:val="CommentText"/>
    <w:link w:val="CommentSubjectChar"/>
    <w:uiPriority w:val="99"/>
    <w:semiHidden/>
    <w:unhideWhenUsed/>
    <w:rsid w:val="00AD3086"/>
    <w:rPr>
      <w:b/>
      <w:bCs/>
    </w:rPr>
  </w:style>
  <w:style w:type="character" w:customStyle="1" w:styleId="CommentSubjectChar">
    <w:name w:val="Comment Subject Char"/>
    <w:basedOn w:val="CommentTextChar"/>
    <w:link w:val="CommentSubject"/>
    <w:uiPriority w:val="99"/>
    <w:semiHidden/>
    <w:rsid w:val="00AD3086"/>
    <w:rPr>
      <w:b/>
      <w:bCs/>
      <w:sz w:val="20"/>
      <w:szCs w:val="20"/>
      <w:lang w:val="en-AU"/>
    </w:rPr>
  </w:style>
  <w:style w:type="paragraph" w:styleId="BalloonText">
    <w:name w:val="Balloon Text"/>
    <w:basedOn w:val="Normal"/>
    <w:link w:val="BalloonTextChar"/>
    <w:uiPriority w:val="99"/>
    <w:semiHidden/>
    <w:unhideWhenUsed/>
    <w:rsid w:val="006915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153C"/>
    <w:rPr>
      <w:rFonts w:ascii="Segoe UI" w:hAnsi="Segoe UI" w:cs="Segoe UI"/>
      <w:sz w:val="18"/>
      <w:szCs w:val="18"/>
      <w:lang w:val="en-AU"/>
    </w:rPr>
  </w:style>
  <w:style w:type="paragraph" w:styleId="Revision">
    <w:name w:val="Revision"/>
    <w:hidden/>
    <w:uiPriority w:val="99"/>
    <w:semiHidden/>
    <w:rsid w:val="00815C91"/>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5b271ce3-8e8e-4dcd-b9c1-4e3d95bc7c65"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84BDAE98E23249A2FA786884A9D84D" ma:contentTypeVersion="20" ma:contentTypeDescription="Create a new document." ma:contentTypeScope="" ma:versionID="c7fba94da2ca8533e632ffa82f75c62f">
  <xsd:schema xmlns:xsd="http://www.w3.org/2001/XMLSchema" xmlns:xs="http://www.w3.org/2001/XMLSchema" xmlns:p="http://schemas.microsoft.com/office/2006/metadata/properties" xmlns:ns1="http://schemas.microsoft.com/sharepoint/v3" xmlns:ns3="5b271ce3-8e8e-4dcd-b9c1-4e3d95bc7c65" xmlns:ns4="8007523a-f30c-41cf-a59a-3e876d2b8f24" targetNamespace="http://schemas.microsoft.com/office/2006/metadata/properties" ma:root="true" ma:fieldsID="50ea95d9169d6f149d17d4478ac305cf" ns1:_="" ns3:_="" ns4:_="">
    <xsd:import namespace="http://schemas.microsoft.com/sharepoint/v3"/>
    <xsd:import namespace="5b271ce3-8e8e-4dcd-b9c1-4e3d95bc7c65"/>
    <xsd:import namespace="8007523a-f30c-41cf-a59a-3e876d2b8f2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element ref="ns3:MediaLengthInSeconds"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271ce3-8e8e-4dcd-b9c1-4e3d95bc7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activity" ma:index="25" nillable="true" ma:displayName="_activity" ma:hidden="true" ma:internalName="_activity">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ystemTags" ma:index="27"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07523a-f30c-41cf-a59a-3e876d2b8f24"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99E042-8CC2-4FDB-BF1C-448C1CE576EB}">
  <ds:schemaRefs>
    <ds:schemaRef ds:uri="http://schemas.microsoft.com/office/2006/metadata/properties"/>
    <ds:schemaRef ds:uri="http://schemas.microsoft.com/office/infopath/2007/PartnerControls"/>
    <ds:schemaRef ds:uri="http://schemas.microsoft.com/sharepoint/v3"/>
    <ds:schemaRef ds:uri="5b271ce3-8e8e-4dcd-b9c1-4e3d95bc7c65"/>
  </ds:schemaRefs>
</ds:datastoreItem>
</file>

<file path=customXml/itemProps2.xml><?xml version="1.0" encoding="utf-8"?>
<ds:datastoreItem xmlns:ds="http://schemas.openxmlformats.org/officeDocument/2006/customXml" ds:itemID="{1A6B1892-3B45-4A61-90E9-C4060F556525}">
  <ds:schemaRefs>
    <ds:schemaRef ds:uri="http://schemas.microsoft.com/sharepoint/v3/contenttype/forms"/>
  </ds:schemaRefs>
</ds:datastoreItem>
</file>

<file path=customXml/itemProps3.xml><?xml version="1.0" encoding="utf-8"?>
<ds:datastoreItem xmlns:ds="http://schemas.openxmlformats.org/officeDocument/2006/customXml" ds:itemID="{F40D81E1-CE53-4899-ADB9-B4E48E1378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b271ce3-8e8e-4dcd-b9c1-4e3d95bc7c65"/>
    <ds:schemaRef ds:uri="8007523a-f30c-41cf-a59a-3e876d2b8f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Lykins</dc:creator>
  <cp:keywords/>
  <dc:description/>
  <cp:lastModifiedBy>Deborah Apthorp</cp:lastModifiedBy>
  <cp:revision>2</cp:revision>
  <dcterms:created xsi:type="dcterms:W3CDTF">2025-05-26T23:14:00Z</dcterms:created>
  <dcterms:modified xsi:type="dcterms:W3CDTF">2025-05-26T23:14:00Z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0x0101003B84BDAE98E23249A2FA786884A9D84D</vt:lpwstr>
  </property>
</Properties>
</file>