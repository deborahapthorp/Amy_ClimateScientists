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D10775" w14:textId="4F541F25" w:rsidR="00D736FA" w:rsidRDefault="0039332D">
      <w:pPr>
        <w:rPr>
          <w:rFonts w:ascii="Times New Roman" w:hAnsi="Times New Roman" w:cs="Times New Roman"/>
          <w:sz w:val="24"/>
          <w:szCs w:val="24"/>
        </w:rPr>
      </w:pPr>
      <w:r>
        <w:rPr>
          <w:rFonts w:ascii="Times New Roman" w:hAnsi="Times New Roman" w:cs="Times New Roman"/>
          <w:b/>
          <w:bCs/>
          <w:sz w:val="24"/>
          <w:szCs w:val="24"/>
        </w:rPr>
        <w:t>Interview invitation email</w:t>
      </w:r>
    </w:p>
    <w:p w14:paraId="3400BDCF" w14:textId="77777777" w:rsidR="0039332D" w:rsidRDefault="0039332D">
      <w:pPr>
        <w:rPr>
          <w:rFonts w:ascii="Times New Roman" w:hAnsi="Times New Roman" w:cs="Times New Roman"/>
          <w:sz w:val="24"/>
          <w:szCs w:val="24"/>
        </w:rPr>
      </w:pPr>
    </w:p>
    <w:p w14:paraId="5CCBE09E" w14:textId="77777777" w:rsidR="0039332D" w:rsidRDefault="0039332D">
      <w:pPr>
        <w:rPr>
          <w:rFonts w:ascii="Times New Roman" w:hAnsi="Times New Roman" w:cs="Times New Roman"/>
          <w:sz w:val="24"/>
          <w:szCs w:val="24"/>
        </w:rPr>
      </w:pPr>
    </w:p>
    <w:p w14:paraId="678C7627" w14:textId="3A12A01B" w:rsidR="0039332D" w:rsidRDefault="0039332D">
      <w:pPr>
        <w:rPr>
          <w:rFonts w:ascii="Times New Roman" w:hAnsi="Times New Roman" w:cs="Times New Roman"/>
          <w:sz w:val="24"/>
          <w:szCs w:val="24"/>
        </w:rPr>
      </w:pPr>
      <w:r>
        <w:rPr>
          <w:rFonts w:ascii="Times New Roman" w:hAnsi="Times New Roman" w:cs="Times New Roman"/>
          <w:sz w:val="24"/>
          <w:szCs w:val="24"/>
        </w:rPr>
        <w:t xml:space="preserve">Dear Dr. XX, </w:t>
      </w:r>
    </w:p>
    <w:p w14:paraId="09650EEB" w14:textId="77777777" w:rsidR="00E44DC8" w:rsidRDefault="00E44DC8">
      <w:pPr>
        <w:rPr>
          <w:rFonts w:ascii="Times New Roman" w:hAnsi="Times New Roman" w:cs="Times New Roman"/>
          <w:sz w:val="24"/>
          <w:szCs w:val="24"/>
        </w:rPr>
      </w:pPr>
    </w:p>
    <w:p w14:paraId="082A1D8C" w14:textId="09154940" w:rsidR="00E44DC8" w:rsidRDefault="00E44DC8">
      <w:pPr>
        <w:rPr>
          <w:rFonts w:ascii="Times New Roman" w:hAnsi="Times New Roman" w:cs="Times New Roman"/>
          <w:sz w:val="24"/>
          <w:szCs w:val="24"/>
        </w:rPr>
      </w:pPr>
      <w:r>
        <w:rPr>
          <w:rFonts w:ascii="Times New Roman" w:hAnsi="Times New Roman" w:cs="Times New Roman"/>
          <w:sz w:val="24"/>
          <w:szCs w:val="24"/>
        </w:rPr>
        <w:t xml:space="preserve">We thank you for having participated in our online survey </w:t>
      </w:r>
      <w:r w:rsidR="002446EE">
        <w:rPr>
          <w:rFonts w:ascii="Times New Roman" w:hAnsi="Times New Roman" w:cs="Times New Roman"/>
          <w:sz w:val="24"/>
          <w:szCs w:val="24"/>
        </w:rPr>
        <w:t>on the experiences of climate scientists, educators, and communicators, and we appreciate your interest and willingness to be interviewed</w:t>
      </w:r>
      <w:r w:rsidR="00305682">
        <w:rPr>
          <w:rFonts w:ascii="Times New Roman" w:hAnsi="Times New Roman" w:cs="Times New Roman"/>
          <w:sz w:val="24"/>
          <w:szCs w:val="24"/>
        </w:rPr>
        <w:t xml:space="preserve"> about these topics. We are contacting you now to ascertain if you are still interested </w:t>
      </w:r>
      <w:ins w:id="0" w:author="Suzie Cosh" w:date="2025-05-23T14:59:00Z">
        <w:r w:rsidR="00420CC6">
          <w:rPr>
            <w:rFonts w:ascii="Times New Roman" w:hAnsi="Times New Roman" w:cs="Times New Roman"/>
            <w:sz w:val="24"/>
            <w:szCs w:val="24"/>
          </w:rPr>
          <w:t xml:space="preserve">to take part in an interview </w:t>
        </w:r>
      </w:ins>
      <w:r w:rsidR="00305682">
        <w:rPr>
          <w:rFonts w:ascii="Times New Roman" w:hAnsi="Times New Roman" w:cs="Times New Roman"/>
          <w:sz w:val="24"/>
          <w:szCs w:val="24"/>
        </w:rPr>
        <w:t>and, if so, to arrange a mutually agreeable time for this interview (conducted via Zoom) to take place.</w:t>
      </w:r>
    </w:p>
    <w:p w14:paraId="46BE0192" w14:textId="77777777" w:rsidR="00305682" w:rsidRDefault="00305682">
      <w:pPr>
        <w:rPr>
          <w:rFonts w:ascii="Times New Roman" w:hAnsi="Times New Roman" w:cs="Times New Roman"/>
          <w:sz w:val="24"/>
          <w:szCs w:val="24"/>
        </w:rPr>
      </w:pPr>
    </w:p>
    <w:p w14:paraId="2E654F25" w14:textId="76B58125" w:rsidR="00305682" w:rsidRDefault="005569A1">
      <w:pPr>
        <w:rPr>
          <w:rFonts w:ascii="Times New Roman" w:hAnsi="Times New Roman" w:cs="Times New Roman"/>
          <w:sz w:val="24"/>
          <w:szCs w:val="24"/>
        </w:rPr>
      </w:pPr>
      <w:r>
        <w:rPr>
          <w:rFonts w:ascii="Times New Roman" w:hAnsi="Times New Roman" w:cs="Times New Roman"/>
          <w:sz w:val="24"/>
          <w:szCs w:val="24"/>
        </w:rPr>
        <w:t>If</w:t>
      </w:r>
      <w:r w:rsidR="00650D43">
        <w:rPr>
          <w:rFonts w:ascii="Times New Roman" w:hAnsi="Times New Roman" w:cs="Times New Roman"/>
          <w:sz w:val="24"/>
          <w:szCs w:val="24"/>
        </w:rPr>
        <w:t xml:space="preserve"> you are still interested, we would like to interview you about your experiences working in climate science and related fields</w:t>
      </w:r>
      <w:r w:rsidR="00B91486">
        <w:rPr>
          <w:rFonts w:ascii="Times New Roman" w:hAnsi="Times New Roman" w:cs="Times New Roman"/>
          <w:sz w:val="24"/>
          <w:szCs w:val="24"/>
        </w:rPr>
        <w:t xml:space="preserve"> (both positive and negative), as well as </w:t>
      </w:r>
      <w:r w:rsidR="00E6117E">
        <w:rPr>
          <w:rFonts w:ascii="Times New Roman" w:hAnsi="Times New Roman" w:cs="Times New Roman"/>
          <w:sz w:val="24"/>
          <w:szCs w:val="24"/>
        </w:rPr>
        <w:t>talk with you about your sources of support and hope</w:t>
      </w:r>
      <w:r w:rsidR="008B596B">
        <w:rPr>
          <w:rFonts w:ascii="Times New Roman" w:hAnsi="Times New Roman" w:cs="Times New Roman"/>
          <w:sz w:val="24"/>
          <w:szCs w:val="24"/>
        </w:rPr>
        <w:t>. We anticipate this interview would last approximately 30 to 60 minutes.</w:t>
      </w:r>
    </w:p>
    <w:p w14:paraId="25F2ABBA" w14:textId="77777777" w:rsidR="008B596B" w:rsidRDefault="008B596B">
      <w:pPr>
        <w:rPr>
          <w:rFonts w:ascii="Times New Roman" w:hAnsi="Times New Roman" w:cs="Times New Roman"/>
          <w:sz w:val="24"/>
          <w:szCs w:val="24"/>
        </w:rPr>
      </w:pPr>
    </w:p>
    <w:p w14:paraId="09E64B32" w14:textId="2AF7543A" w:rsidR="008B596B" w:rsidRDefault="008B596B">
      <w:pPr>
        <w:rPr>
          <w:rFonts w:ascii="Times New Roman" w:hAnsi="Times New Roman" w:cs="Times New Roman"/>
          <w:sz w:val="24"/>
          <w:szCs w:val="24"/>
        </w:rPr>
      </w:pPr>
      <w:r>
        <w:rPr>
          <w:rFonts w:ascii="Times New Roman" w:hAnsi="Times New Roman" w:cs="Times New Roman"/>
          <w:sz w:val="24"/>
          <w:szCs w:val="24"/>
        </w:rPr>
        <w:t xml:space="preserve">So that we can transcribe </w:t>
      </w:r>
      <w:r w:rsidR="00BD6C43">
        <w:rPr>
          <w:rFonts w:ascii="Times New Roman" w:hAnsi="Times New Roman" w:cs="Times New Roman"/>
          <w:sz w:val="24"/>
          <w:szCs w:val="24"/>
        </w:rPr>
        <w:t xml:space="preserve">the interview for data </w:t>
      </w:r>
      <w:r>
        <w:rPr>
          <w:rFonts w:ascii="Times New Roman" w:hAnsi="Times New Roman" w:cs="Times New Roman"/>
          <w:sz w:val="24"/>
          <w:szCs w:val="24"/>
        </w:rPr>
        <w:t>analys</w:t>
      </w:r>
      <w:r w:rsidR="00BD6C43">
        <w:rPr>
          <w:rFonts w:ascii="Times New Roman" w:hAnsi="Times New Roman" w:cs="Times New Roman"/>
          <w:sz w:val="24"/>
          <w:szCs w:val="24"/>
        </w:rPr>
        <w:t>is</w:t>
      </w:r>
      <w:r>
        <w:rPr>
          <w:rFonts w:ascii="Times New Roman" w:hAnsi="Times New Roman" w:cs="Times New Roman"/>
          <w:sz w:val="24"/>
          <w:szCs w:val="24"/>
        </w:rPr>
        <w:t xml:space="preserve">, we would like to </w:t>
      </w:r>
      <w:r w:rsidR="00D80F6B">
        <w:rPr>
          <w:rFonts w:ascii="Times New Roman" w:hAnsi="Times New Roman" w:cs="Times New Roman"/>
          <w:sz w:val="24"/>
          <w:szCs w:val="24"/>
        </w:rPr>
        <w:t xml:space="preserve">make a recording of the interview via the Zoom platform. This recording will be stored on our university’s secure cloud platform until </w:t>
      </w:r>
      <w:r w:rsidR="001000A0">
        <w:rPr>
          <w:rFonts w:ascii="Times New Roman" w:hAnsi="Times New Roman" w:cs="Times New Roman"/>
          <w:sz w:val="24"/>
          <w:szCs w:val="24"/>
        </w:rPr>
        <w:t xml:space="preserve">transcription has been finalised, </w:t>
      </w:r>
      <w:commentRangeStart w:id="1"/>
      <w:r w:rsidR="001000A0">
        <w:rPr>
          <w:rFonts w:ascii="Times New Roman" w:hAnsi="Times New Roman" w:cs="Times New Roman"/>
          <w:sz w:val="24"/>
          <w:szCs w:val="24"/>
        </w:rPr>
        <w:t xml:space="preserve">after which time the recording </w:t>
      </w:r>
      <w:commentRangeEnd w:id="1"/>
      <w:r w:rsidR="00420CC6">
        <w:rPr>
          <w:rStyle w:val="CommentReference"/>
        </w:rPr>
        <w:commentReference w:id="1"/>
      </w:r>
      <w:r w:rsidR="001000A0">
        <w:rPr>
          <w:rFonts w:ascii="Times New Roman" w:hAnsi="Times New Roman" w:cs="Times New Roman"/>
          <w:sz w:val="24"/>
          <w:szCs w:val="24"/>
        </w:rPr>
        <w:t xml:space="preserve">will be deleted so as to ensure your confidentiality. </w:t>
      </w:r>
      <w:r w:rsidR="00530635">
        <w:rPr>
          <w:rFonts w:ascii="Times New Roman" w:hAnsi="Times New Roman" w:cs="Times New Roman"/>
          <w:sz w:val="24"/>
          <w:szCs w:val="24"/>
        </w:rPr>
        <w:t xml:space="preserve">Please note that </w:t>
      </w:r>
      <w:ins w:id="2" w:author="Suzie Cosh" w:date="2025-05-23T15:00:00Z">
        <w:r w:rsidR="00A65B89">
          <w:rPr>
            <w:rFonts w:ascii="Times New Roman" w:hAnsi="Times New Roman" w:cs="Times New Roman"/>
            <w:sz w:val="24"/>
            <w:szCs w:val="24"/>
          </w:rPr>
          <w:t>a pseudonym will be used in all transcri</w:t>
        </w:r>
        <w:bookmarkStart w:id="3" w:name="_GoBack"/>
        <w:bookmarkEnd w:id="3"/>
        <w:r w:rsidR="00A65B89">
          <w:rPr>
            <w:rFonts w:ascii="Times New Roman" w:hAnsi="Times New Roman" w:cs="Times New Roman"/>
            <w:sz w:val="24"/>
            <w:szCs w:val="24"/>
          </w:rPr>
          <w:t xml:space="preserve">pts and reporting of the interview and </w:t>
        </w:r>
      </w:ins>
      <w:r w:rsidR="00530635">
        <w:rPr>
          <w:rFonts w:ascii="Times New Roman" w:hAnsi="Times New Roman" w:cs="Times New Roman"/>
          <w:sz w:val="24"/>
          <w:szCs w:val="24"/>
        </w:rPr>
        <w:t xml:space="preserve">any specific or potentially identifying information will also be removed </w:t>
      </w:r>
      <w:r w:rsidR="00EF0F1A">
        <w:rPr>
          <w:rFonts w:ascii="Times New Roman" w:hAnsi="Times New Roman" w:cs="Times New Roman"/>
          <w:sz w:val="24"/>
          <w:szCs w:val="24"/>
        </w:rPr>
        <w:t xml:space="preserve">or replaced with more general descriptors (e.g., if you work at the University of Chicago, we will report this as a ‘university in North America,’ ages will be converted into age ranges, etc.). </w:t>
      </w:r>
      <w:r w:rsidR="003437DC">
        <w:rPr>
          <w:rFonts w:ascii="Times New Roman" w:hAnsi="Times New Roman" w:cs="Times New Roman"/>
          <w:sz w:val="24"/>
          <w:szCs w:val="24"/>
        </w:rPr>
        <w:t>At all times, we will do everything possible to ensure your confidentiality</w:t>
      </w:r>
      <w:r w:rsidR="005C6F63">
        <w:rPr>
          <w:rFonts w:ascii="Times New Roman" w:hAnsi="Times New Roman" w:cs="Times New Roman"/>
          <w:sz w:val="24"/>
          <w:szCs w:val="24"/>
        </w:rPr>
        <w:t>.</w:t>
      </w:r>
    </w:p>
    <w:p w14:paraId="79CDBE59" w14:textId="77777777" w:rsidR="005C6F63" w:rsidRDefault="005C6F63">
      <w:pPr>
        <w:rPr>
          <w:rFonts w:ascii="Times New Roman" w:hAnsi="Times New Roman" w:cs="Times New Roman"/>
          <w:sz w:val="24"/>
          <w:szCs w:val="24"/>
        </w:rPr>
      </w:pPr>
    </w:p>
    <w:p w14:paraId="22CBAD9C" w14:textId="4A0D3AC6" w:rsidR="005C6F63" w:rsidRDefault="005C6F63">
      <w:pPr>
        <w:rPr>
          <w:rFonts w:ascii="Times New Roman" w:hAnsi="Times New Roman" w:cs="Times New Roman"/>
          <w:sz w:val="24"/>
          <w:szCs w:val="24"/>
        </w:rPr>
      </w:pPr>
      <w:r>
        <w:rPr>
          <w:rFonts w:ascii="Times New Roman" w:hAnsi="Times New Roman" w:cs="Times New Roman"/>
          <w:sz w:val="24"/>
          <w:szCs w:val="24"/>
        </w:rPr>
        <w:t xml:space="preserve">This study has been approved by the University of New England’s Human Research Ethics Committee (HEXX-XXX, valid to XX/XX/XXXX). </w:t>
      </w:r>
    </w:p>
    <w:p w14:paraId="0FB3AA64" w14:textId="77777777" w:rsidR="006B6F3D" w:rsidRDefault="006B6F3D">
      <w:pPr>
        <w:rPr>
          <w:rFonts w:ascii="Times New Roman" w:hAnsi="Times New Roman" w:cs="Times New Roman"/>
          <w:sz w:val="24"/>
          <w:szCs w:val="24"/>
        </w:rPr>
      </w:pPr>
    </w:p>
    <w:p w14:paraId="623EF58B" w14:textId="37C4A486" w:rsidR="006B6F3D" w:rsidRDefault="006B6F3D">
      <w:pPr>
        <w:rPr>
          <w:rFonts w:ascii="Times New Roman" w:hAnsi="Times New Roman" w:cs="Times New Roman"/>
          <w:sz w:val="24"/>
          <w:szCs w:val="24"/>
        </w:rPr>
      </w:pPr>
      <w:r>
        <w:rPr>
          <w:rFonts w:ascii="Times New Roman" w:hAnsi="Times New Roman" w:cs="Times New Roman"/>
          <w:sz w:val="24"/>
          <w:szCs w:val="24"/>
        </w:rPr>
        <w:t>Please let me know if you have any questions. If you are happy to send some potential dates and times for the interview, please feel free to do so (along with your time zone</w:t>
      </w:r>
      <w:r w:rsidR="00E40487">
        <w:rPr>
          <w:rFonts w:ascii="Times New Roman" w:hAnsi="Times New Roman" w:cs="Times New Roman"/>
          <w:sz w:val="24"/>
          <w:szCs w:val="24"/>
        </w:rPr>
        <w:t>).</w:t>
      </w:r>
    </w:p>
    <w:p w14:paraId="298E14E4" w14:textId="77777777" w:rsidR="00E40487" w:rsidRDefault="00E40487">
      <w:pPr>
        <w:rPr>
          <w:rFonts w:ascii="Times New Roman" w:hAnsi="Times New Roman" w:cs="Times New Roman"/>
          <w:sz w:val="24"/>
          <w:szCs w:val="24"/>
        </w:rPr>
      </w:pPr>
    </w:p>
    <w:p w14:paraId="634D8605" w14:textId="4BCA8A9B" w:rsidR="00E40487" w:rsidRDefault="00E40487">
      <w:pPr>
        <w:rPr>
          <w:rFonts w:ascii="Times New Roman" w:hAnsi="Times New Roman" w:cs="Times New Roman"/>
          <w:sz w:val="24"/>
          <w:szCs w:val="24"/>
        </w:rPr>
      </w:pPr>
      <w:r>
        <w:rPr>
          <w:rFonts w:ascii="Times New Roman" w:hAnsi="Times New Roman" w:cs="Times New Roman"/>
          <w:sz w:val="24"/>
          <w:szCs w:val="24"/>
        </w:rPr>
        <w:t>We look forward to hearing from you!</w:t>
      </w:r>
    </w:p>
    <w:p w14:paraId="52337FCB" w14:textId="77777777" w:rsidR="00E40487" w:rsidRDefault="00E40487">
      <w:pPr>
        <w:rPr>
          <w:rFonts w:ascii="Times New Roman" w:hAnsi="Times New Roman" w:cs="Times New Roman"/>
          <w:sz w:val="24"/>
          <w:szCs w:val="24"/>
        </w:rPr>
      </w:pPr>
    </w:p>
    <w:p w14:paraId="39B20CFB" w14:textId="05A16781" w:rsidR="00E40487" w:rsidRDefault="00E40487">
      <w:pPr>
        <w:rPr>
          <w:rFonts w:ascii="Times New Roman" w:hAnsi="Times New Roman" w:cs="Times New Roman"/>
          <w:sz w:val="24"/>
          <w:szCs w:val="24"/>
        </w:rPr>
      </w:pPr>
      <w:r>
        <w:rPr>
          <w:rFonts w:ascii="Times New Roman" w:hAnsi="Times New Roman" w:cs="Times New Roman"/>
          <w:sz w:val="24"/>
          <w:szCs w:val="24"/>
        </w:rPr>
        <w:t>Kind regards,</w:t>
      </w:r>
    </w:p>
    <w:p w14:paraId="270D471F" w14:textId="77777777" w:rsidR="00E40487" w:rsidRDefault="00E40487">
      <w:pPr>
        <w:rPr>
          <w:rFonts w:ascii="Times New Roman" w:hAnsi="Times New Roman" w:cs="Times New Roman"/>
          <w:sz w:val="24"/>
          <w:szCs w:val="24"/>
        </w:rPr>
      </w:pPr>
    </w:p>
    <w:p w14:paraId="75D63EE1" w14:textId="3DFC7C0C" w:rsidR="00E40487" w:rsidRDefault="00E40487">
      <w:pPr>
        <w:rPr>
          <w:rFonts w:ascii="Times New Roman" w:hAnsi="Times New Roman" w:cs="Times New Roman"/>
          <w:sz w:val="24"/>
          <w:szCs w:val="24"/>
        </w:rPr>
      </w:pPr>
      <w:r>
        <w:rPr>
          <w:rFonts w:ascii="Times New Roman" w:hAnsi="Times New Roman" w:cs="Times New Roman"/>
          <w:sz w:val="24"/>
          <w:szCs w:val="24"/>
        </w:rPr>
        <w:t>Amy</w:t>
      </w:r>
    </w:p>
    <w:p w14:paraId="34F087E3" w14:textId="77777777" w:rsidR="00E40487" w:rsidRDefault="00E40487">
      <w:pPr>
        <w:rPr>
          <w:rFonts w:ascii="Times New Roman" w:hAnsi="Times New Roman" w:cs="Times New Roman"/>
          <w:sz w:val="24"/>
          <w:szCs w:val="24"/>
        </w:rPr>
      </w:pPr>
    </w:p>
    <w:p w14:paraId="49A3B516" w14:textId="77777777" w:rsidR="002A5392" w:rsidRDefault="002A5392" w:rsidP="002A5392">
      <w:pPr>
        <w:rPr>
          <w:rFonts w:ascii="Lucida Sans" w:eastAsia="Calibri" w:hAnsi="Lucida Sans" w:cs="Calibri"/>
          <w:kern w:val="0"/>
          <w:sz w:val="20"/>
          <w:szCs w:val="20"/>
          <w14:ligatures w14:val="none"/>
        </w:rPr>
      </w:pPr>
      <w:r>
        <w:rPr>
          <w:rFonts w:ascii="Lucida Sans" w:eastAsia="Calibri" w:hAnsi="Lucida Sans" w:cs="Calibri"/>
          <w:b/>
          <w:bCs/>
          <w:sz w:val="28"/>
          <w:szCs w:val="28"/>
        </w:rPr>
        <w:t>Amy Lykins, Ph.D.</w:t>
      </w:r>
      <w:r>
        <w:rPr>
          <w:rFonts w:ascii="Lucida Sans" w:eastAsia="Calibri" w:hAnsi="Lucida Sans" w:cs="Calibri"/>
        </w:rPr>
        <w:br/>
      </w:r>
      <w:r>
        <w:rPr>
          <w:rFonts w:ascii="Lucida Sans" w:eastAsia="Calibri" w:hAnsi="Lucida Sans" w:cs="Calibri"/>
          <w:sz w:val="20"/>
          <w:szCs w:val="20"/>
        </w:rPr>
        <w:t>B.A. Psychology (Hons) and Sociology (Indiana University), M.A. Clinical Psychology (UNLV), Ph.D. Clinical Psychology (UNLV)</w:t>
      </w:r>
    </w:p>
    <w:p w14:paraId="2866ED5A" w14:textId="77777777" w:rsidR="002A5392" w:rsidRDefault="002A5392" w:rsidP="002A5392">
      <w:pPr>
        <w:rPr>
          <w:rFonts w:ascii="Lucida Sans" w:eastAsia="Calibri" w:hAnsi="Lucida Sans" w:cs="Calibri"/>
          <w:sz w:val="20"/>
          <w:szCs w:val="20"/>
        </w:rPr>
      </w:pPr>
    </w:p>
    <w:p w14:paraId="0FAC5FCD" w14:textId="26E6654F" w:rsidR="002A5392" w:rsidRDefault="002A5392" w:rsidP="002A5392">
      <w:pPr>
        <w:rPr>
          <w:rFonts w:ascii="Lucida Sans" w:eastAsia="Calibri" w:hAnsi="Lucida Sans" w:cs="Calibri"/>
          <w:color w:val="000000"/>
        </w:rPr>
      </w:pPr>
      <w:r>
        <w:rPr>
          <w:rFonts w:ascii="Lucida Sans" w:eastAsia="Calibri" w:hAnsi="Lucida Sans" w:cs="Calibri"/>
          <w:noProof/>
          <w:color w:val="000000"/>
        </w:rPr>
        <w:drawing>
          <wp:inline distT="0" distB="0" distL="0" distR="0" wp14:anchorId="5D20AD42" wp14:editId="5F42F60E">
            <wp:extent cx="205105" cy="205105"/>
            <wp:effectExtent l="0" t="0" r="4445" b="4445"/>
            <wp:docPr id="89478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205105" cy="205105"/>
                    </a:xfrm>
                    <a:prstGeom prst="rect">
                      <a:avLst/>
                    </a:prstGeom>
                    <a:noFill/>
                    <a:ln>
                      <a:noFill/>
                    </a:ln>
                  </pic:spPr>
                </pic:pic>
              </a:graphicData>
            </a:graphic>
          </wp:inline>
        </w:drawing>
      </w:r>
      <w:r>
        <w:rPr>
          <w:rFonts w:ascii="Lucida Sans" w:eastAsia="Calibri" w:hAnsi="Lucida Sans" w:cs="Calibri"/>
          <w:color w:val="000000"/>
        </w:rPr>
        <w:t>ORCID_ID  </w:t>
      </w:r>
      <w:hyperlink r:id="rId12" w:history="1">
        <w:r>
          <w:rPr>
            <w:rStyle w:val="Hyperlink"/>
            <w:rFonts w:ascii="Lucida Sans" w:eastAsia="Calibri" w:hAnsi="Lucida Sans" w:cs="Calibri"/>
            <w:color w:val="0563C1"/>
          </w:rPr>
          <w:t>https://orcid.org/0000-0003-2930-3964</w:t>
        </w:r>
      </w:hyperlink>
    </w:p>
    <w:p w14:paraId="62E40799" w14:textId="77777777" w:rsidR="002A5392" w:rsidRDefault="002A5392" w:rsidP="002A5392">
      <w:pPr>
        <w:rPr>
          <w:rFonts w:ascii="Lucida Sans" w:eastAsia="Calibri" w:hAnsi="Lucida Sans" w:cs="Calibri"/>
          <w:sz w:val="20"/>
          <w:szCs w:val="20"/>
        </w:rPr>
      </w:pPr>
    </w:p>
    <w:p w14:paraId="61046766" w14:textId="77777777" w:rsidR="002A5392" w:rsidRDefault="002A5392" w:rsidP="002A5392">
      <w:pPr>
        <w:rPr>
          <w:rFonts w:ascii="Times New Roman" w:eastAsia="Calibri" w:hAnsi="Times New Roman" w:cs="Times New Roman"/>
          <w:sz w:val="24"/>
          <w:szCs w:val="24"/>
        </w:rPr>
      </w:pPr>
    </w:p>
    <w:p w14:paraId="00FFA6B3" w14:textId="77777777" w:rsidR="002A5392" w:rsidRDefault="002A5392" w:rsidP="002A5392">
      <w:pPr>
        <w:rPr>
          <w:rFonts w:ascii="Lucida Sans" w:eastAsia="Calibri" w:hAnsi="Lucida Sans" w:cs="Calibri"/>
        </w:rPr>
      </w:pPr>
      <w:r>
        <w:rPr>
          <w:rFonts w:ascii="Lucida Sans" w:eastAsia="Calibri" w:hAnsi="Lucida Sans" w:cs="Calibri"/>
        </w:rPr>
        <w:t>Professor of Clinical Psychology</w:t>
      </w:r>
    </w:p>
    <w:p w14:paraId="6AAAD10E" w14:textId="77777777" w:rsidR="002A5392" w:rsidRDefault="002A5392" w:rsidP="002A5392">
      <w:pPr>
        <w:rPr>
          <w:rFonts w:ascii="Lucida Sans" w:eastAsia="Calibri" w:hAnsi="Lucida Sans" w:cs="Calibri"/>
        </w:rPr>
      </w:pPr>
      <w:r>
        <w:rPr>
          <w:rFonts w:ascii="Lucida Sans" w:eastAsia="Calibri" w:hAnsi="Lucida Sans" w:cs="Calibri"/>
        </w:rPr>
        <w:t>School of Psychology</w:t>
      </w:r>
    </w:p>
    <w:p w14:paraId="3622F07C" w14:textId="77777777" w:rsidR="002A5392" w:rsidRDefault="002A5392" w:rsidP="002A5392">
      <w:pPr>
        <w:spacing w:before="100" w:beforeAutospacing="1" w:after="100" w:afterAutospacing="1"/>
        <w:rPr>
          <w:rFonts w:ascii="Lucida Sans" w:eastAsia="Calibri" w:hAnsi="Lucida Sans" w:cs="Calibri"/>
        </w:rPr>
      </w:pPr>
      <w:r>
        <w:rPr>
          <w:rFonts w:ascii="Lucida Sans" w:eastAsia="Calibri" w:hAnsi="Lucida Sans" w:cs="Calibri"/>
        </w:rPr>
        <w:lastRenderedPageBreak/>
        <w:t xml:space="preserve">University of New England </w:t>
      </w:r>
      <w:r>
        <w:rPr>
          <w:rFonts w:ascii="Lucida Sans" w:eastAsia="Calibri" w:hAnsi="Lucida Sans" w:cs="Calibri"/>
        </w:rPr>
        <w:br/>
        <w:t>Armidale NSW 2351 Australia</w:t>
      </w:r>
    </w:p>
    <w:p w14:paraId="7570A7A6" w14:textId="77777777" w:rsidR="002A5392" w:rsidRDefault="002A5392" w:rsidP="002A5392">
      <w:pPr>
        <w:spacing w:before="100" w:beforeAutospacing="1" w:after="100" w:afterAutospacing="1"/>
        <w:rPr>
          <w:rFonts w:ascii="Lucida Sans" w:eastAsia="Calibri" w:hAnsi="Lucida Sans" w:cs="Calibri"/>
          <w:sz w:val="24"/>
          <w:szCs w:val="24"/>
        </w:rPr>
      </w:pPr>
      <w:r>
        <w:rPr>
          <w:rFonts w:ascii="Lucida Sans" w:eastAsia="Calibri" w:hAnsi="Lucida Sans" w:cs="Calibri"/>
        </w:rPr>
        <w:t>Phone  61 2 6773 5014</w:t>
      </w:r>
      <w:r>
        <w:rPr>
          <w:rFonts w:ascii="Lucida Sans" w:eastAsia="Calibri" w:hAnsi="Lucida Sans" w:cs="Calibri"/>
        </w:rPr>
        <w:br/>
        <w:t xml:space="preserve">Email   </w:t>
      </w:r>
      <w:hyperlink r:id="rId13" w:history="1">
        <w:r>
          <w:rPr>
            <w:rStyle w:val="Hyperlink"/>
            <w:rFonts w:ascii="Lucida Sans" w:eastAsia="Calibri" w:hAnsi="Lucida Sans" w:cs="Calibri"/>
            <w:color w:val="0563C1"/>
          </w:rPr>
          <w:t>alykins@une.edu.au</w:t>
        </w:r>
      </w:hyperlink>
    </w:p>
    <w:p w14:paraId="7DDC8D01" w14:textId="77777777" w:rsidR="002A5392" w:rsidRDefault="00A65B89" w:rsidP="002A5392">
      <w:pPr>
        <w:spacing w:before="100" w:beforeAutospacing="1" w:after="100" w:afterAutospacing="1"/>
        <w:rPr>
          <w:rFonts w:ascii="Lucida Sans" w:eastAsia="Calibri" w:hAnsi="Lucida Sans" w:cs="Calibri"/>
        </w:rPr>
      </w:pPr>
      <w:hyperlink r:id="rId14" w:history="1">
        <w:r w:rsidR="002A5392">
          <w:rPr>
            <w:rStyle w:val="Hyperlink"/>
            <w:rFonts w:ascii="Lucida Sans" w:eastAsia="Calibri" w:hAnsi="Lucida Sans" w:cs="Calibri"/>
            <w:b/>
            <w:bCs/>
            <w:color w:val="0563C1"/>
          </w:rPr>
          <w:t>www.une.edu.au</w:t>
        </w:r>
      </w:hyperlink>
      <w:r w:rsidR="002A5392">
        <w:rPr>
          <w:rFonts w:ascii="Lucida Sans" w:eastAsia="Calibri" w:hAnsi="Lucida Sans" w:cs="Calibri"/>
        </w:rPr>
        <w:br/>
      </w:r>
      <w:r w:rsidR="002A5392">
        <w:rPr>
          <w:rFonts w:ascii="Lucida Sans" w:eastAsia="Calibri" w:hAnsi="Lucida Sans" w:cs="Calibri"/>
          <w:color w:val="646464"/>
        </w:rPr>
        <w:t>University of New England CRICOS Provider Number 00003G</w:t>
      </w:r>
    </w:p>
    <w:p w14:paraId="111A4964" w14:textId="77777777" w:rsidR="002A5392" w:rsidRDefault="002A5392" w:rsidP="002A5392">
      <w:pPr>
        <w:rPr>
          <w:rFonts w:eastAsiaTheme="minorEastAsia"/>
          <w:lang w:val="en-US"/>
        </w:rPr>
      </w:pPr>
    </w:p>
    <w:p w14:paraId="4C6774B7" w14:textId="77777777" w:rsidR="00E40487" w:rsidRPr="0039332D" w:rsidRDefault="00E40487">
      <w:pPr>
        <w:rPr>
          <w:rFonts w:ascii="Times New Roman" w:hAnsi="Times New Roman" w:cs="Times New Roman"/>
          <w:sz w:val="24"/>
          <w:szCs w:val="24"/>
        </w:rPr>
      </w:pPr>
    </w:p>
    <w:sectPr w:rsidR="00E40487" w:rsidRPr="0039332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Suzie Cosh" w:date="2025-05-23T14:59:00Z" w:initials="SC">
    <w:p w14:paraId="11997B95" w14:textId="2564C887" w:rsidR="00420CC6" w:rsidRDefault="00420CC6">
      <w:pPr>
        <w:pStyle w:val="CommentText"/>
      </w:pPr>
      <w:r>
        <w:rPr>
          <w:rStyle w:val="CommentReference"/>
        </w:rPr>
        <w:annotationRef/>
      </w:r>
      <w:r>
        <w:t>If this doesn’t mess up other part of the application, it would be good to retain the recordings until after analysis is complete (sometimes you need to go back and hear/check things)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1997B9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1997B95" w16cid:durableId="2BDB0BD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uzie Cosh">
    <w15:presenceInfo w15:providerId="AD" w15:userId="S-1-5-21-611127516-946621399-1094068329-2047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32D"/>
    <w:rsid w:val="00085B30"/>
    <w:rsid w:val="001000A0"/>
    <w:rsid w:val="002446EE"/>
    <w:rsid w:val="002A5392"/>
    <w:rsid w:val="00305682"/>
    <w:rsid w:val="003437DC"/>
    <w:rsid w:val="0039332D"/>
    <w:rsid w:val="00420CC6"/>
    <w:rsid w:val="00530635"/>
    <w:rsid w:val="005569A1"/>
    <w:rsid w:val="005C6F63"/>
    <w:rsid w:val="00650D43"/>
    <w:rsid w:val="006B6F3D"/>
    <w:rsid w:val="008B596B"/>
    <w:rsid w:val="00957133"/>
    <w:rsid w:val="00A65B89"/>
    <w:rsid w:val="00B91486"/>
    <w:rsid w:val="00BD6C43"/>
    <w:rsid w:val="00D5154B"/>
    <w:rsid w:val="00D736FA"/>
    <w:rsid w:val="00D80F6B"/>
    <w:rsid w:val="00DA6584"/>
    <w:rsid w:val="00E40487"/>
    <w:rsid w:val="00E44DC8"/>
    <w:rsid w:val="00E6117E"/>
    <w:rsid w:val="00EF0F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AAF3D"/>
  <w15:chartTrackingRefBased/>
  <w15:docId w15:val="{36501702-9DD6-41B1-AF4C-A89D78B42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AU"/>
    </w:rPr>
  </w:style>
  <w:style w:type="paragraph" w:styleId="Heading1">
    <w:name w:val="heading 1"/>
    <w:basedOn w:val="Normal"/>
    <w:next w:val="Normal"/>
    <w:link w:val="Heading1Char"/>
    <w:uiPriority w:val="9"/>
    <w:qFormat/>
    <w:rsid w:val="003933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33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3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3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3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32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32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32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32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32D"/>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semiHidden/>
    <w:rsid w:val="0039332D"/>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semiHidden/>
    <w:rsid w:val="0039332D"/>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39332D"/>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39332D"/>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39332D"/>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39332D"/>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39332D"/>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39332D"/>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39332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32D"/>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39332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32D"/>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39332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9332D"/>
    <w:rPr>
      <w:i/>
      <w:iCs/>
      <w:color w:val="404040" w:themeColor="text1" w:themeTint="BF"/>
      <w:lang w:val="en-AU"/>
    </w:rPr>
  </w:style>
  <w:style w:type="paragraph" w:styleId="ListParagraph">
    <w:name w:val="List Paragraph"/>
    <w:basedOn w:val="Normal"/>
    <w:uiPriority w:val="34"/>
    <w:qFormat/>
    <w:rsid w:val="0039332D"/>
    <w:pPr>
      <w:ind w:left="720"/>
      <w:contextualSpacing/>
    </w:pPr>
  </w:style>
  <w:style w:type="character" w:styleId="IntenseEmphasis">
    <w:name w:val="Intense Emphasis"/>
    <w:basedOn w:val="DefaultParagraphFont"/>
    <w:uiPriority w:val="21"/>
    <w:qFormat/>
    <w:rsid w:val="0039332D"/>
    <w:rPr>
      <w:i/>
      <w:iCs/>
      <w:color w:val="0F4761" w:themeColor="accent1" w:themeShade="BF"/>
    </w:rPr>
  </w:style>
  <w:style w:type="paragraph" w:styleId="IntenseQuote">
    <w:name w:val="Intense Quote"/>
    <w:basedOn w:val="Normal"/>
    <w:next w:val="Normal"/>
    <w:link w:val="IntenseQuoteChar"/>
    <w:uiPriority w:val="30"/>
    <w:qFormat/>
    <w:rsid w:val="003933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32D"/>
    <w:rPr>
      <w:i/>
      <w:iCs/>
      <w:color w:val="0F4761" w:themeColor="accent1" w:themeShade="BF"/>
      <w:lang w:val="en-AU"/>
    </w:rPr>
  </w:style>
  <w:style w:type="character" w:styleId="IntenseReference">
    <w:name w:val="Intense Reference"/>
    <w:basedOn w:val="DefaultParagraphFont"/>
    <w:uiPriority w:val="32"/>
    <w:qFormat/>
    <w:rsid w:val="0039332D"/>
    <w:rPr>
      <w:b/>
      <w:bCs/>
      <w:smallCaps/>
      <w:color w:val="0F4761" w:themeColor="accent1" w:themeShade="BF"/>
      <w:spacing w:val="5"/>
    </w:rPr>
  </w:style>
  <w:style w:type="character" w:styleId="Hyperlink">
    <w:name w:val="Hyperlink"/>
    <w:basedOn w:val="DefaultParagraphFont"/>
    <w:uiPriority w:val="99"/>
    <w:semiHidden/>
    <w:unhideWhenUsed/>
    <w:rsid w:val="002A5392"/>
    <w:rPr>
      <w:color w:val="0000FF"/>
      <w:u w:val="single"/>
    </w:rPr>
  </w:style>
  <w:style w:type="character" w:styleId="CommentReference">
    <w:name w:val="annotation reference"/>
    <w:basedOn w:val="DefaultParagraphFont"/>
    <w:uiPriority w:val="99"/>
    <w:semiHidden/>
    <w:unhideWhenUsed/>
    <w:rsid w:val="00420CC6"/>
    <w:rPr>
      <w:sz w:val="16"/>
      <w:szCs w:val="16"/>
    </w:rPr>
  </w:style>
  <w:style w:type="paragraph" w:styleId="CommentText">
    <w:name w:val="annotation text"/>
    <w:basedOn w:val="Normal"/>
    <w:link w:val="CommentTextChar"/>
    <w:uiPriority w:val="99"/>
    <w:semiHidden/>
    <w:unhideWhenUsed/>
    <w:rsid w:val="00420CC6"/>
    <w:rPr>
      <w:sz w:val="20"/>
      <w:szCs w:val="20"/>
    </w:rPr>
  </w:style>
  <w:style w:type="character" w:customStyle="1" w:styleId="CommentTextChar">
    <w:name w:val="Comment Text Char"/>
    <w:basedOn w:val="DefaultParagraphFont"/>
    <w:link w:val="CommentText"/>
    <w:uiPriority w:val="99"/>
    <w:semiHidden/>
    <w:rsid w:val="00420CC6"/>
    <w:rPr>
      <w:sz w:val="20"/>
      <w:szCs w:val="20"/>
      <w:lang w:val="en-AU"/>
    </w:rPr>
  </w:style>
  <w:style w:type="paragraph" w:styleId="CommentSubject">
    <w:name w:val="annotation subject"/>
    <w:basedOn w:val="CommentText"/>
    <w:next w:val="CommentText"/>
    <w:link w:val="CommentSubjectChar"/>
    <w:uiPriority w:val="99"/>
    <w:semiHidden/>
    <w:unhideWhenUsed/>
    <w:rsid w:val="00420CC6"/>
    <w:rPr>
      <w:b/>
      <w:bCs/>
    </w:rPr>
  </w:style>
  <w:style w:type="character" w:customStyle="1" w:styleId="CommentSubjectChar">
    <w:name w:val="Comment Subject Char"/>
    <w:basedOn w:val="CommentTextChar"/>
    <w:link w:val="CommentSubject"/>
    <w:uiPriority w:val="99"/>
    <w:semiHidden/>
    <w:rsid w:val="00420CC6"/>
    <w:rPr>
      <w:b/>
      <w:bCs/>
      <w:sz w:val="20"/>
      <w:szCs w:val="20"/>
      <w:lang w:val="en-AU"/>
    </w:rPr>
  </w:style>
  <w:style w:type="paragraph" w:styleId="BalloonText">
    <w:name w:val="Balloon Text"/>
    <w:basedOn w:val="Normal"/>
    <w:link w:val="BalloonTextChar"/>
    <w:uiPriority w:val="99"/>
    <w:semiHidden/>
    <w:unhideWhenUsed/>
    <w:rsid w:val="00420CC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0CC6"/>
    <w:rPr>
      <w:rFonts w:ascii="Segoe UI" w:hAnsi="Segoe UI" w:cs="Segoe UI"/>
      <w:sz w:val="18"/>
      <w:szCs w:val="18"/>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93626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mailto:alykins@une.edu.au" TargetMode="External"/><Relationship Id="rId3" Type="http://schemas.openxmlformats.org/officeDocument/2006/relationships/customXml" Target="../customXml/item3.xml"/><Relationship Id="rId7" Type="http://schemas.openxmlformats.org/officeDocument/2006/relationships/comments" Target="comments.xml"/><Relationship Id="rId12" Type="http://schemas.openxmlformats.org/officeDocument/2006/relationships/hyperlink" Target="https://orcid.org/0000-0003-2930-3964"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cid:image001.png@01D768E8.CEE84970"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tyles" Target="styles.xml"/><Relationship Id="rId9" Type="http://schemas.microsoft.com/office/2016/09/relationships/commentsIds" Target="commentsIds.xml"/><Relationship Id="rId14" Type="http://schemas.openxmlformats.org/officeDocument/2006/relationships/hyperlink" Target="http://www.une.edu.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84BDAE98E23249A2FA786884A9D84D" ma:contentTypeVersion="20" ma:contentTypeDescription="Create a new document." ma:contentTypeScope="" ma:versionID="c7fba94da2ca8533e632ffa82f75c62f">
  <xsd:schema xmlns:xsd="http://www.w3.org/2001/XMLSchema" xmlns:xs="http://www.w3.org/2001/XMLSchema" xmlns:p="http://schemas.microsoft.com/office/2006/metadata/properties" xmlns:ns1="http://schemas.microsoft.com/sharepoint/v3" xmlns:ns3="5b271ce3-8e8e-4dcd-b9c1-4e3d95bc7c65" xmlns:ns4="8007523a-f30c-41cf-a59a-3e876d2b8f24" targetNamespace="http://schemas.microsoft.com/office/2006/metadata/properties" ma:root="true" ma:fieldsID="50ea95d9169d6f149d17d4478ac305cf" ns1:_="" ns3:_="" ns4:_="">
    <xsd:import namespace="http://schemas.microsoft.com/sharepoint/v3"/>
    <xsd:import namespace="5b271ce3-8e8e-4dcd-b9c1-4e3d95bc7c65"/>
    <xsd:import namespace="8007523a-f30c-41cf-a59a-3e876d2b8f24"/>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ServiceAutoKeyPoints" minOccurs="0"/>
                <xsd:element ref="ns3:MediaServiceKeyPoints" minOccurs="0"/>
                <xsd:element ref="ns3:MediaLengthInSeconds" minOccurs="0"/>
                <xsd:element ref="ns1:_ip_UnifiedCompliancePolicyProperties" minOccurs="0"/>
                <xsd:element ref="ns1:_ip_UnifiedCompliancePolicyUIAction" minOccurs="0"/>
                <xsd:element ref="ns4:SharedWithUsers" minOccurs="0"/>
                <xsd:element ref="ns4:SharedWithDetails" minOccurs="0"/>
                <xsd:element ref="ns4:SharingHintHash"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271ce3-8e8e-4dcd-b9c1-4e3d95bc7c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_activity" ma:index="25" nillable="true" ma:displayName="_activity" ma:hidden="true" ma:internalName="_activity">
      <xsd:simpleType>
        <xsd:restriction base="dms:Note"/>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ystemTags" ma:index="27"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007523a-f30c-41cf-a59a-3e876d2b8f24"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SharingHintHash" ma:index="2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5b271ce3-8e8e-4dcd-b9c1-4e3d95bc7c65"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24C2FD67-1D7D-47A4-91E0-EA9BD5C485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b271ce3-8e8e-4dcd-b9c1-4e3d95bc7c65"/>
    <ds:schemaRef ds:uri="8007523a-f30c-41cf-a59a-3e876d2b8f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2FD1CB-FC6B-40E5-B91E-857631667A32}">
  <ds:schemaRefs>
    <ds:schemaRef ds:uri="http://schemas.microsoft.com/sharepoint/v3/contenttype/forms"/>
  </ds:schemaRefs>
</ds:datastoreItem>
</file>

<file path=customXml/itemProps3.xml><?xml version="1.0" encoding="utf-8"?>
<ds:datastoreItem xmlns:ds="http://schemas.openxmlformats.org/officeDocument/2006/customXml" ds:itemID="{57AF30EE-3C2B-45F2-A4BE-2E1441B4F99A}">
  <ds:schemaRefs>
    <ds:schemaRef ds:uri="http://schemas.microsoft.com/office/2006/documentManagement/types"/>
    <ds:schemaRef ds:uri="http://purl.org/dc/elements/1.1/"/>
    <ds:schemaRef ds:uri="http://schemas.openxmlformats.org/package/2006/metadata/core-properties"/>
    <ds:schemaRef ds:uri="8007523a-f30c-41cf-a59a-3e876d2b8f24"/>
    <ds:schemaRef ds:uri="http://purl.org/dc/dcmitype/"/>
    <ds:schemaRef ds:uri="http://schemas.microsoft.com/office/infopath/2007/PartnerControls"/>
    <ds:schemaRef ds:uri="5b271ce3-8e8e-4dcd-b9c1-4e3d95bc7c65"/>
    <ds:schemaRef ds:uri="http://schemas.microsoft.com/sharepoint/v3"/>
    <ds:schemaRef ds:uri="http://schemas.microsoft.com/office/2006/metadata/properties"/>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366</Words>
  <Characters>2091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Lykins</dc:creator>
  <cp:keywords/>
  <dc:description/>
  <cp:lastModifiedBy>Suzie Cosh</cp:lastModifiedBy>
  <cp:revision>4</cp:revision>
  <dcterms:created xsi:type="dcterms:W3CDTF">2025-05-23T04:58:00Z</dcterms:created>
  <dcterms:modified xsi:type="dcterms:W3CDTF">2025-05-23T05:00:00Z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0x0101003B84BDAE98E23249A2FA786884A9D84D</vt:lpwstr>
  </property>
</Properties>
</file>